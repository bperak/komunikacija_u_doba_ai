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313A" w14:textId="24D2EFFA" w:rsidR="00EC64ED" w:rsidRDefault="00591B86" w:rsidP="00591B86">
      <w:pPr>
        <w:pStyle w:val="Title"/>
        <w:rPr>
          <w:b/>
          <w:bCs/>
          <w:sz w:val="28"/>
          <w:szCs w:val="28"/>
        </w:rPr>
      </w:pPr>
      <w:r w:rsidRPr="00D85A0F">
        <w:t>Komunikacija u doba umjetne inteligencije: Razvoj velikih jezičnih modela i komunikacijskih agenata </w:t>
      </w:r>
    </w:p>
    <w:p w14:paraId="363AEA9B" w14:textId="0CE96736" w:rsidR="00C955CE" w:rsidRPr="00C264DD" w:rsidRDefault="00C7299E" w:rsidP="00591B86">
      <w:pPr>
        <w:pStyle w:val="Subtitle"/>
        <w:rPr>
          <w:rStyle w:val="Strong"/>
        </w:rPr>
      </w:pPr>
      <w:r>
        <w:t>Benedikt Perak</w:t>
      </w:r>
    </w:p>
    <w:p w14:paraId="785AE1CE" w14:textId="77777777" w:rsidR="00C955CE" w:rsidRDefault="00C7299E">
      <w:pPr>
        <w:pStyle w:val="Heading1"/>
        <w:spacing w:before="300" w:after="200"/>
        <w:rPr>
          <w:b/>
          <w:sz w:val="28"/>
          <w:szCs w:val="28"/>
        </w:rPr>
      </w:pPr>
      <w:bookmarkStart w:id="0" w:name="_Toc203221949"/>
      <w:r>
        <w:rPr>
          <w:b/>
          <w:bCs/>
          <w:sz w:val="28"/>
          <w:szCs w:val="28"/>
        </w:rPr>
        <w:t>Sadržaj</w:t>
      </w:r>
      <w:bookmarkEnd w:id="0"/>
    </w:p>
    <w:sdt>
      <w:sdtPr>
        <w:rPr>
          <w:rFonts w:ascii="Times New Roman" w:eastAsia="Times New Roman" w:hAnsi="Times New Roman" w:cs="Times New Roman"/>
          <w:color w:val="auto"/>
          <w:sz w:val="20"/>
          <w:szCs w:val="20"/>
          <w:lang w:val="hr-HR" w:eastAsia="ja-JP"/>
        </w:rPr>
        <w:id w:val="924390519"/>
        <w:docPartObj>
          <w:docPartGallery w:val="Table of Contents"/>
          <w:docPartUnique/>
        </w:docPartObj>
      </w:sdtPr>
      <w:sdtEndPr>
        <w:rPr>
          <w:b/>
          <w:bCs/>
          <w:sz w:val="22"/>
          <w:szCs w:val="22"/>
        </w:rPr>
      </w:sdtEndPr>
      <w:sdtContent>
        <w:p w14:paraId="07AEA4FC" w14:textId="37427A83" w:rsidR="00BC7F2D" w:rsidRDefault="7A8A4F16">
          <w:pPr>
            <w:pStyle w:val="TOCHeading"/>
          </w:pPr>
          <w:r>
            <w:t>C</w:t>
          </w:r>
        </w:p>
        <w:p w14:paraId="187E8DA1" w14:textId="028D7CED" w:rsidR="00BC7F2D" w:rsidRDefault="00BC7F2D">
          <w:pPr>
            <w:pStyle w:val="TOC1"/>
            <w:tabs>
              <w:tab w:val="right" w:leader="dot" w:pos="9016"/>
            </w:tabs>
            <w:rPr>
              <w:noProof/>
            </w:rPr>
          </w:pPr>
          <w:r>
            <w:fldChar w:fldCharType="begin"/>
          </w:r>
          <w:r>
            <w:instrText xml:space="preserve"> TOC \o "1-3" \h \z \u </w:instrText>
          </w:r>
          <w:r>
            <w:fldChar w:fldCharType="separate"/>
          </w:r>
          <w:hyperlink w:anchor="_Toc203221949" w:history="1">
            <w:r w:rsidRPr="00A97A05">
              <w:rPr>
                <w:rStyle w:val="Hyperlink"/>
                <w:b/>
                <w:bCs/>
                <w:noProof/>
              </w:rPr>
              <w:t>Sadržaj</w:t>
            </w:r>
            <w:r>
              <w:rPr>
                <w:noProof/>
                <w:webHidden/>
              </w:rPr>
              <w:tab/>
            </w:r>
            <w:r>
              <w:rPr>
                <w:noProof/>
                <w:webHidden/>
              </w:rPr>
              <w:fldChar w:fldCharType="begin"/>
            </w:r>
            <w:r>
              <w:rPr>
                <w:noProof/>
                <w:webHidden/>
              </w:rPr>
              <w:instrText xml:space="preserve"> PAGEREF _Toc203221949 \h </w:instrText>
            </w:r>
            <w:r>
              <w:rPr>
                <w:noProof/>
                <w:webHidden/>
              </w:rPr>
            </w:r>
            <w:r>
              <w:rPr>
                <w:noProof/>
                <w:webHidden/>
              </w:rPr>
              <w:fldChar w:fldCharType="separate"/>
            </w:r>
            <w:r>
              <w:rPr>
                <w:noProof/>
                <w:webHidden/>
              </w:rPr>
              <w:t>1</w:t>
            </w:r>
            <w:r>
              <w:rPr>
                <w:noProof/>
                <w:webHidden/>
              </w:rPr>
              <w:fldChar w:fldCharType="end"/>
            </w:r>
          </w:hyperlink>
        </w:p>
        <w:p w14:paraId="4A0C10B6" w14:textId="1D92CEA8" w:rsidR="00BC7F2D" w:rsidRDefault="00BC7F2D">
          <w:pPr>
            <w:pStyle w:val="TOC1"/>
            <w:tabs>
              <w:tab w:val="right" w:leader="dot" w:pos="9016"/>
            </w:tabs>
            <w:rPr>
              <w:noProof/>
            </w:rPr>
          </w:pPr>
          <w:hyperlink w:anchor="_Toc203221950" w:history="1">
            <w:r w:rsidRPr="00A97A05">
              <w:rPr>
                <w:rStyle w:val="Hyperlink"/>
                <w:noProof/>
              </w:rPr>
              <w:t>1 Uvod: Komunikacija i razvoj civilizacije</w:t>
            </w:r>
            <w:r>
              <w:rPr>
                <w:noProof/>
                <w:webHidden/>
              </w:rPr>
              <w:tab/>
            </w:r>
            <w:r>
              <w:rPr>
                <w:noProof/>
                <w:webHidden/>
              </w:rPr>
              <w:fldChar w:fldCharType="begin"/>
            </w:r>
            <w:r>
              <w:rPr>
                <w:noProof/>
                <w:webHidden/>
              </w:rPr>
              <w:instrText xml:space="preserve"> PAGEREF _Toc203221950 \h </w:instrText>
            </w:r>
            <w:r>
              <w:rPr>
                <w:noProof/>
                <w:webHidden/>
              </w:rPr>
            </w:r>
            <w:r>
              <w:rPr>
                <w:noProof/>
                <w:webHidden/>
              </w:rPr>
              <w:fldChar w:fldCharType="separate"/>
            </w:r>
            <w:r>
              <w:rPr>
                <w:noProof/>
                <w:webHidden/>
              </w:rPr>
              <w:t>2</w:t>
            </w:r>
            <w:r>
              <w:rPr>
                <w:noProof/>
                <w:webHidden/>
              </w:rPr>
              <w:fldChar w:fldCharType="end"/>
            </w:r>
          </w:hyperlink>
        </w:p>
        <w:p w14:paraId="4BE9EAF0" w14:textId="65D1F406" w:rsidR="00BC7F2D" w:rsidRDefault="00BC7F2D">
          <w:pPr>
            <w:pStyle w:val="TOC1"/>
            <w:tabs>
              <w:tab w:val="right" w:leader="dot" w:pos="9016"/>
            </w:tabs>
            <w:rPr>
              <w:noProof/>
            </w:rPr>
          </w:pPr>
          <w:hyperlink w:anchor="_Toc203221951" w:history="1">
            <w:r w:rsidRPr="00A97A05">
              <w:rPr>
                <w:rStyle w:val="Hyperlink"/>
                <w:noProof/>
              </w:rPr>
              <w:t>2 Povijest i evolucija komunikacijskih tehnologija</w:t>
            </w:r>
            <w:r>
              <w:rPr>
                <w:noProof/>
                <w:webHidden/>
              </w:rPr>
              <w:tab/>
            </w:r>
            <w:r>
              <w:rPr>
                <w:noProof/>
                <w:webHidden/>
              </w:rPr>
              <w:fldChar w:fldCharType="begin"/>
            </w:r>
            <w:r>
              <w:rPr>
                <w:noProof/>
                <w:webHidden/>
              </w:rPr>
              <w:instrText xml:space="preserve"> PAGEREF _Toc203221951 \h </w:instrText>
            </w:r>
            <w:r>
              <w:rPr>
                <w:noProof/>
                <w:webHidden/>
              </w:rPr>
            </w:r>
            <w:r>
              <w:rPr>
                <w:noProof/>
                <w:webHidden/>
              </w:rPr>
              <w:fldChar w:fldCharType="separate"/>
            </w:r>
            <w:r>
              <w:rPr>
                <w:noProof/>
                <w:webHidden/>
              </w:rPr>
              <w:t>5</w:t>
            </w:r>
            <w:r>
              <w:rPr>
                <w:noProof/>
                <w:webHidden/>
              </w:rPr>
              <w:fldChar w:fldCharType="end"/>
            </w:r>
          </w:hyperlink>
        </w:p>
        <w:p w14:paraId="67E6C457" w14:textId="7992C97C" w:rsidR="00BC7F2D" w:rsidRDefault="00BC7F2D">
          <w:pPr>
            <w:pStyle w:val="TOC2"/>
            <w:tabs>
              <w:tab w:val="left" w:pos="960"/>
              <w:tab w:val="right" w:leader="dot" w:pos="9016"/>
            </w:tabs>
            <w:rPr>
              <w:noProof/>
            </w:rPr>
          </w:pPr>
          <w:hyperlink w:anchor="_Toc203221952" w:history="1">
            <w:r w:rsidRPr="00A97A05">
              <w:rPr>
                <w:rStyle w:val="Hyperlink"/>
                <w:noProof/>
              </w:rPr>
              <w:t>2.1</w:t>
            </w:r>
            <w:r>
              <w:rPr>
                <w:noProof/>
              </w:rPr>
              <w:tab/>
            </w:r>
            <w:r w:rsidRPr="00A97A05">
              <w:rPr>
                <w:rStyle w:val="Hyperlink"/>
                <w:noProof/>
              </w:rPr>
              <w:t>Komunikacija kao osnova i gradivo civilizacije</w:t>
            </w:r>
            <w:r>
              <w:rPr>
                <w:noProof/>
                <w:webHidden/>
              </w:rPr>
              <w:tab/>
            </w:r>
            <w:r>
              <w:rPr>
                <w:noProof/>
                <w:webHidden/>
              </w:rPr>
              <w:fldChar w:fldCharType="begin"/>
            </w:r>
            <w:r>
              <w:rPr>
                <w:noProof/>
                <w:webHidden/>
              </w:rPr>
              <w:instrText xml:space="preserve"> PAGEREF _Toc203221952 \h </w:instrText>
            </w:r>
            <w:r>
              <w:rPr>
                <w:noProof/>
                <w:webHidden/>
              </w:rPr>
            </w:r>
            <w:r>
              <w:rPr>
                <w:noProof/>
                <w:webHidden/>
              </w:rPr>
              <w:fldChar w:fldCharType="separate"/>
            </w:r>
            <w:r>
              <w:rPr>
                <w:noProof/>
                <w:webHidden/>
              </w:rPr>
              <w:t>5</w:t>
            </w:r>
            <w:r>
              <w:rPr>
                <w:noProof/>
                <w:webHidden/>
              </w:rPr>
              <w:fldChar w:fldCharType="end"/>
            </w:r>
          </w:hyperlink>
        </w:p>
        <w:p w14:paraId="1B071E91" w14:textId="6F18DD95" w:rsidR="00BC7F2D" w:rsidRDefault="00BC7F2D">
          <w:pPr>
            <w:pStyle w:val="TOC2"/>
            <w:tabs>
              <w:tab w:val="right" w:leader="dot" w:pos="9016"/>
            </w:tabs>
            <w:rPr>
              <w:noProof/>
            </w:rPr>
          </w:pPr>
          <w:hyperlink w:anchor="_Toc203221953" w:history="1">
            <w:r w:rsidRPr="00A97A05">
              <w:rPr>
                <w:rStyle w:val="Hyperlink"/>
                <w:noProof/>
              </w:rPr>
              <w:t>2.2 Usmena predaja i živi arhivi</w:t>
            </w:r>
            <w:r>
              <w:rPr>
                <w:noProof/>
                <w:webHidden/>
              </w:rPr>
              <w:tab/>
            </w:r>
            <w:r>
              <w:rPr>
                <w:noProof/>
                <w:webHidden/>
              </w:rPr>
              <w:fldChar w:fldCharType="begin"/>
            </w:r>
            <w:r>
              <w:rPr>
                <w:noProof/>
                <w:webHidden/>
              </w:rPr>
              <w:instrText xml:space="preserve"> PAGEREF _Toc203221953 \h </w:instrText>
            </w:r>
            <w:r>
              <w:rPr>
                <w:noProof/>
                <w:webHidden/>
              </w:rPr>
            </w:r>
            <w:r>
              <w:rPr>
                <w:noProof/>
                <w:webHidden/>
              </w:rPr>
              <w:fldChar w:fldCharType="separate"/>
            </w:r>
            <w:r>
              <w:rPr>
                <w:noProof/>
                <w:webHidden/>
              </w:rPr>
              <w:t>7</w:t>
            </w:r>
            <w:r>
              <w:rPr>
                <w:noProof/>
                <w:webHidden/>
              </w:rPr>
              <w:fldChar w:fldCharType="end"/>
            </w:r>
          </w:hyperlink>
        </w:p>
        <w:p w14:paraId="7B2C55CC" w14:textId="2A2A64D6" w:rsidR="00BC7F2D" w:rsidRDefault="00BC7F2D">
          <w:pPr>
            <w:pStyle w:val="TOC3"/>
            <w:tabs>
              <w:tab w:val="left" w:pos="1440"/>
              <w:tab w:val="right" w:leader="dot" w:pos="9016"/>
            </w:tabs>
            <w:rPr>
              <w:noProof/>
            </w:rPr>
          </w:pPr>
          <w:hyperlink w:anchor="_Toc203221954" w:history="1">
            <w:r w:rsidRPr="00A97A05">
              <w:rPr>
                <w:rStyle w:val="Hyperlink"/>
                <w:noProof/>
              </w:rPr>
              <w:t>2.2.1</w:t>
            </w:r>
            <w:r>
              <w:rPr>
                <w:noProof/>
              </w:rPr>
              <w:tab/>
            </w:r>
            <w:r w:rsidRPr="00A97A05">
              <w:rPr>
                <w:rStyle w:val="Hyperlink"/>
                <w:noProof/>
              </w:rPr>
              <w:t>Složenost usmene tradicije</w:t>
            </w:r>
            <w:r>
              <w:rPr>
                <w:noProof/>
                <w:webHidden/>
              </w:rPr>
              <w:tab/>
            </w:r>
            <w:r>
              <w:rPr>
                <w:noProof/>
                <w:webHidden/>
              </w:rPr>
              <w:fldChar w:fldCharType="begin"/>
            </w:r>
            <w:r>
              <w:rPr>
                <w:noProof/>
                <w:webHidden/>
              </w:rPr>
              <w:instrText xml:space="preserve"> PAGEREF _Toc203221954 \h </w:instrText>
            </w:r>
            <w:r>
              <w:rPr>
                <w:noProof/>
                <w:webHidden/>
              </w:rPr>
            </w:r>
            <w:r>
              <w:rPr>
                <w:noProof/>
                <w:webHidden/>
              </w:rPr>
              <w:fldChar w:fldCharType="separate"/>
            </w:r>
            <w:r>
              <w:rPr>
                <w:noProof/>
                <w:webHidden/>
              </w:rPr>
              <w:t>8</w:t>
            </w:r>
            <w:r>
              <w:rPr>
                <w:noProof/>
                <w:webHidden/>
              </w:rPr>
              <w:fldChar w:fldCharType="end"/>
            </w:r>
          </w:hyperlink>
        </w:p>
        <w:p w14:paraId="6EE46AFE" w14:textId="278A3347" w:rsidR="00BC7F2D" w:rsidRDefault="00BC7F2D">
          <w:pPr>
            <w:pStyle w:val="TOC3"/>
            <w:tabs>
              <w:tab w:val="right" w:leader="dot" w:pos="9016"/>
            </w:tabs>
            <w:rPr>
              <w:noProof/>
            </w:rPr>
          </w:pPr>
          <w:hyperlink w:anchor="_Toc203221955" w:history="1">
            <w:r w:rsidRPr="00A97A05">
              <w:rPr>
                <w:rStyle w:val="Hyperlink"/>
                <w:noProof/>
              </w:rPr>
              <w:t>2.2.2. Kolektivna imaginacija i identitet</w:t>
            </w:r>
            <w:r>
              <w:rPr>
                <w:noProof/>
                <w:webHidden/>
              </w:rPr>
              <w:tab/>
            </w:r>
            <w:r>
              <w:rPr>
                <w:noProof/>
                <w:webHidden/>
              </w:rPr>
              <w:fldChar w:fldCharType="begin"/>
            </w:r>
            <w:r>
              <w:rPr>
                <w:noProof/>
                <w:webHidden/>
              </w:rPr>
              <w:instrText xml:space="preserve"> PAGEREF _Toc203221955 \h </w:instrText>
            </w:r>
            <w:r>
              <w:rPr>
                <w:noProof/>
                <w:webHidden/>
              </w:rPr>
            </w:r>
            <w:r>
              <w:rPr>
                <w:noProof/>
                <w:webHidden/>
              </w:rPr>
              <w:fldChar w:fldCharType="separate"/>
            </w:r>
            <w:r>
              <w:rPr>
                <w:noProof/>
                <w:webHidden/>
              </w:rPr>
              <w:t>9</w:t>
            </w:r>
            <w:r>
              <w:rPr>
                <w:noProof/>
                <w:webHidden/>
              </w:rPr>
              <w:fldChar w:fldCharType="end"/>
            </w:r>
          </w:hyperlink>
        </w:p>
        <w:p w14:paraId="4BE98417" w14:textId="0D9B8117" w:rsidR="00BC7F2D" w:rsidRDefault="00BC7F2D">
          <w:pPr>
            <w:pStyle w:val="TOC3"/>
            <w:tabs>
              <w:tab w:val="left" w:pos="1440"/>
              <w:tab w:val="right" w:leader="dot" w:pos="9016"/>
            </w:tabs>
            <w:rPr>
              <w:noProof/>
            </w:rPr>
          </w:pPr>
          <w:hyperlink w:anchor="_Toc203221956" w:history="1">
            <w:r w:rsidRPr="00A97A05">
              <w:rPr>
                <w:rStyle w:val="Hyperlink"/>
                <w:noProof/>
              </w:rPr>
              <w:t>2.2.3</w:t>
            </w:r>
            <w:r>
              <w:rPr>
                <w:noProof/>
              </w:rPr>
              <w:tab/>
            </w:r>
            <w:r w:rsidRPr="00A97A05">
              <w:rPr>
                <w:rStyle w:val="Hyperlink"/>
                <w:noProof/>
              </w:rPr>
              <w:t>Društvene funkcije usmene tradicije</w:t>
            </w:r>
            <w:r>
              <w:rPr>
                <w:noProof/>
                <w:webHidden/>
              </w:rPr>
              <w:tab/>
            </w:r>
            <w:r>
              <w:rPr>
                <w:noProof/>
                <w:webHidden/>
              </w:rPr>
              <w:fldChar w:fldCharType="begin"/>
            </w:r>
            <w:r>
              <w:rPr>
                <w:noProof/>
                <w:webHidden/>
              </w:rPr>
              <w:instrText xml:space="preserve"> PAGEREF _Toc203221956 \h </w:instrText>
            </w:r>
            <w:r>
              <w:rPr>
                <w:noProof/>
                <w:webHidden/>
              </w:rPr>
            </w:r>
            <w:r>
              <w:rPr>
                <w:noProof/>
                <w:webHidden/>
              </w:rPr>
              <w:fldChar w:fldCharType="separate"/>
            </w:r>
            <w:r>
              <w:rPr>
                <w:noProof/>
                <w:webHidden/>
              </w:rPr>
              <w:t>10</w:t>
            </w:r>
            <w:r>
              <w:rPr>
                <w:noProof/>
                <w:webHidden/>
              </w:rPr>
              <w:fldChar w:fldCharType="end"/>
            </w:r>
          </w:hyperlink>
        </w:p>
        <w:p w14:paraId="587D3CE5" w14:textId="1244F266" w:rsidR="00BC7F2D" w:rsidRDefault="00BC7F2D">
          <w:pPr>
            <w:pStyle w:val="TOC3"/>
            <w:tabs>
              <w:tab w:val="right" w:leader="dot" w:pos="9016"/>
            </w:tabs>
            <w:rPr>
              <w:noProof/>
            </w:rPr>
          </w:pPr>
          <w:hyperlink w:anchor="_Toc203221957" w:history="1">
            <w:r w:rsidRPr="00A97A05">
              <w:rPr>
                <w:rStyle w:val="Hyperlink"/>
                <w:noProof/>
              </w:rPr>
              <w:t>2.3 Pismenost kao prozor u složene sustave znanja</w:t>
            </w:r>
            <w:r>
              <w:rPr>
                <w:noProof/>
                <w:webHidden/>
              </w:rPr>
              <w:tab/>
            </w:r>
            <w:r>
              <w:rPr>
                <w:noProof/>
                <w:webHidden/>
              </w:rPr>
              <w:fldChar w:fldCharType="begin"/>
            </w:r>
            <w:r>
              <w:rPr>
                <w:noProof/>
                <w:webHidden/>
              </w:rPr>
              <w:instrText xml:space="preserve"> PAGEREF _Toc203221957 \h </w:instrText>
            </w:r>
            <w:r>
              <w:rPr>
                <w:noProof/>
                <w:webHidden/>
              </w:rPr>
            </w:r>
            <w:r>
              <w:rPr>
                <w:noProof/>
                <w:webHidden/>
              </w:rPr>
              <w:fldChar w:fldCharType="separate"/>
            </w:r>
            <w:r>
              <w:rPr>
                <w:noProof/>
                <w:webHidden/>
              </w:rPr>
              <w:t>12</w:t>
            </w:r>
            <w:r>
              <w:rPr>
                <w:noProof/>
                <w:webHidden/>
              </w:rPr>
              <w:fldChar w:fldCharType="end"/>
            </w:r>
          </w:hyperlink>
        </w:p>
        <w:p w14:paraId="57961586" w14:textId="6931F90F" w:rsidR="00BC7F2D" w:rsidRDefault="00BC7F2D">
          <w:pPr>
            <w:pStyle w:val="TOC3"/>
            <w:tabs>
              <w:tab w:val="right" w:leader="dot" w:pos="9016"/>
            </w:tabs>
            <w:rPr>
              <w:noProof/>
            </w:rPr>
          </w:pPr>
          <w:hyperlink w:anchor="_Toc203221958" w:history="1">
            <w:r w:rsidRPr="00A97A05">
              <w:rPr>
                <w:rStyle w:val="Hyperlink"/>
                <w:noProof/>
              </w:rPr>
              <w:t>2.3.1 Različite staze do pisma</w:t>
            </w:r>
            <w:r>
              <w:rPr>
                <w:noProof/>
                <w:webHidden/>
              </w:rPr>
              <w:tab/>
            </w:r>
            <w:r>
              <w:rPr>
                <w:noProof/>
                <w:webHidden/>
              </w:rPr>
              <w:fldChar w:fldCharType="begin"/>
            </w:r>
            <w:r>
              <w:rPr>
                <w:noProof/>
                <w:webHidden/>
              </w:rPr>
              <w:instrText xml:space="preserve"> PAGEREF _Toc203221958 \h </w:instrText>
            </w:r>
            <w:r>
              <w:rPr>
                <w:noProof/>
                <w:webHidden/>
              </w:rPr>
            </w:r>
            <w:r>
              <w:rPr>
                <w:noProof/>
                <w:webHidden/>
              </w:rPr>
              <w:fldChar w:fldCharType="separate"/>
            </w:r>
            <w:r>
              <w:rPr>
                <w:noProof/>
                <w:webHidden/>
              </w:rPr>
              <w:t>13</w:t>
            </w:r>
            <w:r>
              <w:rPr>
                <w:noProof/>
                <w:webHidden/>
              </w:rPr>
              <w:fldChar w:fldCharType="end"/>
            </w:r>
          </w:hyperlink>
        </w:p>
        <w:p w14:paraId="33C4AAF2" w14:textId="733E68D3" w:rsidR="00BC7F2D" w:rsidRDefault="00BC7F2D">
          <w:pPr>
            <w:pStyle w:val="TOC3"/>
            <w:tabs>
              <w:tab w:val="right" w:leader="dot" w:pos="9016"/>
            </w:tabs>
            <w:rPr>
              <w:noProof/>
            </w:rPr>
          </w:pPr>
          <w:hyperlink w:anchor="_Toc203221959" w:history="1">
            <w:r w:rsidRPr="00A97A05">
              <w:rPr>
                <w:rStyle w:val="Hyperlink"/>
                <w:noProof/>
              </w:rPr>
              <w:t>2.3.2. Društvena elita i sporost širenja</w:t>
            </w:r>
            <w:r>
              <w:rPr>
                <w:noProof/>
                <w:webHidden/>
              </w:rPr>
              <w:tab/>
            </w:r>
            <w:r>
              <w:rPr>
                <w:noProof/>
                <w:webHidden/>
              </w:rPr>
              <w:fldChar w:fldCharType="begin"/>
            </w:r>
            <w:r>
              <w:rPr>
                <w:noProof/>
                <w:webHidden/>
              </w:rPr>
              <w:instrText xml:space="preserve"> PAGEREF _Toc203221959 \h </w:instrText>
            </w:r>
            <w:r>
              <w:rPr>
                <w:noProof/>
                <w:webHidden/>
              </w:rPr>
            </w:r>
            <w:r>
              <w:rPr>
                <w:noProof/>
                <w:webHidden/>
              </w:rPr>
              <w:fldChar w:fldCharType="separate"/>
            </w:r>
            <w:r>
              <w:rPr>
                <w:noProof/>
                <w:webHidden/>
              </w:rPr>
              <w:t>14</w:t>
            </w:r>
            <w:r>
              <w:rPr>
                <w:noProof/>
                <w:webHidden/>
              </w:rPr>
              <w:fldChar w:fldCharType="end"/>
            </w:r>
          </w:hyperlink>
        </w:p>
        <w:p w14:paraId="1ADEC3A8" w14:textId="4048752F" w:rsidR="00BC7F2D" w:rsidRDefault="00BC7F2D">
          <w:pPr>
            <w:pStyle w:val="TOC2"/>
            <w:tabs>
              <w:tab w:val="right" w:leader="dot" w:pos="9016"/>
            </w:tabs>
            <w:rPr>
              <w:noProof/>
            </w:rPr>
          </w:pPr>
          <w:hyperlink w:anchor="_Toc203221960" w:history="1">
            <w:r w:rsidRPr="00A97A05">
              <w:rPr>
                <w:rStyle w:val="Hyperlink"/>
                <w:noProof/>
              </w:rPr>
              <w:t>2.4 Tiskarski stroj: prekretnica u širenju ideja</w:t>
            </w:r>
            <w:r>
              <w:rPr>
                <w:noProof/>
                <w:webHidden/>
              </w:rPr>
              <w:tab/>
            </w:r>
            <w:r>
              <w:rPr>
                <w:noProof/>
                <w:webHidden/>
              </w:rPr>
              <w:fldChar w:fldCharType="begin"/>
            </w:r>
            <w:r>
              <w:rPr>
                <w:noProof/>
                <w:webHidden/>
              </w:rPr>
              <w:instrText xml:space="preserve"> PAGEREF _Toc203221960 \h </w:instrText>
            </w:r>
            <w:r>
              <w:rPr>
                <w:noProof/>
                <w:webHidden/>
              </w:rPr>
            </w:r>
            <w:r>
              <w:rPr>
                <w:noProof/>
                <w:webHidden/>
              </w:rPr>
              <w:fldChar w:fldCharType="separate"/>
            </w:r>
            <w:r>
              <w:rPr>
                <w:noProof/>
                <w:webHidden/>
              </w:rPr>
              <w:t>15</w:t>
            </w:r>
            <w:r>
              <w:rPr>
                <w:noProof/>
                <w:webHidden/>
              </w:rPr>
              <w:fldChar w:fldCharType="end"/>
            </w:r>
          </w:hyperlink>
        </w:p>
        <w:p w14:paraId="6F04D148" w14:textId="29C859B0" w:rsidR="00BC7F2D" w:rsidRDefault="00BC7F2D">
          <w:pPr>
            <w:pStyle w:val="TOC3"/>
            <w:tabs>
              <w:tab w:val="right" w:leader="dot" w:pos="9016"/>
            </w:tabs>
            <w:rPr>
              <w:noProof/>
            </w:rPr>
          </w:pPr>
          <w:hyperlink w:anchor="_Toc203221961" w:history="1">
            <w:r w:rsidRPr="00A97A05">
              <w:rPr>
                <w:rStyle w:val="Hyperlink"/>
                <w:noProof/>
              </w:rPr>
              <w:t>2.4.1 Masovna proizvodnja i demokratizacija znanja</w:t>
            </w:r>
            <w:r>
              <w:rPr>
                <w:noProof/>
                <w:webHidden/>
              </w:rPr>
              <w:tab/>
            </w:r>
            <w:r>
              <w:rPr>
                <w:noProof/>
                <w:webHidden/>
              </w:rPr>
              <w:fldChar w:fldCharType="begin"/>
            </w:r>
            <w:r>
              <w:rPr>
                <w:noProof/>
                <w:webHidden/>
              </w:rPr>
              <w:instrText xml:space="preserve"> PAGEREF _Toc203221961 \h </w:instrText>
            </w:r>
            <w:r>
              <w:rPr>
                <w:noProof/>
                <w:webHidden/>
              </w:rPr>
            </w:r>
            <w:r>
              <w:rPr>
                <w:noProof/>
                <w:webHidden/>
              </w:rPr>
              <w:fldChar w:fldCharType="separate"/>
            </w:r>
            <w:r>
              <w:rPr>
                <w:noProof/>
                <w:webHidden/>
              </w:rPr>
              <w:t>18</w:t>
            </w:r>
            <w:r>
              <w:rPr>
                <w:noProof/>
                <w:webHidden/>
              </w:rPr>
              <w:fldChar w:fldCharType="end"/>
            </w:r>
          </w:hyperlink>
        </w:p>
        <w:p w14:paraId="26DD9B6A" w14:textId="666B01ED" w:rsidR="00BC7F2D" w:rsidRDefault="00BC7F2D">
          <w:pPr>
            <w:pStyle w:val="TOC3"/>
            <w:tabs>
              <w:tab w:val="right" w:leader="dot" w:pos="9016"/>
            </w:tabs>
            <w:rPr>
              <w:noProof/>
            </w:rPr>
          </w:pPr>
          <w:hyperlink w:anchor="_Toc203221962" w:history="1">
            <w:r w:rsidRPr="00A97A05">
              <w:rPr>
                <w:rStyle w:val="Hyperlink"/>
                <w:noProof/>
              </w:rPr>
              <w:t>2.4.2 Reformacija i znanstvena revolucija</w:t>
            </w:r>
            <w:r>
              <w:rPr>
                <w:noProof/>
                <w:webHidden/>
              </w:rPr>
              <w:tab/>
            </w:r>
            <w:r>
              <w:rPr>
                <w:noProof/>
                <w:webHidden/>
              </w:rPr>
              <w:fldChar w:fldCharType="begin"/>
            </w:r>
            <w:r>
              <w:rPr>
                <w:noProof/>
                <w:webHidden/>
              </w:rPr>
              <w:instrText xml:space="preserve"> PAGEREF _Toc203221962 \h </w:instrText>
            </w:r>
            <w:r>
              <w:rPr>
                <w:noProof/>
                <w:webHidden/>
              </w:rPr>
            </w:r>
            <w:r>
              <w:rPr>
                <w:noProof/>
                <w:webHidden/>
              </w:rPr>
              <w:fldChar w:fldCharType="separate"/>
            </w:r>
            <w:r>
              <w:rPr>
                <w:noProof/>
                <w:webHidden/>
              </w:rPr>
              <w:t>19</w:t>
            </w:r>
            <w:r>
              <w:rPr>
                <w:noProof/>
                <w:webHidden/>
              </w:rPr>
              <w:fldChar w:fldCharType="end"/>
            </w:r>
          </w:hyperlink>
        </w:p>
        <w:p w14:paraId="1E9FE67C" w14:textId="535CAED5" w:rsidR="00BC7F2D" w:rsidRDefault="00BC7F2D">
          <w:pPr>
            <w:pStyle w:val="TOC3"/>
            <w:tabs>
              <w:tab w:val="right" w:leader="dot" w:pos="9016"/>
            </w:tabs>
            <w:rPr>
              <w:noProof/>
            </w:rPr>
          </w:pPr>
          <w:hyperlink w:anchor="_Toc203221963" w:history="1">
            <w:r w:rsidRPr="00A97A05">
              <w:rPr>
                <w:rStyle w:val="Hyperlink"/>
                <w:noProof/>
              </w:rPr>
              <w:t>2.4.3 Globalno širenje i kulturni utjecaj</w:t>
            </w:r>
            <w:r>
              <w:rPr>
                <w:noProof/>
                <w:webHidden/>
              </w:rPr>
              <w:tab/>
            </w:r>
            <w:r>
              <w:rPr>
                <w:noProof/>
                <w:webHidden/>
              </w:rPr>
              <w:fldChar w:fldCharType="begin"/>
            </w:r>
            <w:r>
              <w:rPr>
                <w:noProof/>
                <w:webHidden/>
              </w:rPr>
              <w:instrText xml:space="preserve"> PAGEREF _Toc203221963 \h </w:instrText>
            </w:r>
            <w:r>
              <w:rPr>
                <w:noProof/>
                <w:webHidden/>
              </w:rPr>
            </w:r>
            <w:r>
              <w:rPr>
                <w:noProof/>
                <w:webHidden/>
              </w:rPr>
              <w:fldChar w:fldCharType="separate"/>
            </w:r>
            <w:r>
              <w:rPr>
                <w:noProof/>
                <w:webHidden/>
              </w:rPr>
              <w:t>20</w:t>
            </w:r>
            <w:r>
              <w:rPr>
                <w:noProof/>
                <w:webHidden/>
              </w:rPr>
              <w:fldChar w:fldCharType="end"/>
            </w:r>
          </w:hyperlink>
        </w:p>
        <w:p w14:paraId="7759E6A1" w14:textId="51CE8525" w:rsidR="00BC7F2D" w:rsidRDefault="00BC7F2D">
          <w:pPr>
            <w:pStyle w:val="TOC3"/>
            <w:tabs>
              <w:tab w:val="right" w:leader="dot" w:pos="9016"/>
            </w:tabs>
            <w:rPr>
              <w:noProof/>
            </w:rPr>
          </w:pPr>
          <w:hyperlink w:anchor="_Toc203221964" w:history="1">
            <w:r w:rsidRPr="00A97A05">
              <w:rPr>
                <w:rStyle w:val="Hyperlink"/>
                <w:noProof/>
              </w:rPr>
              <w:t>2.4.4 Preteča informacijskoga društva</w:t>
            </w:r>
            <w:r>
              <w:rPr>
                <w:noProof/>
                <w:webHidden/>
              </w:rPr>
              <w:tab/>
            </w:r>
            <w:r>
              <w:rPr>
                <w:noProof/>
                <w:webHidden/>
              </w:rPr>
              <w:fldChar w:fldCharType="begin"/>
            </w:r>
            <w:r>
              <w:rPr>
                <w:noProof/>
                <w:webHidden/>
              </w:rPr>
              <w:instrText xml:space="preserve"> PAGEREF _Toc203221964 \h </w:instrText>
            </w:r>
            <w:r>
              <w:rPr>
                <w:noProof/>
                <w:webHidden/>
              </w:rPr>
            </w:r>
            <w:r>
              <w:rPr>
                <w:noProof/>
                <w:webHidden/>
              </w:rPr>
              <w:fldChar w:fldCharType="separate"/>
            </w:r>
            <w:r>
              <w:rPr>
                <w:noProof/>
                <w:webHidden/>
              </w:rPr>
              <w:t>22</w:t>
            </w:r>
            <w:r>
              <w:rPr>
                <w:noProof/>
                <w:webHidden/>
              </w:rPr>
              <w:fldChar w:fldCharType="end"/>
            </w:r>
          </w:hyperlink>
        </w:p>
        <w:p w14:paraId="4EF1A88C" w14:textId="1AA8937E" w:rsidR="00BC7F2D" w:rsidRDefault="00BC7F2D">
          <w:pPr>
            <w:pStyle w:val="TOC3"/>
            <w:tabs>
              <w:tab w:val="right" w:leader="dot" w:pos="9016"/>
            </w:tabs>
            <w:rPr>
              <w:noProof/>
            </w:rPr>
          </w:pPr>
          <w:hyperlink w:anchor="_Toc203221965" w:history="1">
            <w:r w:rsidRPr="00A97A05">
              <w:rPr>
                <w:rStyle w:val="Hyperlink"/>
                <w:noProof/>
              </w:rPr>
              <w:t>2.4.5 Nasljeđe za daljnji razvoj komunikacije</w:t>
            </w:r>
            <w:r>
              <w:rPr>
                <w:noProof/>
                <w:webHidden/>
              </w:rPr>
              <w:tab/>
            </w:r>
            <w:r>
              <w:rPr>
                <w:noProof/>
                <w:webHidden/>
              </w:rPr>
              <w:fldChar w:fldCharType="begin"/>
            </w:r>
            <w:r>
              <w:rPr>
                <w:noProof/>
                <w:webHidden/>
              </w:rPr>
              <w:instrText xml:space="preserve"> PAGEREF _Toc203221965 \h </w:instrText>
            </w:r>
            <w:r>
              <w:rPr>
                <w:noProof/>
                <w:webHidden/>
              </w:rPr>
            </w:r>
            <w:r>
              <w:rPr>
                <w:noProof/>
                <w:webHidden/>
              </w:rPr>
              <w:fldChar w:fldCharType="separate"/>
            </w:r>
            <w:r>
              <w:rPr>
                <w:noProof/>
                <w:webHidden/>
              </w:rPr>
              <w:t>23</w:t>
            </w:r>
            <w:r>
              <w:rPr>
                <w:noProof/>
                <w:webHidden/>
              </w:rPr>
              <w:fldChar w:fldCharType="end"/>
            </w:r>
          </w:hyperlink>
        </w:p>
        <w:p w14:paraId="27DBD8A7" w14:textId="39BD44D0" w:rsidR="00BC7F2D" w:rsidRDefault="00BC7F2D">
          <w:pPr>
            <w:pStyle w:val="TOC3"/>
            <w:tabs>
              <w:tab w:val="left" w:pos="1200"/>
              <w:tab w:val="right" w:leader="dot" w:pos="9016"/>
            </w:tabs>
            <w:rPr>
              <w:noProof/>
            </w:rPr>
          </w:pPr>
          <w:hyperlink w:anchor="_Toc203221966" w:history="1">
            <w:r w:rsidRPr="00A97A05">
              <w:rPr>
                <w:rStyle w:val="Hyperlink"/>
                <w:noProof/>
              </w:rPr>
              <w:t>2.5</w:t>
            </w:r>
            <w:r>
              <w:rPr>
                <w:noProof/>
              </w:rPr>
              <w:tab/>
            </w:r>
            <w:r w:rsidRPr="00A97A05">
              <w:rPr>
                <w:rStyle w:val="Hyperlink"/>
                <w:noProof/>
              </w:rPr>
              <w:t>Telegraf i telefon: Početak elektroničke komunikacije</w:t>
            </w:r>
            <w:r>
              <w:rPr>
                <w:noProof/>
                <w:webHidden/>
              </w:rPr>
              <w:tab/>
            </w:r>
            <w:r>
              <w:rPr>
                <w:noProof/>
                <w:webHidden/>
              </w:rPr>
              <w:fldChar w:fldCharType="begin"/>
            </w:r>
            <w:r>
              <w:rPr>
                <w:noProof/>
                <w:webHidden/>
              </w:rPr>
              <w:instrText xml:space="preserve"> PAGEREF _Toc203221966 \h </w:instrText>
            </w:r>
            <w:r>
              <w:rPr>
                <w:noProof/>
                <w:webHidden/>
              </w:rPr>
            </w:r>
            <w:r>
              <w:rPr>
                <w:noProof/>
                <w:webHidden/>
              </w:rPr>
              <w:fldChar w:fldCharType="separate"/>
            </w:r>
            <w:r>
              <w:rPr>
                <w:noProof/>
                <w:webHidden/>
              </w:rPr>
              <w:t>23</w:t>
            </w:r>
            <w:r>
              <w:rPr>
                <w:noProof/>
                <w:webHidden/>
              </w:rPr>
              <w:fldChar w:fldCharType="end"/>
            </w:r>
          </w:hyperlink>
        </w:p>
        <w:p w14:paraId="381357AF" w14:textId="4FCEB447" w:rsidR="00BC7F2D" w:rsidRDefault="00BC7F2D">
          <w:pPr>
            <w:pStyle w:val="TOC3"/>
            <w:tabs>
              <w:tab w:val="right" w:leader="dot" w:pos="9016"/>
            </w:tabs>
            <w:rPr>
              <w:noProof/>
            </w:rPr>
          </w:pPr>
          <w:hyperlink w:anchor="_Toc203221967" w:history="1">
            <w:r w:rsidRPr="00A97A05">
              <w:rPr>
                <w:rStyle w:val="Hyperlink"/>
                <w:noProof/>
              </w:rPr>
              <w:t>2.5.1 Telegraf: nove brzine i novi horizonti</w:t>
            </w:r>
            <w:r>
              <w:rPr>
                <w:noProof/>
                <w:webHidden/>
              </w:rPr>
              <w:tab/>
            </w:r>
            <w:r>
              <w:rPr>
                <w:noProof/>
                <w:webHidden/>
              </w:rPr>
              <w:fldChar w:fldCharType="begin"/>
            </w:r>
            <w:r>
              <w:rPr>
                <w:noProof/>
                <w:webHidden/>
              </w:rPr>
              <w:instrText xml:space="preserve"> PAGEREF _Toc203221967 \h </w:instrText>
            </w:r>
            <w:r>
              <w:rPr>
                <w:noProof/>
                <w:webHidden/>
              </w:rPr>
            </w:r>
            <w:r>
              <w:rPr>
                <w:noProof/>
                <w:webHidden/>
              </w:rPr>
              <w:fldChar w:fldCharType="separate"/>
            </w:r>
            <w:r>
              <w:rPr>
                <w:noProof/>
                <w:webHidden/>
              </w:rPr>
              <w:t>24</w:t>
            </w:r>
            <w:r>
              <w:rPr>
                <w:noProof/>
                <w:webHidden/>
              </w:rPr>
              <w:fldChar w:fldCharType="end"/>
            </w:r>
          </w:hyperlink>
        </w:p>
        <w:p w14:paraId="5917A652" w14:textId="0233B574" w:rsidR="00BC7F2D" w:rsidRDefault="00BC7F2D">
          <w:pPr>
            <w:pStyle w:val="TOC3"/>
            <w:tabs>
              <w:tab w:val="left" w:pos="1440"/>
              <w:tab w:val="right" w:leader="dot" w:pos="9016"/>
            </w:tabs>
            <w:rPr>
              <w:noProof/>
            </w:rPr>
          </w:pPr>
          <w:hyperlink w:anchor="_Toc203221968" w:history="1">
            <w:r w:rsidRPr="00A97A05">
              <w:rPr>
                <w:rStyle w:val="Hyperlink"/>
                <w:noProof/>
              </w:rPr>
              <w:t>2.5.2</w:t>
            </w:r>
            <w:r>
              <w:rPr>
                <w:noProof/>
              </w:rPr>
              <w:tab/>
            </w:r>
            <w:r w:rsidRPr="00A97A05">
              <w:rPr>
                <w:rStyle w:val="Hyperlink"/>
                <w:noProof/>
              </w:rPr>
              <w:t>Telefon: intimna revolucija na žici</w:t>
            </w:r>
            <w:r>
              <w:rPr>
                <w:noProof/>
                <w:webHidden/>
              </w:rPr>
              <w:tab/>
            </w:r>
            <w:r>
              <w:rPr>
                <w:noProof/>
                <w:webHidden/>
              </w:rPr>
              <w:fldChar w:fldCharType="begin"/>
            </w:r>
            <w:r>
              <w:rPr>
                <w:noProof/>
                <w:webHidden/>
              </w:rPr>
              <w:instrText xml:space="preserve"> PAGEREF _Toc203221968 \h </w:instrText>
            </w:r>
            <w:r>
              <w:rPr>
                <w:noProof/>
                <w:webHidden/>
              </w:rPr>
            </w:r>
            <w:r>
              <w:rPr>
                <w:noProof/>
                <w:webHidden/>
              </w:rPr>
              <w:fldChar w:fldCharType="separate"/>
            </w:r>
            <w:r>
              <w:rPr>
                <w:noProof/>
                <w:webHidden/>
              </w:rPr>
              <w:t>26</w:t>
            </w:r>
            <w:r>
              <w:rPr>
                <w:noProof/>
                <w:webHidden/>
              </w:rPr>
              <w:fldChar w:fldCharType="end"/>
            </w:r>
          </w:hyperlink>
        </w:p>
        <w:p w14:paraId="7B547825" w14:textId="6069E60D" w:rsidR="00BC7F2D" w:rsidRDefault="00BC7F2D">
          <w:pPr>
            <w:pStyle w:val="TOC1"/>
            <w:tabs>
              <w:tab w:val="right" w:leader="dot" w:pos="9016"/>
            </w:tabs>
            <w:rPr>
              <w:noProof/>
            </w:rPr>
          </w:pPr>
          <w:hyperlink w:anchor="_Toc203221969" w:history="1">
            <w:r w:rsidRPr="00A97A05">
              <w:rPr>
                <w:rStyle w:val="Hyperlink"/>
                <w:b/>
                <w:bCs/>
                <w:noProof/>
              </w:rPr>
              <w:t>Shematski prikaz utjecaja telefona</w:t>
            </w:r>
            <w:r>
              <w:rPr>
                <w:noProof/>
                <w:webHidden/>
              </w:rPr>
              <w:tab/>
            </w:r>
            <w:r>
              <w:rPr>
                <w:noProof/>
                <w:webHidden/>
              </w:rPr>
              <w:fldChar w:fldCharType="begin"/>
            </w:r>
            <w:r>
              <w:rPr>
                <w:noProof/>
                <w:webHidden/>
              </w:rPr>
              <w:instrText xml:space="preserve"> PAGEREF _Toc203221969 \h </w:instrText>
            </w:r>
            <w:r>
              <w:rPr>
                <w:noProof/>
                <w:webHidden/>
              </w:rPr>
            </w:r>
            <w:r>
              <w:rPr>
                <w:noProof/>
                <w:webHidden/>
              </w:rPr>
              <w:fldChar w:fldCharType="separate"/>
            </w:r>
            <w:r>
              <w:rPr>
                <w:noProof/>
                <w:webHidden/>
              </w:rPr>
              <w:t>26</w:t>
            </w:r>
            <w:r>
              <w:rPr>
                <w:noProof/>
                <w:webHidden/>
              </w:rPr>
              <w:fldChar w:fldCharType="end"/>
            </w:r>
          </w:hyperlink>
        </w:p>
        <w:p w14:paraId="729213E8" w14:textId="206D1914" w:rsidR="00BC7F2D" w:rsidRDefault="00BC7F2D">
          <w:pPr>
            <w:pStyle w:val="TOC3"/>
            <w:tabs>
              <w:tab w:val="right" w:leader="dot" w:pos="9016"/>
            </w:tabs>
            <w:rPr>
              <w:noProof/>
            </w:rPr>
          </w:pPr>
          <w:hyperlink w:anchor="_Toc203221970" w:history="1">
            <w:r w:rsidRPr="00A97A05">
              <w:rPr>
                <w:rStyle w:val="Hyperlink"/>
                <w:noProof/>
              </w:rPr>
              <w:t>2.5.3 Preoblikovanje društvene dinamike</w:t>
            </w:r>
            <w:r>
              <w:rPr>
                <w:noProof/>
                <w:webHidden/>
              </w:rPr>
              <w:tab/>
            </w:r>
            <w:r>
              <w:rPr>
                <w:noProof/>
                <w:webHidden/>
              </w:rPr>
              <w:fldChar w:fldCharType="begin"/>
            </w:r>
            <w:r>
              <w:rPr>
                <w:noProof/>
                <w:webHidden/>
              </w:rPr>
              <w:instrText xml:space="preserve"> PAGEREF _Toc203221970 \h </w:instrText>
            </w:r>
            <w:r>
              <w:rPr>
                <w:noProof/>
                <w:webHidden/>
              </w:rPr>
            </w:r>
            <w:r>
              <w:rPr>
                <w:noProof/>
                <w:webHidden/>
              </w:rPr>
              <w:fldChar w:fldCharType="separate"/>
            </w:r>
            <w:r>
              <w:rPr>
                <w:noProof/>
                <w:webHidden/>
              </w:rPr>
              <w:t>27</w:t>
            </w:r>
            <w:r>
              <w:rPr>
                <w:noProof/>
                <w:webHidden/>
              </w:rPr>
              <w:fldChar w:fldCharType="end"/>
            </w:r>
          </w:hyperlink>
        </w:p>
        <w:p w14:paraId="69129DD8" w14:textId="6E3560DF" w:rsidR="00BC7F2D" w:rsidRDefault="00BC7F2D">
          <w:pPr>
            <w:pStyle w:val="TOC3"/>
            <w:tabs>
              <w:tab w:val="right" w:leader="dot" w:pos="9016"/>
            </w:tabs>
            <w:rPr>
              <w:noProof/>
            </w:rPr>
          </w:pPr>
          <w:hyperlink w:anchor="_Toc203221971" w:history="1">
            <w:r w:rsidRPr="00A97A05">
              <w:rPr>
                <w:rStyle w:val="Hyperlink"/>
                <w:noProof/>
              </w:rPr>
              <w:t>2.6 Radio i televizija kao katalizatori masovnog iskustva</w:t>
            </w:r>
            <w:r>
              <w:rPr>
                <w:noProof/>
                <w:webHidden/>
              </w:rPr>
              <w:tab/>
            </w:r>
            <w:r>
              <w:rPr>
                <w:noProof/>
                <w:webHidden/>
              </w:rPr>
              <w:fldChar w:fldCharType="begin"/>
            </w:r>
            <w:r>
              <w:rPr>
                <w:noProof/>
                <w:webHidden/>
              </w:rPr>
              <w:instrText xml:space="preserve"> PAGEREF _Toc203221971 \h </w:instrText>
            </w:r>
            <w:r>
              <w:rPr>
                <w:noProof/>
                <w:webHidden/>
              </w:rPr>
            </w:r>
            <w:r>
              <w:rPr>
                <w:noProof/>
                <w:webHidden/>
              </w:rPr>
              <w:fldChar w:fldCharType="separate"/>
            </w:r>
            <w:r>
              <w:rPr>
                <w:noProof/>
                <w:webHidden/>
              </w:rPr>
              <w:t>29</w:t>
            </w:r>
            <w:r>
              <w:rPr>
                <w:noProof/>
                <w:webHidden/>
              </w:rPr>
              <w:fldChar w:fldCharType="end"/>
            </w:r>
          </w:hyperlink>
        </w:p>
        <w:p w14:paraId="0A3E5D56" w14:textId="6CD9031B" w:rsidR="00BC7F2D" w:rsidRDefault="00BC7F2D">
          <w:pPr>
            <w:pStyle w:val="TOC3"/>
            <w:tabs>
              <w:tab w:val="right" w:leader="dot" w:pos="9016"/>
            </w:tabs>
            <w:rPr>
              <w:noProof/>
            </w:rPr>
          </w:pPr>
          <w:hyperlink w:anchor="_Toc203221972" w:history="1">
            <w:r w:rsidRPr="00A97A05">
              <w:rPr>
                <w:rStyle w:val="Hyperlink"/>
                <w:noProof/>
              </w:rPr>
              <w:t>2.6.1 Uspon radija i „glas” zajedničke stvarnosti</w:t>
            </w:r>
            <w:r>
              <w:rPr>
                <w:noProof/>
                <w:webHidden/>
              </w:rPr>
              <w:tab/>
            </w:r>
            <w:r>
              <w:rPr>
                <w:noProof/>
                <w:webHidden/>
              </w:rPr>
              <w:fldChar w:fldCharType="begin"/>
            </w:r>
            <w:r>
              <w:rPr>
                <w:noProof/>
                <w:webHidden/>
              </w:rPr>
              <w:instrText xml:space="preserve"> PAGEREF _Toc203221972 \h </w:instrText>
            </w:r>
            <w:r>
              <w:rPr>
                <w:noProof/>
                <w:webHidden/>
              </w:rPr>
            </w:r>
            <w:r>
              <w:rPr>
                <w:noProof/>
                <w:webHidden/>
              </w:rPr>
              <w:fldChar w:fldCharType="separate"/>
            </w:r>
            <w:r>
              <w:rPr>
                <w:noProof/>
                <w:webHidden/>
              </w:rPr>
              <w:t>30</w:t>
            </w:r>
            <w:r>
              <w:rPr>
                <w:noProof/>
                <w:webHidden/>
              </w:rPr>
              <w:fldChar w:fldCharType="end"/>
            </w:r>
          </w:hyperlink>
        </w:p>
        <w:p w14:paraId="158F5502" w14:textId="5E204FC5" w:rsidR="00BC7F2D" w:rsidRDefault="00BC7F2D">
          <w:pPr>
            <w:pStyle w:val="TOC3"/>
            <w:tabs>
              <w:tab w:val="right" w:leader="dot" w:pos="9016"/>
            </w:tabs>
            <w:rPr>
              <w:noProof/>
            </w:rPr>
          </w:pPr>
          <w:hyperlink w:anchor="_Toc203221973" w:history="1">
            <w:r w:rsidRPr="00A97A05">
              <w:rPr>
                <w:rStyle w:val="Hyperlink"/>
                <w:noProof/>
              </w:rPr>
              <w:t>2.6.3 Masovna komunikacija i homogenizacija kulture</w:t>
            </w:r>
            <w:r>
              <w:rPr>
                <w:noProof/>
                <w:webHidden/>
              </w:rPr>
              <w:tab/>
            </w:r>
            <w:r>
              <w:rPr>
                <w:noProof/>
                <w:webHidden/>
              </w:rPr>
              <w:fldChar w:fldCharType="begin"/>
            </w:r>
            <w:r>
              <w:rPr>
                <w:noProof/>
                <w:webHidden/>
              </w:rPr>
              <w:instrText xml:space="preserve"> PAGEREF _Toc203221973 \h </w:instrText>
            </w:r>
            <w:r>
              <w:rPr>
                <w:noProof/>
                <w:webHidden/>
              </w:rPr>
            </w:r>
            <w:r>
              <w:rPr>
                <w:noProof/>
                <w:webHidden/>
              </w:rPr>
              <w:fldChar w:fldCharType="separate"/>
            </w:r>
            <w:r>
              <w:rPr>
                <w:noProof/>
                <w:webHidden/>
              </w:rPr>
              <w:t>33</w:t>
            </w:r>
            <w:r>
              <w:rPr>
                <w:noProof/>
                <w:webHidden/>
              </w:rPr>
              <w:fldChar w:fldCharType="end"/>
            </w:r>
          </w:hyperlink>
        </w:p>
        <w:p w14:paraId="36BCDA03" w14:textId="78C17521" w:rsidR="00BC7F2D" w:rsidRDefault="00BC7F2D">
          <w:pPr>
            <w:pStyle w:val="TOC3"/>
            <w:tabs>
              <w:tab w:val="right" w:leader="dot" w:pos="9016"/>
            </w:tabs>
            <w:rPr>
              <w:noProof/>
            </w:rPr>
          </w:pPr>
          <w:hyperlink w:anchor="_Toc203221974" w:history="1">
            <w:r w:rsidRPr="00A97A05">
              <w:rPr>
                <w:rStyle w:val="Hyperlink"/>
                <w:noProof/>
              </w:rPr>
              <w:t>2.6.4 Politička sfera i elektroničko javno mnijenje</w:t>
            </w:r>
            <w:r>
              <w:rPr>
                <w:noProof/>
                <w:webHidden/>
              </w:rPr>
              <w:tab/>
            </w:r>
            <w:r>
              <w:rPr>
                <w:noProof/>
                <w:webHidden/>
              </w:rPr>
              <w:fldChar w:fldCharType="begin"/>
            </w:r>
            <w:r>
              <w:rPr>
                <w:noProof/>
                <w:webHidden/>
              </w:rPr>
              <w:instrText xml:space="preserve"> PAGEREF _Toc203221974 \h </w:instrText>
            </w:r>
            <w:r>
              <w:rPr>
                <w:noProof/>
                <w:webHidden/>
              </w:rPr>
            </w:r>
            <w:r>
              <w:rPr>
                <w:noProof/>
                <w:webHidden/>
              </w:rPr>
              <w:fldChar w:fldCharType="separate"/>
            </w:r>
            <w:r>
              <w:rPr>
                <w:noProof/>
                <w:webHidden/>
              </w:rPr>
              <w:t>34</w:t>
            </w:r>
            <w:r>
              <w:rPr>
                <w:noProof/>
                <w:webHidden/>
              </w:rPr>
              <w:fldChar w:fldCharType="end"/>
            </w:r>
          </w:hyperlink>
        </w:p>
        <w:p w14:paraId="060465FB" w14:textId="05B4740B" w:rsidR="00BC7F2D" w:rsidRDefault="00BC7F2D">
          <w:pPr>
            <w:pStyle w:val="TOC3"/>
            <w:tabs>
              <w:tab w:val="right" w:leader="dot" w:pos="9016"/>
            </w:tabs>
            <w:rPr>
              <w:noProof/>
            </w:rPr>
          </w:pPr>
          <w:hyperlink w:anchor="_Toc203221975" w:history="1">
            <w:r w:rsidRPr="00A97A05">
              <w:rPr>
                <w:rStyle w:val="Hyperlink"/>
                <w:noProof/>
              </w:rPr>
              <w:t>2.6.5 Komunikacija kao temelj civilizacije: pogled unaprijed</w:t>
            </w:r>
            <w:r>
              <w:rPr>
                <w:noProof/>
                <w:webHidden/>
              </w:rPr>
              <w:tab/>
            </w:r>
            <w:r>
              <w:rPr>
                <w:noProof/>
                <w:webHidden/>
              </w:rPr>
              <w:fldChar w:fldCharType="begin"/>
            </w:r>
            <w:r>
              <w:rPr>
                <w:noProof/>
                <w:webHidden/>
              </w:rPr>
              <w:instrText xml:space="preserve"> PAGEREF _Toc203221975 \h </w:instrText>
            </w:r>
            <w:r>
              <w:rPr>
                <w:noProof/>
                <w:webHidden/>
              </w:rPr>
            </w:r>
            <w:r>
              <w:rPr>
                <w:noProof/>
                <w:webHidden/>
              </w:rPr>
              <w:fldChar w:fldCharType="separate"/>
            </w:r>
            <w:r>
              <w:rPr>
                <w:noProof/>
                <w:webHidden/>
              </w:rPr>
              <w:t>35</w:t>
            </w:r>
            <w:r>
              <w:rPr>
                <w:noProof/>
                <w:webHidden/>
              </w:rPr>
              <w:fldChar w:fldCharType="end"/>
            </w:r>
          </w:hyperlink>
        </w:p>
        <w:p w14:paraId="71C90D32" w14:textId="4E299BCC" w:rsidR="00BC7F2D" w:rsidRDefault="00BC7F2D">
          <w:pPr>
            <w:pStyle w:val="TOC2"/>
            <w:tabs>
              <w:tab w:val="left" w:pos="960"/>
              <w:tab w:val="right" w:leader="dot" w:pos="9016"/>
            </w:tabs>
            <w:rPr>
              <w:noProof/>
            </w:rPr>
          </w:pPr>
          <w:hyperlink w:anchor="_Toc203221976" w:history="1">
            <w:r w:rsidRPr="00A97A05">
              <w:rPr>
                <w:rStyle w:val="Hyperlink"/>
                <w:noProof/>
              </w:rPr>
              <w:t>2.7</w:t>
            </w:r>
            <w:r>
              <w:rPr>
                <w:noProof/>
              </w:rPr>
              <w:tab/>
            </w:r>
            <w:r w:rsidRPr="00A97A05">
              <w:rPr>
                <w:rStyle w:val="Hyperlink"/>
                <w:noProof/>
              </w:rPr>
              <w:t>Internet i digitalna revolucija</w:t>
            </w:r>
            <w:r>
              <w:rPr>
                <w:noProof/>
                <w:webHidden/>
              </w:rPr>
              <w:tab/>
            </w:r>
            <w:r>
              <w:rPr>
                <w:noProof/>
                <w:webHidden/>
              </w:rPr>
              <w:fldChar w:fldCharType="begin"/>
            </w:r>
            <w:r>
              <w:rPr>
                <w:noProof/>
                <w:webHidden/>
              </w:rPr>
              <w:instrText xml:space="preserve"> PAGEREF _Toc203221976 \h </w:instrText>
            </w:r>
            <w:r>
              <w:rPr>
                <w:noProof/>
                <w:webHidden/>
              </w:rPr>
            </w:r>
            <w:r>
              <w:rPr>
                <w:noProof/>
                <w:webHidden/>
              </w:rPr>
              <w:fldChar w:fldCharType="separate"/>
            </w:r>
            <w:r>
              <w:rPr>
                <w:noProof/>
                <w:webHidden/>
              </w:rPr>
              <w:t>36</w:t>
            </w:r>
            <w:r>
              <w:rPr>
                <w:noProof/>
                <w:webHidden/>
              </w:rPr>
              <w:fldChar w:fldCharType="end"/>
            </w:r>
          </w:hyperlink>
        </w:p>
        <w:p w14:paraId="490C2E26" w14:textId="264095F8" w:rsidR="00BC7F2D" w:rsidRDefault="00BC7F2D">
          <w:pPr>
            <w:pStyle w:val="TOC3"/>
            <w:tabs>
              <w:tab w:val="right" w:leader="dot" w:pos="9016"/>
            </w:tabs>
            <w:rPr>
              <w:noProof/>
            </w:rPr>
          </w:pPr>
          <w:hyperlink w:anchor="_Toc203221977" w:history="1">
            <w:r w:rsidRPr="00A97A05">
              <w:rPr>
                <w:rStyle w:val="Hyperlink"/>
                <w:noProof/>
              </w:rPr>
              <w:t>2.7.1 Proširenje komunikacijskih kanala</w:t>
            </w:r>
            <w:r>
              <w:rPr>
                <w:noProof/>
                <w:webHidden/>
              </w:rPr>
              <w:tab/>
            </w:r>
            <w:r>
              <w:rPr>
                <w:noProof/>
                <w:webHidden/>
              </w:rPr>
              <w:fldChar w:fldCharType="begin"/>
            </w:r>
            <w:r>
              <w:rPr>
                <w:noProof/>
                <w:webHidden/>
              </w:rPr>
              <w:instrText xml:space="preserve"> PAGEREF _Toc203221977 \h </w:instrText>
            </w:r>
            <w:r>
              <w:rPr>
                <w:noProof/>
                <w:webHidden/>
              </w:rPr>
            </w:r>
            <w:r>
              <w:rPr>
                <w:noProof/>
                <w:webHidden/>
              </w:rPr>
              <w:fldChar w:fldCharType="separate"/>
            </w:r>
            <w:r>
              <w:rPr>
                <w:noProof/>
                <w:webHidden/>
              </w:rPr>
              <w:t>37</w:t>
            </w:r>
            <w:r>
              <w:rPr>
                <w:noProof/>
                <w:webHidden/>
              </w:rPr>
              <w:fldChar w:fldCharType="end"/>
            </w:r>
          </w:hyperlink>
        </w:p>
        <w:p w14:paraId="735352B9" w14:textId="487E4DC6" w:rsidR="00BC7F2D" w:rsidRDefault="00BC7F2D">
          <w:pPr>
            <w:pStyle w:val="TOC3"/>
            <w:tabs>
              <w:tab w:val="right" w:leader="dot" w:pos="9016"/>
            </w:tabs>
            <w:rPr>
              <w:noProof/>
            </w:rPr>
          </w:pPr>
          <w:hyperlink w:anchor="_Toc203221978" w:history="1">
            <w:r w:rsidRPr="00A97A05">
              <w:rPr>
                <w:rStyle w:val="Hyperlink"/>
                <w:noProof/>
              </w:rPr>
              <w:t>2.7.2 Suradnja i kolaborativni alati</w:t>
            </w:r>
            <w:r>
              <w:rPr>
                <w:noProof/>
                <w:webHidden/>
              </w:rPr>
              <w:tab/>
            </w:r>
            <w:r>
              <w:rPr>
                <w:noProof/>
                <w:webHidden/>
              </w:rPr>
              <w:fldChar w:fldCharType="begin"/>
            </w:r>
            <w:r>
              <w:rPr>
                <w:noProof/>
                <w:webHidden/>
              </w:rPr>
              <w:instrText xml:space="preserve"> PAGEREF _Toc203221978 \h </w:instrText>
            </w:r>
            <w:r>
              <w:rPr>
                <w:noProof/>
                <w:webHidden/>
              </w:rPr>
            </w:r>
            <w:r>
              <w:rPr>
                <w:noProof/>
                <w:webHidden/>
              </w:rPr>
              <w:fldChar w:fldCharType="separate"/>
            </w:r>
            <w:r>
              <w:rPr>
                <w:noProof/>
                <w:webHidden/>
              </w:rPr>
              <w:t>38</w:t>
            </w:r>
            <w:r>
              <w:rPr>
                <w:noProof/>
                <w:webHidden/>
              </w:rPr>
              <w:fldChar w:fldCharType="end"/>
            </w:r>
          </w:hyperlink>
        </w:p>
        <w:p w14:paraId="5E998B20" w14:textId="683B47C5" w:rsidR="00BC7F2D" w:rsidRDefault="00BC7F2D">
          <w:pPr>
            <w:pStyle w:val="TOC3"/>
            <w:tabs>
              <w:tab w:val="right" w:leader="dot" w:pos="9016"/>
            </w:tabs>
            <w:rPr>
              <w:noProof/>
            </w:rPr>
          </w:pPr>
          <w:hyperlink w:anchor="_Toc203221979" w:history="1">
            <w:r w:rsidRPr="00A97A05">
              <w:rPr>
                <w:rStyle w:val="Hyperlink"/>
                <w:noProof/>
              </w:rPr>
              <w:t>2.7.3 Ekspanzija društvenih mreža</w:t>
            </w:r>
            <w:r>
              <w:rPr>
                <w:noProof/>
                <w:webHidden/>
              </w:rPr>
              <w:tab/>
            </w:r>
            <w:r>
              <w:rPr>
                <w:noProof/>
                <w:webHidden/>
              </w:rPr>
              <w:fldChar w:fldCharType="begin"/>
            </w:r>
            <w:r>
              <w:rPr>
                <w:noProof/>
                <w:webHidden/>
              </w:rPr>
              <w:instrText xml:space="preserve"> PAGEREF _Toc203221979 \h </w:instrText>
            </w:r>
            <w:r>
              <w:rPr>
                <w:noProof/>
                <w:webHidden/>
              </w:rPr>
            </w:r>
            <w:r>
              <w:rPr>
                <w:noProof/>
                <w:webHidden/>
              </w:rPr>
              <w:fldChar w:fldCharType="separate"/>
            </w:r>
            <w:r>
              <w:rPr>
                <w:noProof/>
                <w:webHidden/>
              </w:rPr>
              <w:t>39</w:t>
            </w:r>
            <w:r>
              <w:rPr>
                <w:noProof/>
                <w:webHidden/>
              </w:rPr>
              <w:fldChar w:fldCharType="end"/>
            </w:r>
          </w:hyperlink>
        </w:p>
        <w:p w14:paraId="437B37A5" w14:textId="57769F1B" w:rsidR="00BC7F2D" w:rsidRDefault="00BC7F2D">
          <w:pPr>
            <w:pStyle w:val="TOC3"/>
            <w:tabs>
              <w:tab w:val="right" w:leader="dot" w:pos="9016"/>
            </w:tabs>
            <w:rPr>
              <w:noProof/>
            </w:rPr>
          </w:pPr>
          <w:hyperlink w:anchor="_Toc203221980" w:history="1">
            <w:r w:rsidRPr="00A97A05">
              <w:rPr>
                <w:rStyle w:val="Hyperlink"/>
                <w:noProof/>
              </w:rPr>
              <w:t>2.7.4 Digitalna plemena i trgovi znanja: anatomija uspješnih online zajednica</w:t>
            </w:r>
            <w:r>
              <w:rPr>
                <w:noProof/>
                <w:webHidden/>
              </w:rPr>
              <w:tab/>
            </w:r>
            <w:r>
              <w:rPr>
                <w:noProof/>
                <w:webHidden/>
              </w:rPr>
              <w:fldChar w:fldCharType="begin"/>
            </w:r>
            <w:r>
              <w:rPr>
                <w:noProof/>
                <w:webHidden/>
              </w:rPr>
              <w:instrText xml:space="preserve"> PAGEREF _Toc203221980 \h </w:instrText>
            </w:r>
            <w:r>
              <w:rPr>
                <w:noProof/>
                <w:webHidden/>
              </w:rPr>
            </w:r>
            <w:r>
              <w:rPr>
                <w:noProof/>
                <w:webHidden/>
              </w:rPr>
              <w:fldChar w:fldCharType="separate"/>
            </w:r>
            <w:r>
              <w:rPr>
                <w:noProof/>
                <w:webHidden/>
              </w:rPr>
              <w:t>41</w:t>
            </w:r>
            <w:r>
              <w:rPr>
                <w:noProof/>
                <w:webHidden/>
              </w:rPr>
              <w:fldChar w:fldCharType="end"/>
            </w:r>
          </w:hyperlink>
        </w:p>
        <w:p w14:paraId="691299CB" w14:textId="55115FDA" w:rsidR="00BC7F2D" w:rsidRDefault="00BC7F2D">
          <w:pPr>
            <w:pStyle w:val="TOC3"/>
            <w:tabs>
              <w:tab w:val="right" w:leader="dot" w:pos="9016"/>
            </w:tabs>
            <w:rPr>
              <w:noProof/>
            </w:rPr>
          </w:pPr>
          <w:hyperlink w:anchor="_Toc203221981" w:history="1">
            <w:r w:rsidRPr="00A97A05">
              <w:rPr>
                <w:rStyle w:val="Hyperlink"/>
                <w:noProof/>
              </w:rPr>
              <w:t>2.7.5 Porozne membrane: kad digitalno postane stvarno (i obratno)</w:t>
            </w:r>
            <w:r>
              <w:rPr>
                <w:noProof/>
                <w:webHidden/>
              </w:rPr>
              <w:tab/>
            </w:r>
            <w:r>
              <w:rPr>
                <w:noProof/>
                <w:webHidden/>
              </w:rPr>
              <w:fldChar w:fldCharType="begin"/>
            </w:r>
            <w:r>
              <w:rPr>
                <w:noProof/>
                <w:webHidden/>
              </w:rPr>
              <w:instrText xml:space="preserve"> PAGEREF _Toc203221981 \h </w:instrText>
            </w:r>
            <w:r>
              <w:rPr>
                <w:noProof/>
                <w:webHidden/>
              </w:rPr>
            </w:r>
            <w:r>
              <w:rPr>
                <w:noProof/>
                <w:webHidden/>
              </w:rPr>
              <w:fldChar w:fldCharType="separate"/>
            </w:r>
            <w:r>
              <w:rPr>
                <w:noProof/>
                <w:webHidden/>
              </w:rPr>
              <w:t>42</w:t>
            </w:r>
            <w:r>
              <w:rPr>
                <w:noProof/>
                <w:webHidden/>
              </w:rPr>
              <w:fldChar w:fldCharType="end"/>
            </w:r>
          </w:hyperlink>
        </w:p>
        <w:p w14:paraId="09A2ED52" w14:textId="3CC57FCD" w:rsidR="00BC7F2D" w:rsidRDefault="00BC7F2D">
          <w:pPr>
            <w:pStyle w:val="TOC3"/>
            <w:tabs>
              <w:tab w:val="right" w:leader="dot" w:pos="9016"/>
            </w:tabs>
            <w:rPr>
              <w:noProof/>
            </w:rPr>
          </w:pPr>
          <w:hyperlink w:anchor="_Toc203221982" w:history="1">
            <w:r w:rsidRPr="00A97A05">
              <w:rPr>
                <w:rStyle w:val="Hyperlink"/>
                <w:noProof/>
              </w:rPr>
              <w:t>2.7.6 Digitalna revolucija i mreža globalne komunikacije</w:t>
            </w:r>
            <w:r>
              <w:rPr>
                <w:noProof/>
                <w:webHidden/>
              </w:rPr>
              <w:tab/>
            </w:r>
            <w:r>
              <w:rPr>
                <w:noProof/>
                <w:webHidden/>
              </w:rPr>
              <w:fldChar w:fldCharType="begin"/>
            </w:r>
            <w:r>
              <w:rPr>
                <w:noProof/>
                <w:webHidden/>
              </w:rPr>
              <w:instrText xml:space="preserve"> PAGEREF _Toc203221982 \h </w:instrText>
            </w:r>
            <w:r>
              <w:rPr>
                <w:noProof/>
                <w:webHidden/>
              </w:rPr>
            </w:r>
            <w:r>
              <w:rPr>
                <w:noProof/>
                <w:webHidden/>
              </w:rPr>
              <w:fldChar w:fldCharType="separate"/>
            </w:r>
            <w:r>
              <w:rPr>
                <w:noProof/>
                <w:webHidden/>
              </w:rPr>
              <w:t>44</w:t>
            </w:r>
            <w:r>
              <w:rPr>
                <w:noProof/>
                <w:webHidden/>
              </w:rPr>
              <w:fldChar w:fldCharType="end"/>
            </w:r>
          </w:hyperlink>
        </w:p>
        <w:p w14:paraId="4A771DD5" w14:textId="38F0C9C9" w:rsidR="00BC7F2D" w:rsidRDefault="00BC7F2D">
          <w:pPr>
            <w:pStyle w:val="TOC3"/>
            <w:tabs>
              <w:tab w:val="left" w:pos="1440"/>
              <w:tab w:val="right" w:leader="dot" w:pos="9016"/>
            </w:tabs>
            <w:rPr>
              <w:noProof/>
            </w:rPr>
          </w:pPr>
          <w:hyperlink w:anchor="_Toc203221983" w:history="1">
            <w:r w:rsidRPr="00A97A05">
              <w:rPr>
                <w:rStyle w:val="Hyperlink"/>
                <w:noProof/>
              </w:rPr>
              <w:t>2.7.7</w:t>
            </w:r>
            <w:r>
              <w:rPr>
                <w:noProof/>
              </w:rPr>
              <w:tab/>
            </w:r>
            <w:r w:rsidRPr="00A97A05">
              <w:rPr>
                <w:rStyle w:val="Hyperlink"/>
                <w:noProof/>
              </w:rPr>
              <w:t>Digitalna dvojnost: obećanje demokratizacije i sjena novih nejednakosti</w:t>
            </w:r>
            <w:r>
              <w:rPr>
                <w:noProof/>
                <w:webHidden/>
              </w:rPr>
              <w:tab/>
            </w:r>
            <w:r>
              <w:rPr>
                <w:noProof/>
                <w:webHidden/>
              </w:rPr>
              <w:fldChar w:fldCharType="begin"/>
            </w:r>
            <w:r>
              <w:rPr>
                <w:noProof/>
                <w:webHidden/>
              </w:rPr>
              <w:instrText xml:space="preserve"> PAGEREF _Toc203221983 \h </w:instrText>
            </w:r>
            <w:r>
              <w:rPr>
                <w:noProof/>
                <w:webHidden/>
              </w:rPr>
            </w:r>
            <w:r>
              <w:rPr>
                <w:noProof/>
                <w:webHidden/>
              </w:rPr>
              <w:fldChar w:fldCharType="separate"/>
            </w:r>
            <w:r>
              <w:rPr>
                <w:noProof/>
                <w:webHidden/>
              </w:rPr>
              <w:t>45</w:t>
            </w:r>
            <w:r>
              <w:rPr>
                <w:noProof/>
                <w:webHidden/>
              </w:rPr>
              <w:fldChar w:fldCharType="end"/>
            </w:r>
          </w:hyperlink>
        </w:p>
        <w:p w14:paraId="56C05350" w14:textId="4B51AF7D" w:rsidR="00BC7F2D" w:rsidRDefault="00BC7F2D">
          <w:pPr>
            <w:pStyle w:val="TOC3"/>
            <w:tabs>
              <w:tab w:val="right" w:leader="dot" w:pos="9016"/>
            </w:tabs>
            <w:rPr>
              <w:noProof/>
            </w:rPr>
          </w:pPr>
          <w:hyperlink w:anchor="_Toc203221984" w:history="1">
            <w:r w:rsidRPr="00A97A05">
              <w:rPr>
                <w:rStyle w:val="Hyperlink"/>
                <w:noProof/>
              </w:rPr>
              <w:t>2.7.8 Sjene u digitalnom edenu: privatnost, manipulacija i cijena povezanosti</w:t>
            </w:r>
            <w:r>
              <w:rPr>
                <w:noProof/>
                <w:webHidden/>
              </w:rPr>
              <w:tab/>
            </w:r>
            <w:r>
              <w:rPr>
                <w:noProof/>
                <w:webHidden/>
              </w:rPr>
              <w:fldChar w:fldCharType="begin"/>
            </w:r>
            <w:r>
              <w:rPr>
                <w:noProof/>
                <w:webHidden/>
              </w:rPr>
              <w:instrText xml:space="preserve"> PAGEREF _Toc203221984 \h </w:instrText>
            </w:r>
            <w:r>
              <w:rPr>
                <w:noProof/>
                <w:webHidden/>
              </w:rPr>
            </w:r>
            <w:r>
              <w:rPr>
                <w:noProof/>
                <w:webHidden/>
              </w:rPr>
              <w:fldChar w:fldCharType="separate"/>
            </w:r>
            <w:r>
              <w:rPr>
                <w:noProof/>
                <w:webHidden/>
              </w:rPr>
              <w:t>47</w:t>
            </w:r>
            <w:r>
              <w:rPr>
                <w:noProof/>
                <w:webHidden/>
              </w:rPr>
              <w:fldChar w:fldCharType="end"/>
            </w:r>
          </w:hyperlink>
        </w:p>
        <w:p w14:paraId="2B490339" w14:textId="2A5E95C4" w:rsidR="00BC7F2D" w:rsidRDefault="00BC7F2D">
          <w:pPr>
            <w:pStyle w:val="TOC2"/>
            <w:tabs>
              <w:tab w:val="left" w:pos="960"/>
              <w:tab w:val="right" w:leader="dot" w:pos="9016"/>
            </w:tabs>
            <w:rPr>
              <w:noProof/>
            </w:rPr>
          </w:pPr>
          <w:hyperlink w:anchor="_Toc203221985" w:history="1">
            <w:r w:rsidRPr="00A97A05">
              <w:rPr>
                <w:rStyle w:val="Hyperlink"/>
                <w:noProof/>
              </w:rPr>
              <w:t>2.8</w:t>
            </w:r>
            <w:r>
              <w:rPr>
                <w:noProof/>
              </w:rPr>
              <w:tab/>
            </w:r>
            <w:r w:rsidRPr="00A97A05">
              <w:rPr>
                <w:rStyle w:val="Hyperlink"/>
                <w:noProof/>
              </w:rPr>
              <w:t>Začeci autonomne komunikacije: prvi digitalni sugovornici</w:t>
            </w:r>
            <w:r>
              <w:rPr>
                <w:noProof/>
                <w:webHidden/>
              </w:rPr>
              <w:tab/>
            </w:r>
            <w:r>
              <w:rPr>
                <w:noProof/>
                <w:webHidden/>
              </w:rPr>
              <w:fldChar w:fldCharType="begin"/>
            </w:r>
            <w:r>
              <w:rPr>
                <w:noProof/>
                <w:webHidden/>
              </w:rPr>
              <w:instrText xml:space="preserve"> PAGEREF _Toc203221985 \h </w:instrText>
            </w:r>
            <w:r>
              <w:rPr>
                <w:noProof/>
                <w:webHidden/>
              </w:rPr>
            </w:r>
            <w:r>
              <w:rPr>
                <w:noProof/>
                <w:webHidden/>
              </w:rPr>
              <w:fldChar w:fldCharType="separate"/>
            </w:r>
            <w:r>
              <w:rPr>
                <w:noProof/>
                <w:webHidden/>
              </w:rPr>
              <w:t>48</w:t>
            </w:r>
            <w:r>
              <w:rPr>
                <w:noProof/>
                <w:webHidden/>
              </w:rPr>
              <w:fldChar w:fldCharType="end"/>
            </w:r>
          </w:hyperlink>
        </w:p>
        <w:p w14:paraId="2B0D6F69" w14:textId="7DD7CF6D" w:rsidR="00BC7F2D" w:rsidRDefault="00BC7F2D">
          <w:pPr>
            <w:pStyle w:val="TOC1"/>
            <w:tabs>
              <w:tab w:val="right" w:leader="dot" w:pos="9016"/>
            </w:tabs>
            <w:rPr>
              <w:noProof/>
            </w:rPr>
          </w:pPr>
          <w:hyperlink w:anchor="_Toc203221986" w:history="1">
            <w:r w:rsidRPr="00A97A05">
              <w:rPr>
                <w:rStyle w:val="Hyperlink"/>
                <w:noProof/>
              </w:rPr>
              <w:t>3. Svijet velikih jezičnih modela: od teorije do tehnologije</w:t>
            </w:r>
            <w:r>
              <w:rPr>
                <w:noProof/>
                <w:webHidden/>
              </w:rPr>
              <w:tab/>
            </w:r>
            <w:r>
              <w:rPr>
                <w:noProof/>
                <w:webHidden/>
              </w:rPr>
              <w:fldChar w:fldCharType="begin"/>
            </w:r>
            <w:r>
              <w:rPr>
                <w:noProof/>
                <w:webHidden/>
              </w:rPr>
              <w:instrText xml:space="preserve"> PAGEREF _Toc203221986 \h </w:instrText>
            </w:r>
            <w:r>
              <w:rPr>
                <w:noProof/>
                <w:webHidden/>
              </w:rPr>
            </w:r>
            <w:r>
              <w:rPr>
                <w:noProof/>
                <w:webHidden/>
              </w:rPr>
              <w:fldChar w:fldCharType="separate"/>
            </w:r>
            <w:r>
              <w:rPr>
                <w:noProof/>
                <w:webHidden/>
              </w:rPr>
              <w:t>51</w:t>
            </w:r>
            <w:r>
              <w:rPr>
                <w:noProof/>
                <w:webHidden/>
              </w:rPr>
              <w:fldChar w:fldCharType="end"/>
            </w:r>
          </w:hyperlink>
        </w:p>
        <w:p w14:paraId="3D77D07C" w14:textId="64C11AAE" w:rsidR="00BC7F2D" w:rsidRDefault="00BC7F2D">
          <w:pPr>
            <w:pStyle w:val="TOC2"/>
            <w:tabs>
              <w:tab w:val="left" w:pos="960"/>
              <w:tab w:val="right" w:leader="dot" w:pos="9016"/>
            </w:tabs>
            <w:rPr>
              <w:noProof/>
            </w:rPr>
          </w:pPr>
          <w:hyperlink w:anchor="_Toc203221987" w:history="1">
            <w:r w:rsidRPr="00A97A05">
              <w:rPr>
                <w:rStyle w:val="Hyperlink"/>
                <w:noProof/>
              </w:rPr>
              <w:t>3.1</w:t>
            </w:r>
            <w:r>
              <w:rPr>
                <w:noProof/>
              </w:rPr>
              <w:tab/>
            </w:r>
            <w:r w:rsidRPr="00A97A05">
              <w:rPr>
                <w:rStyle w:val="Hyperlink"/>
                <w:noProof/>
              </w:rPr>
              <w:t>Uvod: ulazak u doba velikih jezičnih modela</w:t>
            </w:r>
            <w:r>
              <w:rPr>
                <w:noProof/>
                <w:webHidden/>
              </w:rPr>
              <w:tab/>
            </w:r>
            <w:r>
              <w:rPr>
                <w:noProof/>
                <w:webHidden/>
              </w:rPr>
              <w:fldChar w:fldCharType="begin"/>
            </w:r>
            <w:r>
              <w:rPr>
                <w:noProof/>
                <w:webHidden/>
              </w:rPr>
              <w:instrText xml:space="preserve"> PAGEREF _Toc203221987 \h </w:instrText>
            </w:r>
            <w:r>
              <w:rPr>
                <w:noProof/>
                <w:webHidden/>
              </w:rPr>
            </w:r>
            <w:r>
              <w:rPr>
                <w:noProof/>
                <w:webHidden/>
              </w:rPr>
              <w:fldChar w:fldCharType="separate"/>
            </w:r>
            <w:r>
              <w:rPr>
                <w:noProof/>
                <w:webHidden/>
              </w:rPr>
              <w:t>51</w:t>
            </w:r>
            <w:r>
              <w:rPr>
                <w:noProof/>
                <w:webHidden/>
              </w:rPr>
              <w:fldChar w:fldCharType="end"/>
            </w:r>
          </w:hyperlink>
        </w:p>
        <w:p w14:paraId="3885E782" w14:textId="54BF7E66" w:rsidR="00BC7F2D" w:rsidRDefault="00BC7F2D">
          <w:pPr>
            <w:pStyle w:val="TOC2"/>
            <w:tabs>
              <w:tab w:val="right" w:leader="dot" w:pos="9016"/>
            </w:tabs>
            <w:rPr>
              <w:noProof/>
            </w:rPr>
          </w:pPr>
          <w:hyperlink w:anchor="_Toc203221988" w:history="1">
            <w:r w:rsidRPr="00A97A05">
              <w:rPr>
                <w:rStyle w:val="Hyperlink"/>
                <w:noProof/>
              </w:rPr>
              <w:t>3.2 Anatomija LLM-a: ključne tehnologije i arhitekture</w:t>
            </w:r>
            <w:r>
              <w:rPr>
                <w:noProof/>
                <w:webHidden/>
              </w:rPr>
              <w:tab/>
            </w:r>
            <w:r>
              <w:rPr>
                <w:noProof/>
                <w:webHidden/>
              </w:rPr>
              <w:fldChar w:fldCharType="begin"/>
            </w:r>
            <w:r>
              <w:rPr>
                <w:noProof/>
                <w:webHidden/>
              </w:rPr>
              <w:instrText xml:space="preserve"> PAGEREF _Toc203221988 \h </w:instrText>
            </w:r>
            <w:r>
              <w:rPr>
                <w:noProof/>
                <w:webHidden/>
              </w:rPr>
            </w:r>
            <w:r>
              <w:rPr>
                <w:noProof/>
                <w:webHidden/>
              </w:rPr>
              <w:fldChar w:fldCharType="separate"/>
            </w:r>
            <w:r>
              <w:rPr>
                <w:noProof/>
                <w:webHidden/>
              </w:rPr>
              <w:t>51</w:t>
            </w:r>
            <w:r>
              <w:rPr>
                <w:noProof/>
                <w:webHidden/>
              </w:rPr>
              <w:fldChar w:fldCharType="end"/>
            </w:r>
          </w:hyperlink>
        </w:p>
        <w:p w14:paraId="040F447E" w14:textId="0D748F22" w:rsidR="00BC7F2D" w:rsidRDefault="00BC7F2D">
          <w:pPr>
            <w:pStyle w:val="TOC2"/>
            <w:tabs>
              <w:tab w:val="right" w:leader="dot" w:pos="9016"/>
            </w:tabs>
            <w:rPr>
              <w:noProof/>
            </w:rPr>
          </w:pPr>
          <w:hyperlink w:anchor="_Toc203221989" w:history="1">
            <w:r w:rsidRPr="00A97A05">
              <w:rPr>
                <w:rStyle w:val="Hyperlink"/>
                <w:noProof/>
              </w:rPr>
              <w:t>3.3 Životni ciklus modela: od podataka do primjene</w:t>
            </w:r>
            <w:r>
              <w:rPr>
                <w:noProof/>
                <w:webHidden/>
              </w:rPr>
              <w:tab/>
            </w:r>
            <w:r>
              <w:rPr>
                <w:noProof/>
                <w:webHidden/>
              </w:rPr>
              <w:fldChar w:fldCharType="begin"/>
            </w:r>
            <w:r>
              <w:rPr>
                <w:noProof/>
                <w:webHidden/>
              </w:rPr>
              <w:instrText xml:space="preserve"> PAGEREF _Toc203221989 \h </w:instrText>
            </w:r>
            <w:r>
              <w:rPr>
                <w:noProof/>
                <w:webHidden/>
              </w:rPr>
            </w:r>
            <w:r>
              <w:rPr>
                <w:noProof/>
                <w:webHidden/>
              </w:rPr>
              <w:fldChar w:fldCharType="separate"/>
            </w:r>
            <w:r>
              <w:rPr>
                <w:noProof/>
                <w:webHidden/>
              </w:rPr>
              <w:t>53</w:t>
            </w:r>
            <w:r>
              <w:rPr>
                <w:noProof/>
                <w:webHidden/>
              </w:rPr>
              <w:fldChar w:fldCharType="end"/>
            </w:r>
          </w:hyperlink>
        </w:p>
        <w:p w14:paraId="58C33637" w14:textId="66ED5961" w:rsidR="00BC7F2D" w:rsidRDefault="00BC7F2D">
          <w:pPr>
            <w:pStyle w:val="TOC3"/>
            <w:tabs>
              <w:tab w:val="right" w:leader="dot" w:pos="9016"/>
            </w:tabs>
            <w:rPr>
              <w:noProof/>
            </w:rPr>
          </w:pPr>
          <w:hyperlink w:anchor="_Toc203221990" w:history="1">
            <w:r w:rsidRPr="00A97A05">
              <w:rPr>
                <w:rStyle w:val="Hyperlink"/>
                <w:noProof/>
              </w:rPr>
              <w:t>3.3.2 Fino podešavanje i poravnanje: prilagodba svrsi</w:t>
            </w:r>
            <w:r>
              <w:rPr>
                <w:noProof/>
                <w:webHidden/>
              </w:rPr>
              <w:tab/>
            </w:r>
            <w:r>
              <w:rPr>
                <w:noProof/>
                <w:webHidden/>
              </w:rPr>
              <w:fldChar w:fldCharType="begin"/>
            </w:r>
            <w:r>
              <w:rPr>
                <w:noProof/>
                <w:webHidden/>
              </w:rPr>
              <w:instrText xml:space="preserve"> PAGEREF _Toc203221990 \h </w:instrText>
            </w:r>
            <w:r>
              <w:rPr>
                <w:noProof/>
                <w:webHidden/>
              </w:rPr>
            </w:r>
            <w:r>
              <w:rPr>
                <w:noProof/>
                <w:webHidden/>
              </w:rPr>
              <w:fldChar w:fldCharType="separate"/>
            </w:r>
            <w:r>
              <w:rPr>
                <w:noProof/>
                <w:webHidden/>
              </w:rPr>
              <w:t>56</w:t>
            </w:r>
            <w:r>
              <w:rPr>
                <w:noProof/>
                <w:webHidden/>
              </w:rPr>
              <w:fldChar w:fldCharType="end"/>
            </w:r>
          </w:hyperlink>
        </w:p>
        <w:p w14:paraId="5403CEC5" w14:textId="7A931D18" w:rsidR="00BC7F2D" w:rsidRDefault="00BC7F2D">
          <w:pPr>
            <w:pStyle w:val="TOC3"/>
            <w:tabs>
              <w:tab w:val="left" w:pos="1440"/>
              <w:tab w:val="right" w:leader="dot" w:pos="9016"/>
            </w:tabs>
            <w:rPr>
              <w:noProof/>
            </w:rPr>
          </w:pPr>
          <w:hyperlink w:anchor="_Toc203221991" w:history="1">
            <w:r w:rsidRPr="00A97A05">
              <w:rPr>
                <w:rStyle w:val="Hyperlink"/>
                <w:noProof/>
              </w:rPr>
              <w:t>3.3.3</w:t>
            </w:r>
            <w:r>
              <w:rPr>
                <w:noProof/>
              </w:rPr>
              <w:tab/>
            </w:r>
            <w:r w:rsidRPr="00A97A05">
              <w:rPr>
                <w:rStyle w:val="Hyperlink"/>
                <w:noProof/>
              </w:rPr>
              <w:t>Optimizacija za stvarni svijet: efikasnost (efficiency)</w:t>
            </w:r>
            <w:r>
              <w:rPr>
                <w:noProof/>
                <w:webHidden/>
              </w:rPr>
              <w:tab/>
            </w:r>
            <w:r>
              <w:rPr>
                <w:noProof/>
                <w:webHidden/>
              </w:rPr>
              <w:fldChar w:fldCharType="begin"/>
            </w:r>
            <w:r>
              <w:rPr>
                <w:noProof/>
                <w:webHidden/>
              </w:rPr>
              <w:instrText xml:space="preserve"> PAGEREF _Toc203221991 \h </w:instrText>
            </w:r>
            <w:r>
              <w:rPr>
                <w:noProof/>
                <w:webHidden/>
              </w:rPr>
            </w:r>
            <w:r>
              <w:rPr>
                <w:noProof/>
                <w:webHidden/>
              </w:rPr>
              <w:fldChar w:fldCharType="separate"/>
            </w:r>
            <w:r>
              <w:rPr>
                <w:noProof/>
                <w:webHidden/>
              </w:rPr>
              <w:t>58</w:t>
            </w:r>
            <w:r>
              <w:rPr>
                <w:noProof/>
                <w:webHidden/>
              </w:rPr>
              <w:fldChar w:fldCharType="end"/>
            </w:r>
          </w:hyperlink>
        </w:p>
        <w:p w14:paraId="31203FE6" w14:textId="613CA8BA" w:rsidR="00BC7F2D" w:rsidRDefault="00BC7F2D">
          <w:pPr>
            <w:pStyle w:val="TOC3"/>
            <w:tabs>
              <w:tab w:val="right" w:leader="dot" w:pos="9016"/>
            </w:tabs>
            <w:rPr>
              <w:noProof/>
            </w:rPr>
          </w:pPr>
          <w:hyperlink w:anchor="_Toc203221992" w:history="1">
            <w:r w:rsidRPr="00A97A05">
              <w:rPr>
                <w:rStyle w:val="Hyperlink"/>
                <w:noProof/>
              </w:rPr>
              <w:t>3.3.4 Mjerenje uspjeha: evaluacija (evaluation)</w:t>
            </w:r>
            <w:r>
              <w:rPr>
                <w:noProof/>
                <w:webHidden/>
              </w:rPr>
              <w:tab/>
            </w:r>
            <w:r>
              <w:rPr>
                <w:noProof/>
                <w:webHidden/>
              </w:rPr>
              <w:fldChar w:fldCharType="begin"/>
            </w:r>
            <w:r>
              <w:rPr>
                <w:noProof/>
                <w:webHidden/>
              </w:rPr>
              <w:instrText xml:space="preserve"> PAGEREF _Toc203221992 \h </w:instrText>
            </w:r>
            <w:r>
              <w:rPr>
                <w:noProof/>
                <w:webHidden/>
              </w:rPr>
            </w:r>
            <w:r>
              <w:rPr>
                <w:noProof/>
                <w:webHidden/>
              </w:rPr>
              <w:fldChar w:fldCharType="separate"/>
            </w:r>
            <w:r>
              <w:rPr>
                <w:noProof/>
                <w:webHidden/>
              </w:rPr>
              <w:t>59</w:t>
            </w:r>
            <w:r>
              <w:rPr>
                <w:noProof/>
                <w:webHidden/>
              </w:rPr>
              <w:fldChar w:fldCharType="end"/>
            </w:r>
          </w:hyperlink>
        </w:p>
        <w:p w14:paraId="3D401659" w14:textId="7FFC88AC" w:rsidR="00BC7F2D" w:rsidRDefault="00BC7F2D">
          <w:pPr>
            <w:pStyle w:val="TOC3"/>
            <w:tabs>
              <w:tab w:val="left" w:pos="1440"/>
              <w:tab w:val="right" w:leader="dot" w:pos="9016"/>
            </w:tabs>
            <w:rPr>
              <w:noProof/>
            </w:rPr>
          </w:pPr>
          <w:hyperlink w:anchor="_Toc203221993" w:history="1">
            <w:r w:rsidRPr="00A97A05">
              <w:rPr>
                <w:rStyle w:val="Hyperlink"/>
                <w:noProof/>
              </w:rPr>
              <w:t>3.3.5</w:t>
            </w:r>
            <w:r>
              <w:rPr>
                <w:noProof/>
              </w:rPr>
              <w:tab/>
            </w:r>
            <w:r w:rsidRPr="00A97A05">
              <w:rPr>
                <w:rStyle w:val="Hyperlink"/>
                <w:noProof/>
              </w:rPr>
              <w:t>Model u akciji: inferencija (inference)</w:t>
            </w:r>
            <w:r>
              <w:rPr>
                <w:noProof/>
                <w:webHidden/>
              </w:rPr>
              <w:tab/>
            </w:r>
            <w:r>
              <w:rPr>
                <w:noProof/>
                <w:webHidden/>
              </w:rPr>
              <w:fldChar w:fldCharType="begin"/>
            </w:r>
            <w:r>
              <w:rPr>
                <w:noProof/>
                <w:webHidden/>
              </w:rPr>
              <w:instrText xml:space="preserve"> PAGEREF _Toc203221993 \h </w:instrText>
            </w:r>
            <w:r>
              <w:rPr>
                <w:noProof/>
                <w:webHidden/>
              </w:rPr>
            </w:r>
            <w:r>
              <w:rPr>
                <w:noProof/>
                <w:webHidden/>
              </w:rPr>
              <w:fldChar w:fldCharType="separate"/>
            </w:r>
            <w:r>
              <w:rPr>
                <w:noProof/>
                <w:webHidden/>
              </w:rPr>
              <w:t>61</w:t>
            </w:r>
            <w:r>
              <w:rPr>
                <w:noProof/>
                <w:webHidden/>
              </w:rPr>
              <w:fldChar w:fldCharType="end"/>
            </w:r>
          </w:hyperlink>
        </w:p>
        <w:p w14:paraId="5EA62C39" w14:textId="1D338000" w:rsidR="00BC7F2D" w:rsidRDefault="00BC7F2D">
          <w:pPr>
            <w:pStyle w:val="TOC2"/>
            <w:tabs>
              <w:tab w:val="right" w:leader="dot" w:pos="9016"/>
            </w:tabs>
            <w:rPr>
              <w:noProof/>
            </w:rPr>
          </w:pPr>
          <w:hyperlink w:anchor="_Toc203221994" w:history="1">
            <w:r w:rsidRPr="00A97A05">
              <w:rPr>
                <w:rStyle w:val="Hyperlink"/>
                <w:noProof/>
              </w:rPr>
              <w:t>3.4 Izazovi i ograničenja: sjene u digitalnom ogledalu</w:t>
            </w:r>
            <w:r>
              <w:rPr>
                <w:noProof/>
                <w:webHidden/>
              </w:rPr>
              <w:tab/>
            </w:r>
            <w:r>
              <w:rPr>
                <w:noProof/>
                <w:webHidden/>
              </w:rPr>
              <w:fldChar w:fldCharType="begin"/>
            </w:r>
            <w:r>
              <w:rPr>
                <w:noProof/>
                <w:webHidden/>
              </w:rPr>
              <w:instrText xml:space="preserve"> PAGEREF _Toc203221994 \h </w:instrText>
            </w:r>
            <w:r>
              <w:rPr>
                <w:noProof/>
                <w:webHidden/>
              </w:rPr>
            </w:r>
            <w:r>
              <w:rPr>
                <w:noProof/>
                <w:webHidden/>
              </w:rPr>
              <w:fldChar w:fldCharType="separate"/>
            </w:r>
            <w:r>
              <w:rPr>
                <w:noProof/>
                <w:webHidden/>
              </w:rPr>
              <w:t>62</w:t>
            </w:r>
            <w:r>
              <w:rPr>
                <w:noProof/>
                <w:webHidden/>
              </w:rPr>
              <w:fldChar w:fldCharType="end"/>
            </w:r>
          </w:hyperlink>
        </w:p>
        <w:p w14:paraId="27FB6305" w14:textId="465728CF" w:rsidR="00BC7F2D" w:rsidRDefault="00BC7F2D">
          <w:pPr>
            <w:pStyle w:val="TOC3"/>
            <w:tabs>
              <w:tab w:val="right" w:leader="dot" w:pos="9016"/>
            </w:tabs>
            <w:rPr>
              <w:noProof/>
            </w:rPr>
          </w:pPr>
          <w:hyperlink w:anchor="_Toc203221995" w:history="1">
            <w:r w:rsidRPr="00A97A05">
              <w:rPr>
                <w:rStyle w:val="Hyperlink"/>
                <w:noProof/>
              </w:rPr>
              <w:t>3.4.1 Sigurnost, pouzdanost i zlouporaba</w:t>
            </w:r>
            <w:r>
              <w:rPr>
                <w:noProof/>
                <w:webHidden/>
              </w:rPr>
              <w:tab/>
            </w:r>
            <w:r>
              <w:rPr>
                <w:noProof/>
                <w:webHidden/>
              </w:rPr>
              <w:fldChar w:fldCharType="begin"/>
            </w:r>
            <w:r>
              <w:rPr>
                <w:noProof/>
                <w:webHidden/>
              </w:rPr>
              <w:instrText xml:space="preserve"> PAGEREF _Toc203221995 \h </w:instrText>
            </w:r>
            <w:r>
              <w:rPr>
                <w:noProof/>
                <w:webHidden/>
              </w:rPr>
            </w:r>
            <w:r>
              <w:rPr>
                <w:noProof/>
                <w:webHidden/>
              </w:rPr>
              <w:fldChar w:fldCharType="separate"/>
            </w:r>
            <w:r>
              <w:rPr>
                <w:noProof/>
                <w:webHidden/>
              </w:rPr>
              <w:t>63</w:t>
            </w:r>
            <w:r>
              <w:rPr>
                <w:noProof/>
                <w:webHidden/>
              </w:rPr>
              <w:fldChar w:fldCharType="end"/>
            </w:r>
          </w:hyperlink>
        </w:p>
        <w:p w14:paraId="72128843" w14:textId="677C22E6" w:rsidR="00BC7F2D" w:rsidRDefault="00BC7F2D">
          <w:pPr>
            <w:pStyle w:val="TOC3"/>
            <w:tabs>
              <w:tab w:val="right" w:leader="dot" w:pos="9016"/>
            </w:tabs>
            <w:rPr>
              <w:noProof/>
            </w:rPr>
          </w:pPr>
          <w:hyperlink w:anchor="_Toc203221996" w:history="1">
            <w:r w:rsidRPr="00A97A05">
              <w:rPr>
                <w:rStyle w:val="Hyperlink"/>
                <w:noProof/>
              </w:rPr>
              <w:t>3.4.2 Pristranost, privatnost i etika podataka: tamna strana digitalnih ogledala</w:t>
            </w:r>
            <w:r>
              <w:rPr>
                <w:noProof/>
                <w:webHidden/>
              </w:rPr>
              <w:tab/>
            </w:r>
            <w:r>
              <w:rPr>
                <w:noProof/>
                <w:webHidden/>
              </w:rPr>
              <w:fldChar w:fldCharType="begin"/>
            </w:r>
            <w:r>
              <w:rPr>
                <w:noProof/>
                <w:webHidden/>
              </w:rPr>
              <w:instrText xml:space="preserve"> PAGEREF _Toc203221996 \h </w:instrText>
            </w:r>
            <w:r>
              <w:rPr>
                <w:noProof/>
                <w:webHidden/>
              </w:rPr>
            </w:r>
            <w:r>
              <w:rPr>
                <w:noProof/>
                <w:webHidden/>
              </w:rPr>
              <w:fldChar w:fldCharType="separate"/>
            </w:r>
            <w:r>
              <w:rPr>
                <w:noProof/>
                <w:webHidden/>
              </w:rPr>
              <w:t>65</w:t>
            </w:r>
            <w:r>
              <w:rPr>
                <w:noProof/>
                <w:webHidden/>
              </w:rPr>
              <w:fldChar w:fldCharType="end"/>
            </w:r>
          </w:hyperlink>
        </w:p>
        <w:p w14:paraId="4C025D30" w14:textId="47921474" w:rsidR="00BC7F2D" w:rsidRDefault="00BC7F2D">
          <w:pPr>
            <w:pStyle w:val="TOC3"/>
            <w:tabs>
              <w:tab w:val="right" w:leader="dot" w:pos="9016"/>
            </w:tabs>
            <w:rPr>
              <w:noProof/>
            </w:rPr>
          </w:pPr>
          <w:hyperlink w:anchor="_Toc203221997" w:history="1">
            <w:r w:rsidRPr="00A97A05">
              <w:rPr>
                <w:rStyle w:val="Hyperlink"/>
                <w:noProof/>
              </w:rPr>
              <w:t>3.4.3 Resursna intenzivnost: cijena inteligencije</w:t>
            </w:r>
            <w:r>
              <w:rPr>
                <w:noProof/>
                <w:webHidden/>
              </w:rPr>
              <w:tab/>
            </w:r>
            <w:r>
              <w:rPr>
                <w:noProof/>
                <w:webHidden/>
              </w:rPr>
              <w:fldChar w:fldCharType="begin"/>
            </w:r>
            <w:r>
              <w:rPr>
                <w:noProof/>
                <w:webHidden/>
              </w:rPr>
              <w:instrText xml:space="preserve"> PAGEREF _Toc203221997 \h </w:instrText>
            </w:r>
            <w:r>
              <w:rPr>
                <w:noProof/>
                <w:webHidden/>
              </w:rPr>
            </w:r>
            <w:r>
              <w:rPr>
                <w:noProof/>
                <w:webHidden/>
              </w:rPr>
              <w:fldChar w:fldCharType="separate"/>
            </w:r>
            <w:r>
              <w:rPr>
                <w:noProof/>
                <w:webHidden/>
              </w:rPr>
              <w:t>66</w:t>
            </w:r>
            <w:r>
              <w:rPr>
                <w:noProof/>
                <w:webHidden/>
              </w:rPr>
              <w:fldChar w:fldCharType="end"/>
            </w:r>
          </w:hyperlink>
        </w:p>
        <w:p w14:paraId="11BDD52E" w14:textId="6A345D08" w:rsidR="00BC7F2D" w:rsidRDefault="00BC7F2D">
          <w:pPr>
            <w:pStyle w:val="TOC2"/>
            <w:tabs>
              <w:tab w:val="right" w:leader="dot" w:pos="9016"/>
            </w:tabs>
            <w:rPr>
              <w:noProof/>
            </w:rPr>
          </w:pPr>
          <w:hyperlink w:anchor="_Toc203221998" w:history="1">
            <w:r w:rsidRPr="00A97A05">
              <w:rPr>
                <w:rStyle w:val="Hyperlink"/>
                <w:noProof/>
              </w:rPr>
              <w:t>3.5 Transformacija komunikacije: primjene i perspektive</w:t>
            </w:r>
            <w:r>
              <w:rPr>
                <w:noProof/>
                <w:webHidden/>
              </w:rPr>
              <w:tab/>
            </w:r>
            <w:r>
              <w:rPr>
                <w:noProof/>
                <w:webHidden/>
              </w:rPr>
              <w:fldChar w:fldCharType="begin"/>
            </w:r>
            <w:r>
              <w:rPr>
                <w:noProof/>
                <w:webHidden/>
              </w:rPr>
              <w:instrText xml:space="preserve"> PAGEREF _Toc203221998 \h </w:instrText>
            </w:r>
            <w:r>
              <w:rPr>
                <w:noProof/>
                <w:webHidden/>
              </w:rPr>
            </w:r>
            <w:r>
              <w:rPr>
                <w:noProof/>
                <w:webHidden/>
              </w:rPr>
              <w:fldChar w:fldCharType="separate"/>
            </w:r>
            <w:r>
              <w:rPr>
                <w:noProof/>
                <w:webHidden/>
              </w:rPr>
              <w:t>67</w:t>
            </w:r>
            <w:r>
              <w:rPr>
                <w:noProof/>
                <w:webHidden/>
              </w:rPr>
              <w:fldChar w:fldCharType="end"/>
            </w:r>
          </w:hyperlink>
        </w:p>
        <w:p w14:paraId="3AA7F7EA" w14:textId="77CE4425" w:rsidR="00BC7F2D" w:rsidRDefault="00BC7F2D">
          <w:pPr>
            <w:pStyle w:val="TOC1"/>
            <w:tabs>
              <w:tab w:val="right" w:leader="dot" w:pos="9016"/>
            </w:tabs>
            <w:rPr>
              <w:noProof/>
            </w:rPr>
          </w:pPr>
          <w:hyperlink w:anchor="_Toc203221999" w:history="1">
            <w:r w:rsidRPr="00A97A05">
              <w:rPr>
                <w:rStyle w:val="Hyperlink"/>
                <w:noProof/>
              </w:rPr>
              <w:t>4. Dekonstrukcija jezika u doba AI: od simbola do društvene stvarnosti</w:t>
            </w:r>
            <w:r>
              <w:rPr>
                <w:noProof/>
                <w:webHidden/>
              </w:rPr>
              <w:tab/>
            </w:r>
            <w:r>
              <w:rPr>
                <w:noProof/>
                <w:webHidden/>
              </w:rPr>
              <w:fldChar w:fldCharType="begin"/>
            </w:r>
            <w:r>
              <w:rPr>
                <w:noProof/>
                <w:webHidden/>
              </w:rPr>
              <w:instrText xml:space="preserve"> PAGEREF _Toc203221999 \h </w:instrText>
            </w:r>
            <w:r>
              <w:rPr>
                <w:noProof/>
                <w:webHidden/>
              </w:rPr>
            </w:r>
            <w:r>
              <w:rPr>
                <w:noProof/>
                <w:webHidden/>
              </w:rPr>
              <w:fldChar w:fldCharType="separate"/>
            </w:r>
            <w:r>
              <w:rPr>
                <w:noProof/>
                <w:webHidden/>
              </w:rPr>
              <w:t>70</w:t>
            </w:r>
            <w:r>
              <w:rPr>
                <w:noProof/>
                <w:webHidden/>
              </w:rPr>
              <w:fldChar w:fldCharType="end"/>
            </w:r>
          </w:hyperlink>
        </w:p>
        <w:p w14:paraId="58DE9A4F" w14:textId="45D6B842" w:rsidR="00BC7F2D" w:rsidRDefault="00BC7F2D">
          <w:pPr>
            <w:pStyle w:val="TOC2"/>
            <w:tabs>
              <w:tab w:val="left" w:pos="960"/>
              <w:tab w:val="right" w:leader="dot" w:pos="9016"/>
            </w:tabs>
            <w:rPr>
              <w:noProof/>
            </w:rPr>
          </w:pPr>
          <w:hyperlink w:anchor="_Toc203222000" w:history="1">
            <w:r w:rsidRPr="00A97A05">
              <w:rPr>
                <w:rStyle w:val="Hyperlink"/>
                <w:noProof/>
              </w:rPr>
              <w:t>4.1</w:t>
            </w:r>
            <w:r>
              <w:rPr>
                <w:noProof/>
              </w:rPr>
              <w:tab/>
            </w:r>
            <w:r w:rsidRPr="00A97A05">
              <w:rPr>
                <w:rStyle w:val="Hyperlink"/>
                <w:noProof/>
              </w:rPr>
              <w:t>Jezik kao struktura značenja: simboli, odnosi i mentalne mape</w:t>
            </w:r>
            <w:r>
              <w:rPr>
                <w:noProof/>
                <w:webHidden/>
              </w:rPr>
              <w:tab/>
            </w:r>
            <w:r>
              <w:rPr>
                <w:noProof/>
                <w:webHidden/>
              </w:rPr>
              <w:fldChar w:fldCharType="begin"/>
            </w:r>
            <w:r>
              <w:rPr>
                <w:noProof/>
                <w:webHidden/>
              </w:rPr>
              <w:instrText xml:space="preserve"> PAGEREF _Toc203222000 \h </w:instrText>
            </w:r>
            <w:r>
              <w:rPr>
                <w:noProof/>
                <w:webHidden/>
              </w:rPr>
            </w:r>
            <w:r>
              <w:rPr>
                <w:noProof/>
                <w:webHidden/>
              </w:rPr>
              <w:fldChar w:fldCharType="separate"/>
            </w:r>
            <w:r>
              <w:rPr>
                <w:noProof/>
                <w:webHidden/>
              </w:rPr>
              <w:t>71</w:t>
            </w:r>
            <w:r>
              <w:rPr>
                <w:noProof/>
                <w:webHidden/>
              </w:rPr>
              <w:fldChar w:fldCharType="end"/>
            </w:r>
          </w:hyperlink>
        </w:p>
        <w:p w14:paraId="6ED29B6B" w14:textId="769A9CB5" w:rsidR="00BC7F2D" w:rsidRDefault="00BC7F2D">
          <w:pPr>
            <w:pStyle w:val="TOC3"/>
            <w:tabs>
              <w:tab w:val="left" w:pos="1440"/>
              <w:tab w:val="right" w:leader="dot" w:pos="9016"/>
            </w:tabs>
            <w:rPr>
              <w:noProof/>
            </w:rPr>
          </w:pPr>
          <w:hyperlink w:anchor="_Toc203222001" w:history="1">
            <w:r w:rsidRPr="00A97A05">
              <w:rPr>
                <w:rStyle w:val="Hyperlink"/>
                <w:noProof/>
              </w:rPr>
              <w:t>4.1.1</w:t>
            </w:r>
            <w:r>
              <w:rPr>
                <w:noProof/>
              </w:rPr>
              <w:tab/>
            </w:r>
            <w:r w:rsidRPr="00A97A05">
              <w:rPr>
                <w:rStyle w:val="Hyperlink"/>
                <w:noProof/>
              </w:rPr>
              <w:t>Strukturalistički odjeci u arhitekturi LLM-ova: značenje kao relacija</w:t>
            </w:r>
            <w:r>
              <w:rPr>
                <w:noProof/>
                <w:webHidden/>
              </w:rPr>
              <w:tab/>
            </w:r>
            <w:r>
              <w:rPr>
                <w:noProof/>
                <w:webHidden/>
              </w:rPr>
              <w:fldChar w:fldCharType="begin"/>
            </w:r>
            <w:r>
              <w:rPr>
                <w:noProof/>
                <w:webHidden/>
              </w:rPr>
              <w:instrText xml:space="preserve"> PAGEREF _Toc203222001 \h </w:instrText>
            </w:r>
            <w:r>
              <w:rPr>
                <w:noProof/>
                <w:webHidden/>
              </w:rPr>
            </w:r>
            <w:r>
              <w:rPr>
                <w:noProof/>
                <w:webHidden/>
              </w:rPr>
              <w:fldChar w:fldCharType="separate"/>
            </w:r>
            <w:r>
              <w:rPr>
                <w:noProof/>
                <w:webHidden/>
              </w:rPr>
              <w:t>72</w:t>
            </w:r>
            <w:r>
              <w:rPr>
                <w:noProof/>
                <w:webHidden/>
              </w:rPr>
              <w:fldChar w:fldCharType="end"/>
            </w:r>
          </w:hyperlink>
        </w:p>
        <w:p w14:paraId="20A14618" w14:textId="12B08D34" w:rsidR="00BC7F2D" w:rsidRDefault="00BC7F2D">
          <w:pPr>
            <w:pStyle w:val="TOC3"/>
            <w:tabs>
              <w:tab w:val="right" w:leader="dot" w:pos="9016"/>
            </w:tabs>
            <w:rPr>
              <w:noProof/>
            </w:rPr>
          </w:pPr>
          <w:hyperlink w:anchor="_Toc203222002" w:history="1">
            <w:r w:rsidRPr="00A97A05">
              <w:rPr>
                <w:rStyle w:val="Hyperlink"/>
                <w:noProof/>
              </w:rPr>
              <w:t>4.1.2 Semantički trokut i kognitivna dimenzija: Izazov značenja za AI</w:t>
            </w:r>
            <w:r>
              <w:rPr>
                <w:noProof/>
                <w:webHidden/>
              </w:rPr>
              <w:tab/>
            </w:r>
            <w:r>
              <w:rPr>
                <w:noProof/>
                <w:webHidden/>
              </w:rPr>
              <w:fldChar w:fldCharType="begin"/>
            </w:r>
            <w:r>
              <w:rPr>
                <w:noProof/>
                <w:webHidden/>
              </w:rPr>
              <w:instrText xml:space="preserve"> PAGEREF _Toc203222002 \h </w:instrText>
            </w:r>
            <w:r>
              <w:rPr>
                <w:noProof/>
                <w:webHidden/>
              </w:rPr>
            </w:r>
            <w:r>
              <w:rPr>
                <w:noProof/>
                <w:webHidden/>
              </w:rPr>
              <w:fldChar w:fldCharType="separate"/>
            </w:r>
            <w:r>
              <w:rPr>
                <w:noProof/>
                <w:webHidden/>
              </w:rPr>
              <w:t>74</w:t>
            </w:r>
            <w:r>
              <w:rPr>
                <w:noProof/>
                <w:webHidden/>
              </w:rPr>
              <w:fldChar w:fldCharType="end"/>
            </w:r>
          </w:hyperlink>
        </w:p>
        <w:p w14:paraId="660AC1AF" w14:textId="363FE891" w:rsidR="00BC7F2D" w:rsidRDefault="00BC7F2D">
          <w:pPr>
            <w:pStyle w:val="TOC2"/>
            <w:tabs>
              <w:tab w:val="left" w:pos="960"/>
              <w:tab w:val="right" w:leader="dot" w:pos="9016"/>
            </w:tabs>
            <w:rPr>
              <w:noProof/>
            </w:rPr>
          </w:pPr>
          <w:hyperlink w:anchor="_Toc203222003" w:history="1">
            <w:r w:rsidRPr="00A97A05">
              <w:rPr>
                <w:rStyle w:val="Hyperlink"/>
                <w:noProof/>
              </w:rPr>
              <w:t>4.2</w:t>
            </w:r>
            <w:r>
              <w:rPr>
                <w:noProof/>
              </w:rPr>
              <w:tab/>
            </w:r>
            <w:r w:rsidRPr="00A97A05">
              <w:rPr>
                <w:rStyle w:val="Hyperlink"/>
                <w:noProof/>
              </w:rPr>
              <w:t>Jezik kao scenarij: AI agenti i simulacija društvenih interakcija</w:t>
            </w:r>
            <w:r>
              <w:rPr>
                <w:noProof/>
                <w:webHidden/>
              </w:rPr>
              <w:tab/>
            </w:r>
            <w:r>
              <w:rPr>
                <w:noProof/>
                <w:webHidden/>
              </w:rPr>
              <w:fldChar w:fldCharType="begin"/>
            </w:r>
            <w:r>
              <w:rPr>
                <w:noProof/>
                <w:webHidden/>
              </w:rPr>
              <w:instrText xml:space="preserve"> PAGEREF _Toc203222003 \h </w:instrText>
            </w:r>
            <w:r>
              <w:rPr>
                <w:noProof/>
                <w:webHidden/>
              </w:rPr>
            </w:r>
            <w:r>
              <w:rPr>
                <w:noProof/>
                <w:webHidden/>
              </w:rPr>
              <w:fldChar w:fldCharType="separate"/>
            </w:r>
            <w:r>
              <w:rPr>
                <w:noProof/>
                <w:webHidden/>
              </w:rPr>
              <w:t>76</w:t>
            </w:r>
            <w:r>
              <w:rPr>
                <w:noProof/>
                <w:webHidden/>
              </w:rPr>
              <w:fldChar w:fldCharType="end"/>
            </w:r>
          </w:hyperlink>
        </w:p>
        <w:p w14:paraId="45B554E7" w14:textId="7828D998" w:rsidR="00BC7F2D" w:rsidRDefault="00BC7F2D">
          <w:pPr>
            <w:pStyle w:val="TOC2"/>
            <w:tabs>
              <w:tab w:val="left" w:pos="960"/>
              <w:tab w:val="right" w:leader="dot" w:pos="9016"/>
            </w:tabs>
            <w:rPr>
              <w:noProof/>
            </w:rPr>
          </w:pPr>
          <w:hyperlink w:anchor="_Toc203222004" w:history="1">
            <w:r w:rsidRPr="00A97A05">
              <w:rPr>
                <w:rStyle w:val="Hyperlink"/>
                <w:noProof/>
              </w:rPr>
              <w:t>4.3</w:t>
            </w:r>
            <w:r>
              <w:rPr>
                <w:noProof/>
              </w:rPr>
              <w:tab/>
            </w:r>
            <w:r w:rsidRPr="00A97A05">
              <w:rPr>
                <w:rStyle w:val="Hyperlink"/>
                <w:noProof/>
              </w:rPr>
              <w:t>Jezik kao arhitektura društva: gradnja i održavanje socijalnih struktura kroz komunikaciju</w:t>
            </w:r>
            <w:r>
              <w:rPr>
                <w:noProof/>
                <w:webHidden/>
              </w:rPr>
              <w:tab/>
            </w:r>
            <w:r>
              <w:rPr>
                <w:noProof/>
                <w:webHidden/>
              </w:rPr>
              <w:fldChar w:fldCharType="begin"/>
            </w:r>
            <w:r>
              <w:rPr>
                <w:noProof/>
                <w:webHidden/>
              </w:rPr>
              <w:instrText xml:space="preserve"> PAGEREF _Toc203222004 \h </w:instrText>
            </w:r>
            <w:r>
              <w:rPr>
                <w:noProof/>
                <w:webHidden/>
              </w:rPr>
            </w:r>
            <w:r>
              <w:rPr>
                <w:noProof/>
                <w:webHidden/>
              </w:rPr>
              <w:fldChar w:fldCharType="separate"/>
            </w:r>
            <w:r>
              <w:rPr>
                <w:noProof/>
                <w:webHidden/>
              </w:rPr>
              <w:t>78</w:t>
            </w:r>
            <w:r>
              <w:rPr>
                <w:noProof/>
                <w:webHidden/>
              </w:rPr>
              <w:fldChar w:fldCharType="end"/>
            </w:r>
          </w:hyperlink>
        </w:p>
        <w:p w14:paraId="58870532" w14:textId="2DEACD30" w:rsidR="00BC7F2D" w:rsidRDefault="00BC7F2D">
          <w:pPr>
            <w:pStyle w:val="TOC2"/>
            <w:tabs>
              <w:tab w:val="left" w:pos="960"/>
              <w:tab w:val="right" w:leader="dot" w:pos="9016"/>
            </w:tabs>
            <w:rPr>
              <w:noProof/>
            </w:rPr>
          </w:pPr>
          <w:hyperlink w:anchor="_Toc203222005" w:history="1">
            <w:r w:rsidRPr="00A97A05">
              <w:rPr>
                <w:rStyle w:val="Hyperlink"/>
                <w:noProof/>
              </w:rPr>
              <w:t>4.4</w:t>
            </w:r>
            <w:r>
              <w:rPr>
                <w:noProof/>
              </w:rPr>
              <w:tab/>
            </w:r>
            <w:r w:rsidRPr="00A97A05">
              <w:rPr>
                <w:rStyle w:val="Hyperlink"/>
                <w:noProof/>
              </w:rPr>
              <w:t>LLM-ovi kao komunikacijski akteri: oblikovanje društvenog konteksta kroz algoritamsku interakciju</w:t>
            </w:r>
            <w:r>
              <w:rPr>
                <w:noProof/>
                <w:webHidden/>
              </w:rPr>
              <w:tab/>
            </w:r>
            <w:r>
              <w:rPr>
                <w:noProof/>
                <w:webHidden/>
              </w:rPr>
              <w:fldChar w:fldCharType="begin"/>
            </w:r>
            <w:r>
              <w:rPr>
                <w:noProof/>
                <w:webHidden/>
              </w:rPr>
              <w:instrText xml:space="preserve"> PAGEREF _Toc203222005 \h </w:instrText>
            </w:r>
            <w:r>
              <w:rPr>
                <w:noProof/>
                <w:webHidden/>
              </w:rPr>
            </w:r>
            <w:r>
              <w:rPr>
                <w:noProof/>
                <w:webHidden/>
              </w:rPr>
              <w:fldChar w:fldCharType="separate"/>
            </w:r>
            <w:r>
              <w:rPr>
                <w:noProof/>
                <w:webHidden/>
              </w:rPr>
              <w:t>79</w:t>
            </w:r>
            <w:r>
              <w:rPr>
                <w:noProof/>
                <w:webHidden/>
              </w:rPr>
              <w:fldChar w:fldCharType="end"/>
            </w:r>
          </w:hyperlink>
        </w:p>
        <w:p w14:paraId="4EDF42DA" w14:textId="41992D4A" w:rsidR="00BC7F2D" w:rsidRDefault="00BC7F2D">
          <w:pPr>
            <w:pStyle w:val="TOC3"/>
            <w:tabs>
              <w:tab w:val="left" w:pos="1440"/>
              <w:tab w:val="right" w:leader="dot" w:pos="9016"/>
            </w:tabs>
            <w:rPr>
              <w:noProof/>
            </w:rPr>
          </w:pPr>
          <w:hyperlink w:anchor="_Toc203222006" w:history="1">
            <w:r w:rsidRPr="00A97A05">
              <w:rPr>
                <w:rStyle w:val="Hyperlink"/>
                <w:noProof/>
              </w:rPr>
              <w:t>4.4.1</w:t>
            </w:r>
            <w:r>
              <w:rPr>
                <w:noProof/>
              </w:rPr>
              <w:tab/>
            </w:r>
            <w:r w:rsidRPr="00A97A05">
              <w:rPr>
                <w:rStyle w:val="Hyperlink"/>
                <w:noProof/>
              </w:rPr>
              <w:t>Jezik kao ogledalo i kalup identiteta: utjecaj AI agenata na naše "ja"</w:t>
            </w:r>
            <w:r>
              <w:rPr>
                <w:noProof/>
                <w:webHidden/>
              </w:rPr>
              <w:tab/>
            </w:r>
            <w:r>
              <w:rPr>
                <w:noProof/>
                <w:webHidden/>
              </w:rPr>
              <w:fldChar w:fldCharType="begin"/>
            </w:r>
            <w:r>
              <w:rPr>
                <w:noProof/>
                <w:webHidden/>
              </w:rPr>
              <w:instrText xml:space="preserve"> PAGEREF _Toc203222006 \h </w:instrText>
            </w:r>
            <w:r>
              <w:rPr>
                <w:noProof/>
                <w:webHidden/>
              </w:rPr>
            </w:r>
            <w:r>
              <w:rPr>
                <w:noProof/>
                <w:webHidden/>
              </w:rPr>
              <w:fldChar w:fldCharType="separate"/>
            </w:r>
            <w:r>
              <w:rPr>
                <w:noProof/>
                <w:webHidden/>
              </w:rPr>
              <w:t>80</w:t>
            </w:r>
            <w:r>
              <w:rPr>
                <w:noProof/>
                <w:webHidden/>
              </w:rPr>
              <w:fldChar w:fldCharType="end"/>
            </w:r>
          </w:hyperlink>
        </w:p>
        <w:p w14:paraId="6614906A" w14:textId="297F80D2" w:rsidR="00BC7F2D" w:rsidRDefault="00BC7F2D">
          <w:pPr>
            <w:pStyle w:val="TOC3"/>
            <w:tabs>
              <w:tab w:val="right" w:leader="dot" w:pos="9016"/>
            </w:tabs>
            <w:rPr>
              <w:noProof/>
            </w:rPr>
          </w:pPr>
          <w:hyperlink w:anchor="_Toc203222007" w:history="1">
            <w:r w:rsidRPr="00A97A05">
              <w:rPr>
                <w:rStyle w:val="Hyperlink"/>
                <w:noProof/>
              </w:rPr>
              <w:t>4.4.2 Jezik, umjetni inteligentni agenti i (re)konstrukcija stvarnosti: algoritamske leće i okviri značenja</w:t>
            </w:r>
            <w:r>
              <w:rPr>
                <w:noProof/>
                <w:webHidden/>
              </w:rPr>
              <w:tab/>
            </w:r>
            <w:r>
              <w:rPr>
                <w:noProof/>
                <w:webHidden/>
              </w:rPr>
              <w:fldChar w:fldCharType="begin"/>
            </w:r>
            <w:r>
              <w:rPr>
                <w:noProof/>
                <w:webHidden/>
              </w:rPr>
              <w:instrText xml:space="preserve"> PAGEREF _Toc203222007 \h </w:instrText>
            </w:r>
            <w:r>
              <w:rPr>
                <w:noProof/>
                <w:webHidden/>
              </w:rPr>
            </w:r>
            <w:r>
              <w:rPr>
                <w:noProof/>
                <w:webHidden/>
              </w:rPr>
              <w:fldChar w:fldCharType="separate"/>
            </w:r>
            <w:r>
              <w:rPr>
                <w:noProof/>
                <w:webHidden/>
              </w:rPr>
              <w:t>82</w:t>
            </w:r>
            <w:r>
              <w:rPr>
                <w:noProof/>
                <w:webHidden/>
              </w:rPr>
              <w:fldChar w:fldCharType="end"/>
            </w:r>
          </w:hyperlink>
        </w:p>
        <w:p w14:paraId="3DF52FF0" w14:textId="454C29A7" w:rsidR="00BC7F2D" w:rsidRDefault="00BC7F2D">
          <w:pPr>
            <w:pStyle w:val="TOC3"/>
            <w:tabs>
              <w:tab w:val="left" w:pos="1440"/>
              <w:tab w:val="right" w:leader="dot" w:pos="9016"/>
            </w:tabs>
            <w:rPr>
              <w:noProof/>
            </w:rPr>
          </w:pPr>
          <w:hyperlink w:anchor="_Toc203222008" w:history="1">
            <w:r w:rsidRPr="00A97A05">
              <w:rPr>
                <w:rStyle w:val="Hyperlink"/>
                <w:noProof/>
              </w:rPr>
              <w:t>4.4.3</w:t>
            </w:r>
            <w:r>
              <w:rPr>
                <w:noProof/>
              </w:rPr>
              <w:tab/>
            </w:r>
            <w:r w:rsidRPr="00A97A05">
              <w:rPr>
                <w:rStyle w:val="Hyperlink"/>
                <w:noProof/>
              </w:rPr>
              <w:t>Jezik kao most ka apstrakciji: Stvaranje i dijeljenje nevidljivih svjetova</w:t>
            </w:r>
            <w:r>
              <w:rPr>
                <w:noProof/>
                <w:webHidden/>
              </w:rPr>
              <w:tab/>
            </w:r>
            <w:r>
              <w:rPr>
                <w:noProof/>
                <w:webHidden/>
              </w:rPr>
              <w:fldChar w:fldCharType="begin"/>
            </w:r>
            <w:r>
              <w:rPr>
                <w:noProof/>
                <w:webHidden/>
              </w:rPr>
              <w:instrText xml:space="preserve"> PAGEREF _Toc203222008 \h </w:instrText>
            </w:r>
            <w:r>
              <w:rPr>
                <w:noProof/>
                <w:webHidden/>
              </w:rPr>
            </w:r>
            <w:r>
              <w:rPr>
                <w:noProof/>
                <w:webHidden/>
              </w:rPr>
              <w:fldChar w:fldCharType="separate"/>
            </w:r>
            <w:r>
              <w:rPr>
                <w:noProof/>
                <w:webHidden/>
              </w:rPr>
              <w:t>84</w:t>
            </w:r>
            <w:r>
              <w:rPr>
                <w:noProof/>
                <w:webHidden/>
              </w:rPr>
              <w:fldChar w:fldCharType="end"/>
            </w:r>
          </w:hyperlink>
        </w:p>
        <w:p w14:paraId="023CE694" w14:textId="4F3CD488" w:rsidR="00BC7F2D" w:rsidRDefault="00BC7F2D">
          <w:pPr>
            <w:pStyle w:val="TOC3"/>
            <w:tabs>
              <w:tab w:val="left" w:pos="1440"/>
              <w:tab w:val="right" w:leader="dot" w:pos="9016"/>
            </w:tabs>
            <w:rPr>
              <w:noProof/>
            </w:rPr>
          </w:pPr>
          <w:hyperlink w:anchor="_Toc203222009" w:history="1">
            <w:r w:rsidRPr="00A97A05">
              <w:rPr>
                <w:rStyle w:val="Hyperlink"/>
                <w:noProof/>
              </w:rPr>
              <w:t>4.4.4</w:t>
            </w:r>
            <w:r>
              <w:rPr>
                <w:noProof/>
              </w:rPr>
              <w:tab/>
            </w:r>
            <w:r w:rsidRPr="00A97A05">
              <w:rPr>
                <w:rStyle w:val="Hyperlink"/>
                <w:noProof/>
              </w:rPr>
              <w:t>Jezik i kolektivno stvaranje: od društvenih ugovora do AI suradnje</w:t>
            </w:r>
            <w:r>
              <w:rPr>
                <w:noProof/>
                <w:webHidden/>
              </w:rPr>
              <w:tab/>
            </w:r>
            <w:r>
              <w:rPr>
                <w:noProof/>
                <w:webHidden/>
              </w:rPr>
              <w:fldChar w:fldCharType="begin"/>
            </w:r>
            <w:r>
              <w:rPr>
                <w:noProof/>
                <w:webHidden/>
              </w:rPr>
              <w:instrText xml:space="preserve"> PAGEREF _Toc203222009 \h </w:instrText>
            </w:r>
            <w:r>
              <w:rPr>
                <w:noProof/>
                <w:webHidden/>
              </w:rPr>
            </w:r>
            <w:r>
              <w:rPr>
                <w:noProof/>
                <w:webHidden/>
              </w:rPr>
              <w:fldChar w:fldCharType="separate"/>
            </w:r>
            <w:r>
              <w:rPr>
                <w:noProof/>
                <w:webHidden/>
              </w:rPr>
              <w:t>85</w:t>
            </w:r>
            <w:r>
              <w:rPr>
                <w:noProof/>
                <w:webHidden/>
              </w:rPr>
              <w:fldChar w:fldCharType="end"/>
            </w:r>
          </w:hyperlink>
        </w:p>
        <w:p w14:paraId="75666DD1" w14:textId="2EF7D3A8" w:rsidR="00BC7F2D" w:rsidRDefault="00BC7F2D">
          <w:pPr>
            <w:pStyle w:val="TOC3"/>
            <w:tabs>
              <w:tab w:val="right" w:leader="dot" w:pos="9016"/>
            </w:tabs>
            <w:rPr>
              <w:noProof/>
            </w:rPr>
          </w:pPr>
          <w:hyperlink w:anchor="_Toc203222010" w:history="1">
            <w:r w:rsidRPr="00A97A05">
              <w:rPr>
                <w:rStyle w:val="Hyperlink"/>
                <w:noProof/>
              </w:rPr>
              <w:t>4.4.5 AI agenti kao sugovornici</w:t>
            </w:r>
            <w:r>
              <w:rPr>
                <w:noProof/>
                <w:webHidden/>
              </w:rPr>
              <w:tab/>
            </w:r>
            <w:r>
              <w:rPr>
                <w:noProof/>
                <w:webHidden/>
              </w:rPr>
              <w:fldChar w:fldCharType="begin"/>
            </w:r>
            <w:r>
              <w:rPr>
                <w:noProof/>
                <w:webHidden/>
              </w:rPr>
              <w:instrText xml:space="preserve"> PAGEREF _Toc203222010 \h </w:instrText>
            </w:r>
            <w:r>
              <w:rPr>
                <w:noProof/>
                <w:webHidden/>
              </w:rPr>
            </w:r>
            <w:r>
              <w:rPr>
                <w:noProof/>
                <w:webHidden/>
              </w:rPr>
              <w:fldChar w:fldCharType="separate"/>
            </w:r>
            <w:r>
              <w:rPr>
                <w:noProof/>
                <w:webHidden/>
              </w:rPr>
              <w:t>86</w:t>
            </w:r>
            <w:r>
              <w:rPr>
                <w:noProof/>
                <w:webHidden/>
              </w:rPr>
              <w:fldChar w:fldCharType="end"/>
            </w:r>
          </w:hyperlink>
        </w:p>
        <w:p w14:paraId="758FD1A7" w14:textId="5F836999" w:rsidR="00BC7F2D" w:rsidRDefault="00BC7F2D">
          <w:pPr>
            <w:pStyle w:val="TOC1"/>
            <w:tabs>
              <w:tab w:val="right" w:leader="dot" w:pos="9016"/>
            </w:tabs>
            <w:rPr>
              <w:noProof/>
            </w:rPr>
          </w:pPr>
          <w:hyperlink w:anchor="_Toc203222011" w:history="1">
            <w:r w:rsidRPr="00A97A05">
              <w:rPr>
                <w:rStyle w:val="Hyperlink"/>
                <w:noProof/>
              </w:rPr>
              <w:t>5 Pogon umjetne inteligencije: procesorska snaga, AI horizont i rađanje digitalnih kolektiva</w:t>
            </w:r>
            <w:r>
              <w:rPr>
                <w:noProof/>
                <w:webHidden/>
              </w:rPr>
              <w:tab/>
            </w:r>
            <w:r>
              <w:rPr>
                <w:noProof/>
                <w:webHidden/>
              </w:rPr>
              <w:fldChar w:fldCharType="begin"/>
            </w:r>
            <w:r>
              <w:rPr>
                <w:noProof/>
                <w:webHidden/>
              </w:rPr>
              <w:instrText xml:space="preserve"> PAGEREF _Toc203222011 \h </w:instrText>
            </w:r>
            <w:r>
              <w:rPr>
                <w:noProof/>
                <w:webHidden/>
              </w:rPr>
            </w:r>
            <w:r>
              <w:rPr>
                <w:noProof/>
                <w:webHidden/>
              </w:rPr>
              <w:fldChar w:fldCharType="separate"/>
            </w:r>
            <w:r>
              <w:rPr>
                <w:noProof/>
                <w:webHidden/>
              </w:rPr>
              <w:t>87</w:t>
            </w:r>
            <w:r>
              <w:rPr>
                <w:noProof/>
                <w:webHidden/>
              </w:rPr>
              <w:fldChar w:fldCharType="end"/>
            </w:r>
          </w:hyperlink>
        </w:p>
        <w:p w14:paraId="296AE5A3" w14:textId="236699BB" w:rsidR="00BC7F2D" w:rsidRDefault="00BC7F2D">
          <w:pPr>
            <w:pStyle w:val="TOC2"/>
            <w:tabs>
              <w:tab w:val="right" w:leader="dot" w:pos="9016"/>
            </w:tabs>
            <w:rPr>
              <w:noProof/>
            </w:rPr>
          </w:pPr>
          <w:hyperlink w:anchor="_Toc203222012" w:history="1">
            <w:r w:rsidRPr="00A97A05">
              <w:rPr>
                <w:rStyle w:val="Hyperlink"/>
                <w:noProof/>
              </w:rPr>
              <w:t>5.1 Motor evolucije: od Mooreova zakona do AI revolucije</w:t>
            </w:r>
            <w:r>
              <w:rPr>
                <w:noProof/>
                <w:webHidden/>
              </w:rPr>
              <w:tab/>
            </w:r>
            <w:r>
              <w:rPr>
                <w:noProof/>
                <w:webHidden/>
              </w:rPr>
              <w:fldChar w:fldCharType="begin"/>
            </w:r>
            <w:r>
              <w:rPr>
                <w:noProof/>
                <w:webHidden/>
              </w:rPr>
              <w:instrText xml:space="preserve"> PAGEREF _Toc203222012 \h </w:instrText>
            </w:r>
            <w:r>
              <w:rPr>
                <w:noProof/>
                <w:webHidden/>
              </w:rPr>
            </w:r>
            <w:r>
              <w:rPr>
                <w:noProof/>
                <w:webHidden/>
              </w:rPr>
              <w:fldChar w:fldCharType="separate"/>
            </w:r>
            <w:r>
              <w:rPr>
                <w:noProof/>
                <w:webHidden/>
              </w:rPr>
              <w:t>87</w:t>
            </w:r>
            <w:r>
              <w:rPr>
                <w:noProof/>
                <w:webHidden/>
              </w:rPr>
              <w:fldChar w:fldCharType="end"/>
            </w:r>
          </w:hyperlink>
        </w:p>
        <w:p w14:paraId="04F85C56" w14:textId="3A4D70DD" w:rsidR="00BC7F2D" w:rsidRDefault="00BC7F2D">
          <w:pPr>
            <w:pStyle w:val="TOC2"/>
            <w:tabs>
              <w:tab w:val="left" w:pos="960"/>
              <w:tab w:val="right" w:leader="dot" w:pos="9016"/>
            </w:tabs>
            <w:rPr>
              <w:noProof/>
            </w:rPr>
          </w:pPr>
          <w:hyperlink w:anchor="_Toc203222013" w:history="1">
            <w:r w:rsidRPr="00A97A05">
              <w:rPr>
                <w:rStyle w:val="Hyperlink"/>
                <w:noProof/>
              </w:rPr>
              <w:t>5.2</w:t>
            </w:r>
            <w:r>
              <w:rPr>
                <w:noProof/>
              </w:rPr>
              <w:tab/>
            </w:r>
            <w:r w:rsidRPr="00A97A05">
              <w:rPr>
                <w:rStyle w:val="Hyperlink"/>
                <w:noProof/>
              </w:rPr>
              <w:t>Resursna intenzivnost: cijena inteligencije</w:t>
            </w:r>
            <w:r>
              <w:rPr>
                <w:noProof/>
                <w:webHidden/>
              </w:rPr>
              <w:tab/>
            </w:r>
            <w:r>
              <w:rPr>
                <w:noProof/>
                <w:webHidden/>
              </w:rPr>
              <w:fldChar w:fldCharType="begin"/>
            </w:r>
            <w:r>
              <w:rPr>
                <w:noProof/>
                <w:webHidden/>
              </w:rPr>
              <w:instrText xml:space="preserve"> PAGEREF _Toc203222013 \h </w:instrText>
            </w:r>
            <w:r>
              <w:rPr>
                <w:noProof/>
                <w:webHidden/>
              </w:rPr>
            </w:r>
            <w:r>
              <w:rPr>
                <w:noProof/>
                <w:webHidden/>
              </w:rPr>
              <w:fldChar w:fldCharType="separate"/>
            </w:r>
            <w:r>
              <w:rPr>
                <w:noProof/>
                <w:webHidden/>
              </w:rPr>
              <w:t>88</w:t>
            </w:r>
            <w:r>
              <w:rPr>
                <w:noProof/>
                <w:webHidden/>
              </w:rPr>
              <w:fldChar w:fldCharType="end"/>
            </w:r>
          </w:hyperlink>
        </w:p>
        <w:p w14:paraId="46FAF29C" w14:textId="4E233B8A" w:rsidR="00BC7F2D" w:rsidRDefault="00BC7F2D">
          <w:pPr>
            <w:pStyle w:val="TOC2"/>
            <w:tabs>
              <w:tab w:val="left" w:pos="960"/>
              <w:tab w:val="right" w:leader="dot" w:pos="9016"/>
            </w:tabs>
            <w:rPr>
              <w:noProof/>
            </w:rPr>
          </w:pPr>
          <w:hyperlink w:anchor="_Toc203222014" w:history="1">
            <w:r w:rsidRPr="00A97A05">
              <w:rPr>
                <w:rStyle w:val="Hyperlink"/>
                <w:noProof/>
              </w:rPr>
              <w:t>5.3</w:t>
            </w:r>
            <w:r>
              <w:rPr>
                <w:noProof/>
              </w:rPr>
              <w:tab/>
            </w:r>
            <w:r w:rsidRPr="00A97A05">
              <w:rPr>
                <w:rStyle w:val="Hyperlink"/>
                <w:noProof/>
              </w:rPr>
              <w:t>Širenje horizonata: od uskih zadataka do digitalnih kolektiva</w:t>
            </w:r>
            <w:r>
              <w:rPr>
                <w:noProof/>
                <w:webHidden/>
              </w:rPr>
              <w:tab/>
            </w:r>
            <w:r>
              <w:rPr>
                <w:noProof/>
                <w:webHidden/>
              </w:rPr>
              <w:fldChar w:fldCharType="begin"/>
            </w:r>
            <w:r>
              <w:rPr>
                <w:noProof/>
                <w:webHidden/>
              </w:rPr>
              <w:instrText xml:space="preserve"> PAGEREF _Toc203222014 \h </w:instrText>
            </w:r>
            <w:r>
              <w:rPr>
                <w:noProof/>
                <w:webHidden/>
              </w:rPr>
            </w:r>
            <w:r>
              <w:rPr>
                <w:noProof/>
                <w:webHidden/>
              </w:rPr>
              <w:fldChar w:fldCharType="separate"/>
            </w:r>
            <w:r>
              <w:rPr>
                <w:noProof/>
                <w:webHidden/>
              </w:rPr>
              <w:t>89</w:t>
            </w:r>
            <w:r>
              <w:rPr>
                <w:noProof/>
                <w:webHidden/>
              </w:rPr>
              <w:fldChar w:fldCharType="end"/>
            </w:r>
          </w:hyperlink>
        </w:p>
        <w:p w14:paraId="243A1A53" w14:textId="544EA159" w:rsidR="00BC7F2D" w:rsidRDefault="00BC7F2D">
          <w:pPr>
            <w:pStyle w:val="TOC2"/>
            <w:tabs>
              <w:tab w:val="right" w:leader="dot" w:pos="9016"/>
            </w:tabs>
            <w:rPr>
              <w:noProof/>
            </w:rPr>
          </w:pPr>
          <w:hyperlink w:anchor="_Toc203222015" w:history="1">
            <w:r w:rsidRPr="00A97A05">
              <w:rPr>
                <w:rStyle w:val="Hyperlink"/>
                <w:noProof/>
              </w:rPr>
              <w:t>5.4 Potraga za dubljim razumijevanjem: emocionalna inteligencija</w:t>
            </w:r>
            <w:r>
              <w:rPr>
                <w:noProof/>
                <w:webHidden/>
              </w:rPr>
              <w:tab/>
            </w:r>
            <w:r>
              <w:rPr>
                <w:noProof/>
                <w:webHidden/>
              </w:rPr>
              <w:fldChar w:fldCharType="begin"/>
            </w:r>
            <w:r>
              <w:rPr>
                <w:noProof/>
                <w:webHidden/>
              </w:rPr>
              <w:instrText xml:space="preserve"> PAGEREF _Toc203222015 \h </w:instrText>
            </w:r>
            <w:r>
              <w:rPr>
                <w:noProof/>
                <w:webHidden/>
              </w:rPr>
            </w:r>
            <w:r>
              <w:rPr>
                <w:noProof/>
                <w:webHidden/>
              </w:rPr>
              <w:fldChar w:fldCharType="separate"/>
            </w:r>
            <w:r>
              <w:rPr>
                <w:noProof/>
                <w:webHidden/>
              </w:rPr>
              <w:t>90</w:t>
            </w:r>
            <w:r>
              <w:rPr>
                <w:noProof/>
                <w:webHidden/>
              </w:rPr>
              <w:fldChar w:fldCharType="end"/>
            </w:r>
          </w:hyperlink>
        </w:p>
        <w:p w14:paraId="641098D9" w14:textId="36BD26B9" w:rsidR="00BC7F2D" w:rsidRDefault="00BC7F2D">
          <w:pPr>
            <w:pStyle w:val="TOC2"/>
            <w:tabs>
              <w:tab w:val="right" w:leader="dot" w:pos="9016"/>
            </w:tabs>
            <w:rPr>
              <w:noProof/>
            </w:rPr>
          </w:pPr>
          <w:hyperlink w:anchor="_Toc203222016" w:history="1">
            <w:r w:rsidRPr="00A97A05">
              <w:rPr>
                <w:rStyle w:val="Hyperlink"/>
                <w:noProof/>
              </w:rPr>
              <w:t>5.5 Koraci prema umjetnoj općoj inteligenciji (AGI)</w:t>
            </w:r>
            <w:r>
              <w:rPr>
                <w:noProof/>
                <w:webHidden/>
              </w:rPr>
              <w:tab/>
            </w:r>
            <w:r>
              <w:rPr>
                <w:noProof/>
                <w:webHidden/>
              </w:rPr>
              <w:fldChar w:fldCharType="begin"/>
            </w:r>
            <w:r>
              <w:rPr>
                <w:noProof/>
                <w:webHidden/>
              </w:rPr>
              <w:instrText xml:space="preserve"> PAGEREF _Toc203222016 \h </w:instrText>
            </w:r>
            <w:r>
              <w:rPr>
                <w:noProof/>
                <w:webHidden/>
              </w:rPr>
            </w:r>
            <w:r>
              <w:rPr>
                <w:noProof/>
                <w:webHidden/>
              </w:rPr>
              <w:fldChar w:fldCharType="separate"/>
            </w:r>
            <w:r>
              <w:rPr>
                <w:noProof/>
                <w:webHidden/>
              </w:rPr>
              <w:t>94</w:t>
            </w:r>
            <w:r>
              <w:rPr>
                <w:noProof/>
                <w:webHidden/>
              </w:rPr>
              <w:fldChar w:fldCharType="end"/>
            </w:r>
          </w:hyperlink>
        </w:p>
        <w:p w14:paraId="6BC4AD99" w14:textId="76F2A941" w:rsidR="00BC7F2D" w:rsidRDefault="00BC7F2D">
          <w:pPr>
            <w:pStyle w:val="TOC3"/>
            <w:tabs>
              <w:tab w:val="right" w:leader="dot" w:pos="9016"/>
            </w:tabs>
            <w:rPr>
              <w:noProof/>
            </w:rPr>
          </w:pPr>
          <w:hyperlink w:anchor="_Toc203222017" w:history="1">
            <w:r w:rsidRPr="00A97A05">
              <w:rPr>
                <w:rStyle w:val="Hyperlink"/>
                <w:noProof/>
              </w:rPr>
              <w:t>5.5.1 Generalizacija i veliki jezični modeli (LLM)</w:t>
            </w:r>
            <w:r>
              <w:rPr>
                <w:noProof/>
                <w:webHidden/>
              </w:rPr>
              <w:tab/>
            </w:r>
            <w:r>
              <w:rPr>
                <w:noProof/>
                <w:webHidden/>
              </w:rPr>
              <w:fldChar w:fldCharType="begin"/>
            </w:r>
            <w:r>
              <w:rPr>
                <w:noProof/>
                <w:webHidden/>
              </w:rPr>
              <w:instrText xml:space="preserve"> PAGEREF _Toc203222017 \h </w:instrText>
            </w:r>
            <w:r>
              <w:rPr>
                <w:noProof/>
                <w:webHidden/>
              </w:rPr>
            </w:r>
            <w:r>
              <w:rPr>
                <w:noProof/>
                <w:webHidden/>
              </w:rPr>
              <w:fldChar w:fldCharType="separate"/>
            </w:r>
            <w:r>
              <w:rPr>
                <w:noProof/>
                <w:webHidden/>
              </w:rPr>
              <w:t>95</w:t>
            </w:r>
            <w:r>
              <w:rPr>
                <w:noProof/>
                <w:webHidden/>
              </w:rPr>
              <w:fldChar w:fldCharType="end"/>
            </w:r>
          </w:hyperlink>
        </w:p>
        <w:p w14:paraId="7344AE94" w14:textId="73A90A9A" w:rsidR="00BC7F2D" w:rsidRDefault="00BC7F2D">
          <w:pPr>
            <w:pStyle w:val="TOC3"/>
            <w:tabs>
              <w:tab w:val="right" w:leader="dot" w:pos="9016"/>
            </w:tabs>
            <w:rPr>
              <w:noProof/>
            </w:rPr>
          </w:pPr>
          <w:hyperlink w:anchor="_Toc203222018" w:history="1">
            <w:r w:rsidRPr="00A97A05">
              <w:rPr>
                <w:rStyle w:val="Hyperlink"/>
                <w:noProof/>
              </w:rPr>
              <w:t>5.5.2 Učenje kroz domene i višezadaćna fleksibilnost</w:t>
            </w:r>
            <w:r>
              <w:rPr>
                <w:noProof/>
                <w:webHidden/>
              </w:rPr>
              <w:tab/>
            </w:r>
            <w:r>
              <w:rPr>
                <w:noProof/>
                <w:webHidden/>
              </w:rPr>
              <w:fldChar w:fldCharType="begin"/>
            </w:r>
            <w:r>
              <w:rPr>
                <w:noProof/>
                <w:webHidden/>
              </w:rPr>
              <w:instrText xml:space="preserve"> PAGEREF _Toc203222018 \h </w:instrText>
            </w:r>
            <w:r>
              <w:rPr>
                <w:noProof/>
                <w:webHidden/>
              </w:rPr>
            </w:r>
            <w:r>
              <w:rPr>
                <w:noProof/>
                <w:webHidden/>
              </w:rPr>
              <w:fldChar w:fldCharType="separate"/>
            </w:r>
            <w:r>
              <w:rPr>
                <w:noProof/>
                <w:webHidden/>
              </w:rPr>
              <w:t>97</w:t>
            </w:r>
            <w:r>
              <w:rPr>
                <w:noProof/>
                <w:webHidden/>
              </w:rPr>
              <w:fldChar w:fldCharType="end"/>
            </w:r>
          </w:hyperlink>
        </w:p>
        <w:p w14:paraId="2CEA6877" w14:textId="63BF4772" w:rsidR="00BC7F2D" w:rsidRDefault="00BC7F2D">
          <w:pPr>
            <w:pStyle w:val="TOC3"/>
            <w:tabs>
              <w:tab w:val="right" w:leader="dot" w:pos="9016"/>
            </w:tabs>
            <w:rPr>
              <w:noProof/>
            </w:rPr>
          </w:pPr>
          <w:hyperlink w:anchor="_Toc203222019" w:history="1">
            <w:r w:rsidRPr="00A97A05">
              <w:rPr>
                <w:rStyle w:val="Hyperlink"/>
                <w:noProof/>
              </w:rPr>
              <w:t>5.5.3 Nove arhitekture i agentska rješenja s naznakama opće inteligencije</w:t>
            </w:r>
            <w:r>
              <w:rPr>
                <w:noProof/>
                <w:webHidden/>
              </w:rPr>
              <w:tab/>
            </w:r>
            <w:r>
              <w:rPr>
                <w:noProof/>
                <w:webHidden/>
              </w:rPr>
              <w:fldChar w:fldCharType="begin"/>
            </w:r>
            <w:r>
              <w:rPr>
                <w:noProof/>
                <w:webHidden/>
              </w:rPr>
              <w:instrText xml:space="preserve"> PAGEREF _Toc203222019 \h </w:instrText>
            </w:r>
            <w:r>
              <w:rPr>
                <w:noProof/>
                <w:webHidden/>
              </w:rPr>
            </w:r>
            <w:r>
              <w:rPr>
                <w:noProof/>
                <w:webHidden/>
              </w:rPr>
              <w:fldChar w:fldCharType="separate"/>
            </w:r>
            <w:r>
              <w:rPr>
                <w:noProof/>
                <w:webHidden/>
              </w:rPr>
              <w:t>97</w:t>
            </w:r>
            <w:r>
              <w:rPr>
                <w:noProof/>
                <w:webHidden/>
              </w:rPr>
              <w:fldChar w:fldCharType="end"/>
            </w:r>
          </w:hyperlink>
        </w:p>
        <w:p w14:paraId="37B66B15" w14:textId="691B34FF" w:rsidR="00BC7F2D" w:rsidRDefault="00BC7F2D">
          <w:pPr>
            <w:pStyle w:val="TOC3"/>
            <w:tabs>
              <w:tab w:val="right" w:leader="dot" w:pos="9016"/>
            </w:tabs>
            <w:rPr>
              <w:noProof/>
            </w:rPr>
          </w:pPr>
          <w:hyperlink w:anchor="_Toc203222020" w:history="1">
            <w:r w:rsidRPr="00A97A05">
              <w:rPr>
                <w:rStyle w:val="Hyperlink"/>
                <w:noProof/>
              </w:rPr>
              <w:t>5.5.4 Simulacijska hipoteza i AGI</w:t>
            </w:r>
            <w:r>
              <w:rPr>
                <w:noProof/>
                <w:webHidden/>
              </w:rPr>
              <w:tab/>
            </w:r>
            <w:r>
              <w:rPr>
                <w:noProof/>
                <w:webHidden/>
              </w:rPr>
              <w:fldChar w:fldCharType="begin"/>
            </w:r>
            <w:r>
              <w:rPr>
                <w:noProof/>
                <w:webHidden/>
              </w:rPr>
              <w:instrText xml:space="preserve"> PAGEREF _Toc203222020 \h </w:instrText>
            </w:r>
            <w:r>
              <w:rPr>
                <w:noProof/>
                <w:webHidden/>
              </w:rPr>
            </w:r>
            <w:r>
              <w:rPr>
                <w:noProof/>
                <w:webHidden/>
              </w:rPr>
              <w:fldChar w:fldCharType="separate"/>
            </w:r>
            <w:r>
              <w:rPr>
                <w:noProof/>
                <w:webHidden/>
              </w:rPr>
              <w:t>99</w:t>
            </w:r>
            <w:r>
              <w:rPr>
                <w:noProof/>
                <w:webHidden/>
              </w:rPr>
              <w:fldChar w:fldCharType="end"/>
            </w:r>
          </w:hyperlink>
        </w:p>
        <w:p w14:paraId="6C36D3E7" w14:textId="7D4C6A21" w:rsidR="00BC7F2D" w:rsidRDefault="00BC7F2D">
          <w:pPr>
            <w:pStyle w:val="TOC3"/>
            <w:tabs>
              <w:tab w:val="right" w:leader="dot" w:pos="9016"/>
            </w:tabs>
            <w:rPr>
              <w:noProof/>
            </w:rPr>
          </w:pPr>
          <w:hyperlink w:anchor="_Toc203222021" w:history="1">
            <w:r w:rsidRPr="00A97A05">
              <w:rPr>
                <w:rStyle w:val="Hyperlink"/>
                <w:noProof/>
              </w:rPr>
              <w:t>5.5.5 Ontološki status AGI-ja kao digitalnog misaonog entiteta</w:t>
            </w:r>
            <w:r>
              <w:rPr>
                <w:noProof/>
                <w:webHidden/>
              </w:rPr>
              <w:tab/>
            </w:r>
            <w:r>
              <w:rPr>
                <w:noProof/>
                <w:webHidden/>
              </w:rPr>
              <w:fldChar w:fldCharType="begin"/>
            </w:r>
            <w:r>
              <w:rPr>
                <w:noProof/>
                <w:webHidden/>
              </w:rPr>
              <w:instrText xml:space="preserve"> PAGEREF _Toc203222021 \h </w:instrText>
            </w:r>
            <w:r>
              <w:rPr>
                <w:noProof/>
                <w:webHidden/>
              </w:rPr>
            </w:r>
            <w:r>
              <w:rPr>
                <w:noProof/>
                <w:webHidden/>
              </w:rPr>
              <w:fldChar w:fldCharType="separate"/>
            </w:r>
            <w:r>
              <w:rPr>
                <w:noProof/>
                <w:webHidden/>
              </w:rPr>
              <w:t>100</w:t>
            </w:r>
            <w:r>
              <w:rPr>
                <w:noProof/>
                <w:webHidden/>
              </w:rPr>
              <w:fldChar w:fldCharType="end"/>
            </w:r>
          </w:hyperlink>
        </w:p>
        <w:p w14:paraId="0E6C2581" w14:textId="7B44F370" w:rsidR="00BC7F2D" w:rsidRDefault="00BC7F2D">
          <w:pPr>
            <w:pStyle w:val="TOC3"/>
            <w:tabs>
              <w:tab w:val="right" w:leader="dot" w:pos="9016"/>
            </w:tabs>
            <w:rPr>
              <w:noProof/>
            </w:rPr>
          </w:pPr>
          <w:hyperlink w:anchor="_Toc203222022" w:history="1">
            <w:r w:rsidRPr="00A97A05">
              <w:rPr>
                <w:rStyle w:val="Hyperlink"/>
                <w:noProof/>
              </w:rPr>
              <w:t>5.5.6 Društveno-ontološke implikacije AGI-ja: rad, identitet i agencija</w:t>
            </w:r>
            <w:r>
              <w:rPr>
                <w:noProof/>
                <w:webHidden/>
              </w:rPr>
              <w:tab/>
            </w:r>
            <w:r>
              <w:rPr>
                <w:noProof/>
                <w:webHidden/>
              </w:rPr>
              <w:fldChar w:fldCharType="begin"/>
            </w:r>
            <w:r>
              <w:rPr>
                <w:noProof/>
                <w:webHidden/>
              </w:rPr>
              <w:instrText xml:space="preserve"> PAGEREF _Toc203222022 \h </w:instrText>
            </w:r>
            <w:r>
              <w:rPr>
                <w:noProof/>
                <w:webHidden/>
              </w:rPr>
            </w:r>
            <w:r>
              <w:rPr>
                <w:noProof/>
                <w:webHidden/>
              </w:rPr>
              <w:fldChar w:fldCharType="separate"/>
            </w:r>
            <w:r>
              <w:rPr>
                <w:noProof/>
                <w:webHidden/>
              </w:rPr>
              <w:t>101</w:t>
            </w:r>
            <w:r>
              <w:rPr>
                <w:noProof/>
                <w:webHidden/>
              </w:rPr>
              <w:fldChar w:fldCharType="end"/>
            </w:r>
          </w:hyperlink>
        </w:p>
        <w:p w14:paraId="65E77E95" w14:textId="5F4E6328" w:rsidR="00BC7F2D" w:rsidRDefault="00BC7F2D">
          <w:pPr>
            <w:pStyle w:val="TOC1"/>
            <w:tabs>
              <w:tab w:val="right" w:leader="dot" w:pos="9016"/>
            </w:tabs>
            <w:rPr>
              <w:noProof/>
            </w:rPr>
          </w:pPr>
          <w:hyperlink w:anchor="_Toc203222023" w:history="1">
            <w:r w:rsidRPr="00A97A05">
              <w:rPr>
                <w:rStyle w:val="Hyperlink"/>
                <w:noProof/>
              </w:rPr>
              <w:t>6. Od jezičnog modela do komunikacijskog partnera: arhitektura i primjena ai agenata</w:t>
            </w:r>
            <w:r>
              <w:rPr>
                <w:noProof/>
                <w:webHidden/>
              </w:rPr>
              <w:tab/>
            </w:r>
            <w:r>
              <w:rPr>
                <w:noProof/>
                <w:webHidden/>
              </w:rPr>
              <w:fldChar w:fldCharType="begin"/>
            </w:r>
            <w:r>
              <w:rPr>
                <w:noProof/>
                <w:webHidden/>
              </w:rPr>
              <w:instrText xml:space="preserve"> PAGEREF _Toc203222023 \h </w:instrText>
            </w:r>
            <w:r>
              <w:rPr>
                <w:noProof/>
                <w:webHidden/>
              </w:rPr>
            </w:r>
            <w:r>
              <w:rPr>
                <w:noProof/>
                <w:webHidden/>
              </w:rPr>
              <w:fldChar w:fldCharType="separate"/>
            </w:r>
            <w:r>
              <w:rPr>
                <w:noProof/>
                <w:webHidden/>
              </w:rPr>
              <w:t>102</w:t>
            </w:r>
            <w:r>
              <w:rPr>
                <w:noProof/>
                <w:webHidden/>
              </w:rPr>
              <w:fldChar w:fldCharType="end"/>
            </w:r>
          </w:hyperlink>
        </w:p>
        <w:p w14:paraId="7CF00739" w14:textId="52942869" w:rsidR="00BC7F2D" w:rsidRDefault="00BC7F2D">
          <w:pPr>
            <w:pStyle w:val="TOC2"/>
            <w:tabs>
              <w:tab w:val="left" w:pos="960"/>
              <w:tab w:val="right" w:leader="dot" w:pos="9016"/>
            </w:tabs>
            <w:rPr>
              <w:noProof/>
            </w:rPr>
          </w:pPr>
          <w:hyperlink w:anchor="_Toc203222024" w:history="1">
            <w:r w:rsidRPr="00A97A05">
              <w:rPr>
                <w:rStyle w:val="Hyperlink"/>
                <w:noProof/>
              </w:rPr>
              <w:t>6.1</w:t>
            </w:r>
            <w:r>
              <w:rPr>
                <w:noProof/>
              </w:rPr>
              <w:tab/>
            </w:r>
            <w:r w:rsidRPr="00A97A05">
              <w:rPr>
                <w:rStyle w:val="Hyperlink"/>
                <w:noProof/>
              </w:rPr>
              <w:t>Uvod: Evolucija od Modela do Agenta</w:t>
            </w:r>
            <w:r>
              <w:rPr>
                <w:noProof/>
                <w:webHidden/>
              </w:rPr>
              <w:tab/>
            </w:r>
            <w:r>
              <w:rPr>
                <w:noProof/>
                <w:webHidden/>
              </w:rPr>
              <w:fldChar w:fldCharType="begin"/>
            </w:r>
            <w:r>
              <w:rPr>
                <w:noProof/>
                <w:webHidden/>
              </w:rPr>
              <w:instrText xml:space="preserve"> PAGEREF _Toc203222024 \h </w:instrText>
            </w:r>
            <w:r>
              <w:rPr>
                <w:noProof/>
                <w:webHidden/>
              </w:rPr>
            </w:r>
            <w:r>
              <w:rPr>
                <w:noProof/>
                <w:webHidden/>
              </w:rPr>
              <w:fldChar w:fldCharType="separate"/>
            </w:r>
            <w:r>
              <w:rPr>
                <w:noProof/>
                <w:webHidden/>
              </w:rPr>
              <w:t>102</w:t>
            </w:r>
            <w:r>
              <w:rPr>
                <w:noProof/>
                <w:webHidden/>
              </w:rPr>
              <w:fldChar w:fldCharType="end"/>
            </w:r>
          </w:hyperlink>
        </w:p>
        <w:p w14:paraId="1F520188" w14:textId="41940978" w:rsidR="00BC7F2D" w:rsidRDefault="00BC7F2D">
          <w:pPr>
            <w:pStyle w:val="TOC2"/>
            <w:tabs>
              <w:tab w:val="right" w:leader="dot" w:pos="9016"/>
            </w:tabs>
            <w:rPr>
              <w:noProof/>
            </w:rPr>
          </w:pPr>
          <w:hyperlink w:anchor="_Toc203222025" w:history="1">
            <w:r w:rsidRPr="00A97A05">
              <w:rPr>
                <w:rStyle w:val="Hyperlink"/>
                <w:noProof/>
              </w:rPr>
              <w:t>6.2 Programabilni jezik: Uloga aplikacijskog programskog sučelja (API) kao mosta</w:t>
            </w:r>
            <w:r>
              <w:rPr>
                <w:noProof/>
                <w:webHidden/>
              </w:rPr>
              <w:tab/>
            </w:r>
            <w:r>
              <w:rPr>
                <w:noProof/>
                <w:webHidden/>
              </w:rPr>
              <w:fldChar w:fldCharType="begin"/>
            </w:r>
            <w:r>
              <w:rPr>
                <w:noProof/>
                <w:webHidden/>
              </w:rPr>
              <w:instrText xml:space="preserve"> PAGEREF _Toc203222025 \h </w:instrText>
            </w:r>
            <w:r>
              <w:rPr>
                <w:noProof/>
                <w:webHidden/>
              </w:rPr>
            </w:r>
            <w:r>
              <w:rPr>
                <w:noProof/>
                <w:webHidden/>
              </w:rPr>
              <w:fldChar w:fldCharType="separate"/>
            </w:r>
            <w:r>
              <w:rPr>
                <w:noProof/>
                <w:webHidden/>
              </w:rPr>
              <w:t>104</w:t>
            </w:r>
            <w:r>
              <w:rPr>
                <w:noProof/>
                <w:webHidden/>
              </w:rPr>
              <w:fldChar w:fldCharType="end"/>
            </w:r>
          </w:hyperlink>
        </w:p>
        <w:p w14:paraId="28118092" w14:textId="09BA6FE3" w:rsidR="00BC7F2D" w:rsidRDefault="00BC7F2D">
          <w:pPr>
            <w:pStyle w:val="TOC2"/>
            <w:tabs>
              <w:tab w:val="right" w:leader="dot" w:pos="9016"/>
            </w:tabs>
            <w:rPr>
              <w:noProof/>
            </w:rPr>
          </w:pPr>
          <w:hyperlink w:anchor="_Toc203222026" w:history="1">
            <w:r w:rsidRPr="00A97A05">
              <w:rPr>
                <w:rStyle w:val="Hyperlink"/>
                <w:noProof/>
              </w:rPr>
              <w:t>6.2.1 Struktura API poziva</w:t>
            </w:r>
            <w:r>
              <w:rPr>
                <w:noProof/>
                <w:webHidden/>
              </w:rPr>
              <w:tab/>
            </w:r>
            <w:r>
              <w:rPr>
                <w:noProof/>
                <w:webHidden/>
              </w:rPr>
              <w:fldChar w:fldCharType="begin"/>
            </w:r>
            <w:r>
              <w:rPr>
                <w:noProof/>
                <w:webHidden/>
              </w:rPr>
              <w:instrText xml:space="preserve"> PAGEREF _Toc203222026 \h </w:instrText>
            </w:r>
            <w:r>
              <w:rPr>
                <w:noProof/>
                <w:webHidden/>
              </w:rPr>
            </w:r>
            <w:r>
              <w:rPr>
                <w:noProof/>
                <w:webHidden/>
              </w:rPr>
              <w:fldChar w:fldCharType="separate"/>
            </w:r>
            <w:r>
              <w:rPr>
                <w:noProof/>
                <w:webHidden/>
              </w:rPr>
              <w:t>105</w:t>
            </w:r>
            <w:r>
              <w:rPr>
                <w:noProof/>
                <w:webHidden/>
              </w:rPr>
              <w:fldChar w:fldCharType="end"/>
            </w:r>
          </w:hyperlink>
        </w:p>
        <w:p w14:paraId="427E236D" w14:textId="00770A72" w:rsidR="00BC7F2D" w:rsidRDefault="00BC7F2D">
          <w:pPr>
            <w:pStyle w:val="TOC2"/>
            <w:tabs>
              <w:tab w:val="left" w:pos="960"/>
              <w:tab w:val="right" w:leader="dot" w:pos="9016"/>
            </w:tabs>
            <w:rPr>
              <w:noProof/>
            </w:rPr>
          </w:pPr>
          <w:hyperlink w:anchor="_Toc203222027" w:history="1">
            <w:r w:rsidRPr="00A97A05">
              <w:rPr>
                <w:rStyle w:val="Hyperlink"/>
                <w:noProof/>
              </w:rPr>
              <w:t>6.3</w:t>
            </w:r>
            <w:r>
              <w:rPr>
                <w:noProof/>
              </w:rPr>
              <w:tab/>
            </w:r>
            <w:r w:rsidRPr="00A97A05">
              <w:rPr>
                <w:rStyle w:val="Hyperlink"/>
                <w:noProof/>
              </w:rPr>
              <w:t>Anatomija modernog komunikacijskog partnera</w:t>
            </w:r>
            <w:r>
              <w:rPr>
                <w:noProof/>
                <w:webHidden/>
              </w:rPr>
              <w:tab/>
            </w:r>
            <w:r>
              <w:rPr>
                <w:noProof/>
                <w:webHidden/>
              </w:rPr>
              <w:fldChar w:fldCharType="begin"/>
            </w:r>
            <w:r>
              <w:rPr>
                <w:noProof/>
                <w:webHidden/>
              </w:rPr>
              <w:instrText xml:space="preserve"> PAGEREF _Toc203222027 \h </w:instrText>
            </w:r>
            <w:r>
              <w:rPr>
                <w:noProof/>
                <w:webHidden/>
              </w:rPr>
            </w:r>
            <w:r>
              <w:rPr>
                <w:noProof/>
                <w:webHidden/>
              </w:rPr>
              <w:fldChar w:fldCharType="separate"/>
            </w:r>
            <w:r>
              <w:rPr>
                <w:noProof/>
                <w:webHidden/>
              </w:rPr>
              <w:t>106</w:t>
            </w:r>
            <w:r>
              <w:rPr>
                <w:noProof/>
                <w:webHidden/>
              </w:rPr>
              <w:fldChar w:fldCharType="end"/>
            </w:r>
          </w:hyperlink>
        </w:p>
        <w:p w14:paraId="7C21E3E3" w14:textId="162AA2C6" w:rsidR="00BC7F2D" w:rsidRDefault="00BC7F2D">
          <w:pPr>
            <w:pStyle w:val="TOC3"/>
            <w:tabs>
              <w:tab w:val="right" w:leader="dot" w:pos="9016"/>
            </w:tabs>
            <w:rPr>
              <w:noProof/>
            </w:rPr>
          </w:pPr>
          <w:hyperlink w:anchor="_Toc203222028" w:history="1">
            <w:r w:rsidRPr="00A97A05">
              <w:rPr>
                <w:rStyle w:val="Hyperlink"/>
                <w:noProof/>
              </w:rPr>
              <w:t>6.3.1 Mozak operacije: jezgra llm-a i umijeće upravljanja</w:t>
            </w:r>
            <w:r>
              <w:rPr>
                <w:noProof/>
                <w:webHidden/>
              </w:rPr>
              <w:tab/>
            </w:r>
            <w:r>
              <w:rPr>
                <w:noProof/>
                <w:webHidden/>
              </w:rPr>
              <w:fldChar w:fldCharType="begin"/>
            </w:r>
            <w:r>
              <w:rPr>
                <w:noProof/>
                <w:webHidden/>
              </w:rPr>
              <w:instrText xml:space="preserve"> PAGEREF _Toc203222028 \h </w:instrText>
            </w:r>
            <w:r>
              <w:rPr>
                <w:noProof/>
                <w:webHidden/>
              </w:rPr>
            </w:r>
            <w:r>
              <w:rPr>
                <w:noProof/>
                <w:webHidden/>
              </w:rPr>
              <w:fldChar w:fldCharType="separate"/>
            </w:r>
            <w:r>
              <w:rPr>
                <w:noProof/>
                <w:webHidden/>
              </w:rPr>
              <w:t>108</w:t>
            </w:r>
            <w:r>
              <w:rPr>
                <w:noProof/>
                <w:webHidden/>
              </w:rPr>
              <w:fldChar w:fldCharType="end"/>
            </w:r>
          </w:hyperlink>
        </w:p>
        <w:p w14:paraId="3B306CC2" w14:textId="01BCA752" w:rsidR="00BC7F2D" w:rsidRDefault="00BC7F2D">
          <w:pPr>
            <w:pStyle w:val="TOC3"/>
            <w:tabs>
              <w:tab w:val="right" w:leader="dot" w:pos="9016"/>
            </w:tabs>
            <w:rPr>
              <w:noProof/>
            </w:rPr>
          </w:pPr>
          <w:hyperlink w:anchor="_Toc203222029" w:history="1">
            <w:r w:rsidRPr="00A97A05">
              <w:rPr>
                <w:rStyle w:val="Hyperlink"/>
                <w:noProof/>
              </w:rPr>
              <w:t>6.3.2 Ustrojstvo pamćenja u konverzacijskih sustava</w:t>
            </w:r>
            <w:r>
              <w:rPr>
                <w:noProof/>
                <w:webHidden/>
              </w:rPr>
              <w:tab/>
            </w:r>
            <w:r>
              <w:rPr>
                <w:noProof/>
                <w:webHidden/>
              </w:rPr>
              <w:fldChar w:fldCharType="begin"/>
            </w:r>
            <w:r>
              <w:rPr>
                <w:noProof/>
                <w:webHidden/>
              </w:rPr>
              <w:instrText xml:space="preserve"> PAGEREF _Toc203222029 \h </w:instrText>
            </w:r>
            <w:r>
              <w:rPr>
                <w:noProof/>
                <w:webHidden/>
              </w:rPr>
            </w:r>
            <w:r>
              <w:rPr>
                <w:noProof/>
                <w:webHidden/>
              </w:rPr>
              <w:fldChar w:fldCharType="separate"/>
            </w:r>
            <w:r>
              <w:rPr>
                <w:noProof/>
                <w:webHidden/>
              </w:rPr>
              <w:t>111</w:t>
            </w:r>
            <w:r>
              <w:rPr>
                <w:noProof/>
                <w:webHidden/>
              </w:rPr>
              <w:fldChar w:fldCharType="end"/>
            </w:r>
          </w:hyperlink>
        </w:p>
        <w:p w14:paraId="4BC91A87" w14:textId="663A0957" w:rsidR="00BC7F2D" w:rsidRDefault="00BC7F2D">
          <w:pPr>
            <w:pStyle w:val="TOC3"/>
            <w:tabs>
              <w:tab w:val="right" w:leader="dot" w:pos="9016"/>
            </w:tabs>
            <w:rPr>
              <w:noProof/>
            </w:rPr>
          </w:pPr>
          <w:hyperlink w:anchor="_Toc203222030" w:history="1">
            <w:r w:rsidRPr="00A97A05">
              <w:rPr>
                <w:rStyle w:val="Hyperlink"/>
                <w:noProof/>
              </w:rPr>
              <w:t>6.3.3 Epistemičko utemeljenje: dohvaćanjem obogaćeno generiranje (RAG)</w:t>
            </w:r>
            <w:r>
              <w:rPr>
                <w:noProof/>
                <w:webHidden/>
              </w:rPr>
              <w:tab/>
            </w:r>
            <w:r>
              <w:rPr>
                <w:noProof/>
                <w:webHidden/>
              </w:rPr>
              <w:fldChar w:fldCharType="begin"/>
            </w:r>
            <w:r>
              <w:rPr>
                <w:noProof/>
                <w:webHidden/>
              </w:rPr>
              <w:instrText xml:space="preserve"> PAGEREF _Toc203222030 \h </w:instrText>
            </w:r>
            <w:r>
              <w:rPr>
                <w:noProof/>
                <w:webHidden/>
              </w:rPr>
            </w:r>
            <w:r>
              <w:rPr>
                <w:noProof/>
                <w:webHidden/>
              </w:rPr>
              <w:fldChar w:fldCharType="separate"/>
            </w:r>
            <w:r>
              <w:rPr>
                <w:noProof/>
                <w:webHidden/>
              </w:rPr>
              <w:t>112</w:t>
            </w:r>
            <w:r>
              <w:rPr>
                <w:noProof/>
                <w:webHidden/>
              </w:rPr>
              <w:fldChar w:fldCharType="end"/>
            </w:r>
          </w:hyperlink>
        </w:p>
        <w:p w14:paraId="7D0B94E4" w14:textId="229D9ED9" w:rsidR="00BC7F2D" w:rsidRDefault="00BC7F2D">
          <w:pPr>
            <w:pStyle w:val="TOC3"/>
            <w:tabs>
              <w:tab w:val="left" w:pos="1440"/>
              <w:tab w:val="right" w:leader="dot" w:pos="9016"/>
            </w:tabs>
            <w:rPr>
              <w:noProof/>
            </w:rPr>
          </w:pPr>
          <w:hyperlink w:anchor="_Toc203222031" w:history="1">
            <w:r w:rsidRPr="00A97A05">
              <w:rPr>
                <w:rStyle w:val="Hyperlink"/>
                <w:noProof/>
              </w:rPr>
              <w:t>6.3.4</w:t>
            </w:r>
            <w:r>
              <w:rPr>
                <w:noProof/>
              </w:rPr>
              <w:tab/>
            </w:r>
            <w:r w:rsidRPr="00A97A05">
              <w:rPr>
                <w:rStyle w:val="Hyperlink"/>
                <w:noProof/>
              </w:rPr>
              <w:t>Ruke za djelovanje: služenje oruđima kao iskorak u moći</w:t>
            </w:r>
            <w:r>
              <w:rPr>
                <w:noProof/>
                <w:webHidden/>
              </w:rPr>
              <w:tab/>
            </w:r>
            <w:r>
              <w:rPr>
                <w:noProof/>
                <w:webHidden/>
              </w:rPr>
              <w:fldChar w:fldCharType="begin"/>
            </w:r>
            <w:r>
              <w:rPr>
                <w:noProof/>
                <w:webHidden/>
              </w:rPr>
              <w:instrText xml:space="preserve"> PAGEREF _Toc203222031 \h </w:instrText>
            </w:r>
            <w:r>
              <w:rPr>
                <w:noProof/>
                <w:webHidden/>
              </w:rPr>
            </w:r>
            <w:r>
              <w:rPr>
                <w:noProof/>
                <w:webHidden/>
              </w:rPr>
              <w:fldChar w:fldCharType="separate"/>
            </w:r>
            <w:r>
              <w:rPr>
                <w:noProof/>
                <w:webHidden/>
              </w:rPr>
              <w:t>114</w:t>
            </w:r>
            <w:r>
              <w:rPr>
                <w:noProof/>
                <w:webHidden/>
              </w:rPr>
              <w:fldChar w:fldCharType="end"/>
            </w:r>
          </w:hyperlink>
        </w:p>
        <w:p w14:paraId="405BE597" w14:textId="2386F176" w:rsidR="00BC7F2D" w:rsidRDefault="00BC7F2D">
          <w:pPr>
            <w:pStyle w:val="TOC3"/>
            <w:tabs>
              <w:tab w:val="left" w:pos="1440"/>
              <w:tab w:val="right" w:leader="dot" w:pos="9016"/>
            </w:tabs>
            <w:rPr>
              <w:noProof/>
            </w:rPr>
          </w:pPr>
          <w:hyperlink w:anchor="_Toc203222032" w:history="1">
            <w:r w:rsidRPr="00A97A05">
              <w:rPr>
                <w:rStyle w:val="Hyperlink"/>
                <w:noProof/>
              </w:rPr>
              <w:t>6.3.5</w:t>
            </w:r>
            <w:r>
              <w:rPr>
                <w:noProof/>
              </w:rPr>
              <w:tab/>
            </w:r>
            <w:r w:rsidRPr="00A97A05">
              <w:rPr>
                <w:rStyle w:val="Hyperlink"/>
                <w:noProof/>
              </w:rPr>
              <w:t>Djelatni agent: sklad sposobnosti</w:t>
            </w:r>
            <w:r>
              <w:rPr>
                <w:noProof/>
                <w:webHidden/>
              </w:rPr>
              <w:tab/>
            </w:r>
            <w:r>
              <w:rPr>
                <w:noProof/>
                <w:webHidden/>
              </w:rPr>
              <w:fldChar w:fldCharType="begin"/>
            </w:r>
            <w:r>
              <w:rPr>
                <w:noProof/>
                <w:webHidden/>
              </w:rPr>
              <w:instrText xml:space="preserve"> PAGEREF _Toc203222032 \h </w:instrText>
            </w:r>
            <w:r>
              <w:rPr>
                <w:noProof/>
                <w:webHidden/>
              </w:rPr>
            </w:r>
            <w:r>
              <w:rPr>
                <w:noProof/>
                <w:webHidden/>
              </w:rPr>
              <w:fldChar w:fldCharType="separate"/>
            </w:r>
            <w:r>
              <w:rPr>
                <w:noProof/>
                <w:webHidden/>
              </w:rPr>
              <w:t>116</w:t>
            </w:r>
            <w:r>
              <w:rPr>
                <w:noProof/>
                <w:webHidden/>
              </w:rPr>
              <w:fldChar w:fldCharType="end"/>
            </w:r>
          </w:hyperlink>
        </w:p>
        <w:p w14:paraId="2083A7F3" w14:textId="4DD19AA5" w:rsidR="00BC7F2D" w:rsidRDefault="00BC7F2D">
          <w:pPr>
            <w:pStyle w:val="TOC3"/>
            <w:tabs>
              <w:tab w:val="right" w:leader="dot" w:pos="9016"/>
            </w:tabs>
            <w:rPr>
              <w:noProof/>
            </w:rPr>
          </w:pPr>
          <w:hyperlink w:anchor="_Toc203222033" w:history="1">
            <w:r w:rsidRPr="00A97A05">
              <w:rPr>
                <w:rStyle w:val="Hyperlink"/>
                <w:noProof/>
              </w:rPr>
              <w:t>6.3.6 Zaključak: rođenje komunikacijskog partnera</w:t>
            </w:r>
            <w:r>
              <w:rPr>
                <w:noProof/>
                <w:webHidden/>
              </w:rPr>
              <w:tab/>
            </w:r>
            <w:r>
              <w:rPr>
                <w:noProof/>
                <w:webHidden/>
              </w:rPr>
              <w:fldChar w:fldCharType="begin"/>
            </w:r>
            <w:r>
              <w:rPr>
                <w:noProof/>
                <w:webHidden/>
              </w:rPr>
              <w:instrText xml:space="preserve"> PAGEREF _Toc203222033 \h </w:instrText>
            </w:r>
            <w:r>
              <w:rPr>
                <w:noProof/>
                <w:webHidden/>
              </w:rPr>
            </w:r>
            <w:r>
              <w:rPr>
                <w:noProof/>
                <w:webHidden/>
              </w:rPr>
              <w:fldChar w:fldCharType="separate"/>
            </w:r>
            <w:r>
              <w:rPr>
                <w:noProof/>
                <w:webHidden/>
              </w:rPr>
              <w:t>119</w:t>
            </w:r>
            <w:r>
              <w:rPr>
                <w:noProof/>
                <w:webHidden/>
              </w:rPr>
              <w:fldChar w:fldCharType="end"/>
            </w:r>
          </w:hyperlink>
        </w:p>
        <w:p w14:paraId="75CEE3CD" w14:textId="4C2EA113" w:rsidR="00BC7F2D" w:rsidRDefault="00BC7F2D">
          <w:pPr>
            <w:pStyle w:val="TOC1"/>
            <w:tabs>
              <w:tab w:val="right" w:leader="dot" w:pos="9016"/>
            </w:tabs>
            <w:rPr>
              <w:noProof/>
            </w:rPr>
          </w:pPr>
          <w:hyperlink w:anchor="_Toc203222034" w:history="1">
            <w:r w:rsidRPr="00A97A05">
              <w:rPr>
                <w:rStyle w:val="Hyperlink"/>
                <w:noProof/>
              </w:rPr>
              <w:t>7. Izgradnja komunikacijskih partnera: primjeri</w:t>
            </w:r>
            <w:r>
              <w:rPr>
                <w:noProof/>
                <w:webHidden/>
              </w:rPr>
              <w:tab/>
            </w:r>
            <w:r>
              <w:rPr>
                <w:noProof/>
                <w:webHidden/>
              </w:rPr>
              <w:fldChar w:fldCharType="begin"/>
            </w:r>
            <w:r>
              <w:rPr>
                <w:noProof/>
                <w:webHidden/>
              </w:rPr>
              <w:instrText xml:space="preserve"> PAGEREF _Toc203222034 \h </w:instrText>
            </w:r>
            <w:r>
              <w:rPr>
                <w:noProof/>
                <w:webHidden/>
              </w:rPr>
            </w:r>
            <w:r>
              <w:rPr>
                <w:noProof/>
                <w:webHidden/>
              </w:rPr>
              <w:fldChar w:fldCharType="separate"/>
            </w:r>
            <w:r>
              <w:rPr>
                <w:noProof/>
                <w:webHidden/>
              </w:rPr>
              <w:t>121</w:t>
            </w:r>
            <w:r>
              <w:rPr>
                <w:noProof/>
                <w:webHidden/>
              </w:rPr>
              <w:fldChar w:fldCharType="end"/>
            </w:r>
          </w:hyperlink>
        </w:p>
        <w:p w14:paraId="1D06171A" w14:textId="21D0918A" w:rsidR="00BC7F2D" w:rsidRDefault="00BC7F2D">
          <w:pPr>
            <w:pStyle w:val="TOC2"/>
            <w:tabs>
              <w:tab w:val="right" w:leader="dot" w:pos="9016"/>
            </w:tabs>
            <w:rPr>
              <w:noProof/>
            </w:rPr>
          </w:pPr>
          <w:hyperlink w:anchor="_Toc203222035" w:history="1">
            <w:r w:rsidRPr="00A97A05">
              <w:rPr>
                <w:rStyle w:val="Hyperlink"/>
                <w:noProof/>
              </w:rPr>
              <w:t>7.1 Digitalni sugovornici: Chatbotovi i virtualni asistenti u doba LLM-ova</w:t>
            </w:r>
            <w:r>
              <w:rPr>
                <w:noProof/>
                <w:webHidden/>
              </w:rPr>
              <w:tab/>
            </w:r>
            <w:r>
              <w:rPr>
                <w:noProof/>
                <w:webHidden/>
              </w:rPr>
              <w:fldChar w:fldCharType="begin"/>
            </w:r>
            <w:r>
              <w:rPr>
                <w:noProof/>
                <w:webHidden/>
              </w:rPr>
              <w:instrText xml:space="preserve"> PAGEREF _Toc203222035 \h </w:instrText>
            </w:r>
            <w:r>
              <w:rPr>
                <w:noProof/>
                <w:webHidden/>
              </w:rPr>
            </w:r>
            <w:r>
              <w:rPr>
                <w:noProof/>
                <w:webHidden/>
              </w:rPr>
              <w:fldChar w:fldCharType="separate"/>
            </w:r>
            <w:r>
              <w:rPr>
                <w:noProof/>
                <w:webHidden/>
              </w:rPr>
              <w:t>121</w:t>
            </w:r>
            <w:r>
              <w:rPr>
                <w:noProof/>
                <w:webHidden/>
              </w:rPr>
              <w:fldChar w:fldCharType="end"/>
            </w:r>
          </w:hyperlink>
        </w:p>
        <w:p w14:paraId="0DB0FC04" w14:textId="26980D5F" w:rsidR="00BC7F2D" w:rsidRDefault="00BC7F2D">
          <w:pPr>
            <w:pStyle w:val="TOC2"/>
            <w:tabs>
              <w:tab w:val="left" w:pos="960"/>
              <w:tab w:val="right" w:leader="dot" w:pos="9016"/>
            </w:tabs>
            <w:rPr>
              <w:noProof/>
            </w:rPr>
          </w:pPr>
          <w:hyperlink w:anchor="_Toc203222036" w:history="1">
            <w:r w:rsidRPr="00A97A05">
              <w:rPr>
                <w:rStyle w:val="Hyperlink"/>
                <w:noProof/>
              </w:rPr>
              <w:t>7.2</w:t>
            </w:r>
            <w:r>
              <w:rPr>
                <w:noProof/>
              </w:rPr>
              <w:tab/>
            </w:r>
            <w:r w:rsidRPr="00A97A05">
              <w:rPr>
                <w:rStyle w:val="Hyperlink"/>
                <w:noProof/>
              </w:rPr>
              <w:t>Primjene koje mijenjaju igru: gdje agenti stvaraju vrijednost?</w:t>
            </w:r>
            <w:r>
              <w:rPr>
                <w:noProof/>
                <w:webHidden/>
              </w:rPr>
              <w:tab/>
            </w:r>
            <w:r>
              <w:rPr>
                <w:noProof/>
                <w:webHidden/>
              </w:rPr>
              <w:fldChar w:fldCharType="begin"/>
            </w:r>
            <w:r>
              <w:rPr>
                <w:noProof/>
                <w:webHidden/>
              </w:rPr>
              <w:instrText xml:space="preserve"> PAGEREF _Toc203222036 \h </w:instrText>
            </w:r>
            <w:r>
              <w:rPr>
                <w:noProof/>
                <w:webHidden/>
              </w:rPr>
            </w:r>
            <w:r>
              <w:rPr>
                <w:noProof/>
                <w:webHidden/>
              </w:rPr>
              <w:fldChar w:fldCharType="separate"/>
            </w:r>
            <w:r>
              <w:rPr>
                <w:noProof/>
                <w:webHidden/>
              </w:rPr>
              <w:t>122</w:t>
            </w:r>
            <w:r>
              <w:rPr>
                <w:noProof/>
                <w:webHidden/>
              </w:rPr>
              <w:fldChar w:fldCharType="end"/>
            </w:r>
          </w:hyperlink>
        </w:p>
        <w:p w14:paraId="59C0E870" w14:textId="3B36411C" w:rsidR="00BC7F2D" w:rsidRDefault="00BC7F2D">
          <w:pPr>
            <w:pStyle w:val="TOC3"/>
            <w:tabs>
              <w:tab w:val="right" w:leader="dot" w:pos="9016"/>
            </w:tabs>
            <w:rPr>
              <w:noProof/>
            </w:rPr>
          </w:pPr>
          <w:hyperlink w:anchor="_Toc203222037" w:history="1">
            <w:r w:rsidRPr="00A97A05">
              <w:rPr>
                <w:rStyle w:val="Hyperlink"/>
                <w:noProof/>
              </w:rPr>
              <w:t>7.2.1 Revolucija u korisničkoj podršci i marketingu</w:t>
            </w:r>
            <w:r>
              <w:rPr>
                <w:noProof/>
                <w:webHidden/>
              </w:rPr>
              <w:tab/>
            </w:r>
            <w:r>
              <w:rPr>
                <w:noProof/>
                <w:webHidden/>
              </w:rPr>
              <w:fldChar w:fldCharType="begin"/>
            </w:r>
            <w:r>
              <w:rPr>
                <w:noProof/>
                <w:webHidden/>
              </w:rPr>
              <w:instrText xml:space="preserve"> PAGEREF _Toc203222037 \h </w:instrText>
            </w:r>
            <w:r>
              <w:rPr>
                <w:noProof/>
                <w:webHidden/>
              </w:rPr>
            </w:r>
            <w:r>
              <w:rPr>
                <w:noProof/>
                <w:webHidden/>
              </w:rPr>
              <w:fldChar w:fldCharType="separate"/>
            </w:r>
            <w:r>
              <w:rPr>
                <w:noProof/>
                <w:webHidden/>
              </w:rPr>
              <w:t>124</w:t>
            </w:r>
            <w:r>
              <w:rPr>
                <w:noProof/>
                <w:webHidden/>
              </w:rPr>
              <w:fldChar w:fldCharType="end"/>
            </w:r>
          </w:hyperlink>
        </w:p>
        <w:p w14:paraId="58A1F95C" w14:textId="014F38C5" w:rsidR="00BC7F2D" w:rsidRDefault="00BC7F2D">
          <w:pPr>
            <w:pStyle w:val="TOC3"/>
            <w:tabs>
              <w:tab w:val="right" w:leader="dot" w:pos="9016"/>
            </w:tabs>
            <w:rPr>
              <w:noProof/>
            </w:rPr>
          </w:pPr>
          <w:hyperlink w:anchor="_Toc203222038" w:history="1">
            <w:r w:rsidRPr="00A97A05">
              <w:rPr>
                <w:rStyle w:val="Hyperlink"/>
                <w:noProof/>
              </w:rPr>
              <w:t>7.2.2 Transformacija obrazovanja i personalizacije sadržaja</w:t>
            </w:r>
            <w:r>
              <w:rPr>
                <w:noProof/>
                <w:webHidden/>
              </w:rPr>
              <w:tab/>
            </w:r>
            <w:r>
              <w:rPr>
                <w:noProof/>
                <w:webHidden/>
              </w:rPr>
              <w:fldChar w:fldCharType="begin"/>
            </w:r>
            <w:r>
              <w:rPr>
                <w:noProof/>
                <w:webHidden/>
              </w:rPr>
              <w:instrText xml:space="preserve"> PAGEREF _Toc203222038 \h </w:instrText>
            </w:r>
            <w:r>
              <w:rPr>
                <w:noProof/>
                <w:webHidden/>
              </w:rPr>
            </w:r>
            <w:r>
              <w:rPr>
                <w:noProof/>
                <w:webHidden/>
              </w:rPr>
              <w:fldChar w:fldCharType="separate"/>
            </w:r>
            <w:r>
              <w:rPr>
                <w:noProof/>
                <w:webHidden/>
              </w:rPr>
              <w:t>126</w:t>
            </w:r>
            <w:r>
              <w:rPr>
                <w:noProof/>
                <w:webHidden/>
              </w:rPr>
              <w:fldChar w:fldCharType="end"/>
            </w:r>
          </w:hyperlink>
        </w:p>
        <w:p w14:paraId="58E8351B" w14:textId="063B8925" w:rsidR="00BC7F2D" w:rsidRDefault="00BC7F2D">
          <w:pPr>
            <w:pStyle w:val="TOC3"/>
            <w:tabs>
              <w:tab w:val="right" w:leader="dot" w:pos="9016"/>
            </w:tabs>
            <w:rPr>
              <w:noProof/>
            </w:rPr>
          </w:pPr>
          <w:hyperlink w:anchor="_Toc203222039" w:history="1">
            <w:r w:rsidRPr="00A97A05">
              <w:rPr>
                <w:rStyle w:val="Hyperlink"/>
                <w:noProof/>
              </w:rPr>
              <w:t>7.2.3 Proširenje primjenjivosti: llm agenti u zdravstvu, poslovnim procesima i kreativnim industrijama</w:t>
            </w:r>
            <w:r>
              <w:rPr>
                <w:noProof/>
                <w:webHidden/>
              </w:rPr>
              <w:tab/>
            </w:r>
            <w:r>
              <w:rPr>
                <w:noProof/>
                <w:webHidden/>
              </w:rPr>
              <w:fldChar w:fldCharType="begin"/>
            </w:r>
            <w:r>
              <w:rPr>
                <w:noProof/>
                <w:webHidden/>
              </w:rPr>
              <w:instrText xml:space="preserve"> PAGEREF _Toc203222039 \h </w:instrText>
            </w:r>
            <w:r>
              <w:rPr>
                <w:noProof/>
                <w:webHidden/>
              </w:rPr>
            </w:r>
            <w:r>
              <w:rPr>
                <w:noProof/>
                <w:webHidden/>
              </w:rPr>
              <w:fldChar w:fldCharType="separate"/>
            </w:r>
            <w:r>
              <w:rPr>
                <w:noProof/>
                <w:webHidden/>
              </w:rPr>
              <w:t>127</w:t>
            </w:r>
            <w:r>
              <w:rPr>
                <w:noProof/>
                <w:webHidden/>
              </w:rPr>
              <w:fldChar w:fldCharType="end"/>
            </w:r>
          </w:hyperlink>
        </w:p>
        <w:p w14:paraId="5F4A4238" w14:textId="337E1BD9" w:rsidR="00BC7F2D" w:rsidRDefault="00BC7F2D">
          <w:pPr>
            <w:pStyle w:val="TOC3"/>
            <w:tabs>
              <w:tab w:val="right" w:leader="dot" w:pos="9016"/>
            </w:tabs>
            <w:rPr>
              <w:noProof/>
            </w:rPr>
          </w:pPr>
          <w:hyperlink w:anchor="_Toc203222040" w:history="1">
            <w:r w:rsidRPr="00A97A05">
              <w:rPr>
                <w:rStyle w:val="Hyperlink"/>
                <w:noProof/>
              </w:rPr>
              <w:t>7.2.4 Paradigma Personalizacije Sadržaja: Transverzalna Primjena AI Algoritama</w:t>
            </w:r>
            <w:r>
              <w:rPr>
                <w:noProof/>
                <w:webHidden/>
              </w:rPr>
              <w:tab/>
            </w:r>
            <w:r>
              <w:rPr>
                <w:noProof/>
                <w:webHidden/>
              </w:rPr>
              <w:fldChar w:fldCharType="begin"/>
            </w:r>
            <w:r>
              <w:rPr>
                <w:noProof/>
                <w:webHidden/>
              </w:rPr>
              <w:instrText xml:space="preserve"> PAGEREF _Toc203222040 \h </w:instrText>
            </w:r>
            <w:r>
              <w:rPr>
                <w:noProof/>
                <w:webHidden/>
              </w:rPr>
            </w:r>
            <w:r>
              <w:rPr>
                <w:noProof/>
                <w:webHidden/>
              </w:rPr>
              <w:fldChar w:fldCharType="separate"/>
            </w:r>
            <w:r>
              <w:rPr>
                <w:noProof/>
                <w:webHidden/>
              </w:rPr>
              <w:t>129</w:t>
            </w:r>
            <w:r>
              <w:rPr>
                <w:noProof/>
                <w:webHidden/>
              </w:rPr>
              <w:fldChar w:fldCharType="end"/>
            </w:r>
          </w:hyperlink>
        </w:p>
        <w:p w14:paraId="3EDB5063" w14:textId="64038B98" w:rsidR="00BC7F2D" w:rsidRDefault="00BC7F2D">
          <w:pPr>
            <w:pStyle w:val="TOC3"/>
            <w:tabs>
              <w:tab w:val="right" w:leader="dot" w:pos="9016"/>
            </w:tabs>
            <w:rPr>
              <w:noProof/>
            </w:rPr>
          </w:pPr>
          <w:hyperlink w:anchor="_Toc203222041" w:history="1">
            <w:r w:rsidRPr="00A97A05">
              <w:rPr>
                <w:rStyle w:val="Hyperlink"/>
                <w:noProof/>
              </w:rPr>
              <w:t>7.2.5 Izvan funkcionalnosti: početak širih razmatranja</w:t>
            </w:r>
            <w:r>
              <w:rPr>
                <w:noProof/>
                <w:webHidden/>
              </w:rPr>
              <w:tab/>
            </w:r>
            <w:r>
              <w:rPr>
                <w:noProof/>
                <w:webHidden/>
              </w:rPr>
              <w:fldChar w:fldCharType="begin"/>
            </w:r>
            <w:r>
              <w:rPr>
                <w:noProof/>
                <w:webHidden/>
              </w:rPr>
              <w:instrText xml:space="preserve"> PAGEREF _Toc203222041 \h </w:instrText>
            </w:r>
            <w:r>
              <w:rPr>
                <w:noProof/>
                <w:webHidden/>
              </w:rPr>
            </w:r>
            <w:r>
              <w:rPr>
                <w:noProof/>
                <w:webHidden/>
              </w:rPr>
              <w:fldChar w:fldCharType="separate"/>
            </w:r>
            <w:r>
              <w:rPr>
                <w:noProof/>
                <w:webHidden/>
              </w:rPr>
              <w:t>131</w:t>
            </w:r>
            <w:r>
              <w:rPr>
                <w:noProof/>
                <w:webHidden/>
              </w:rPr>
              <w:fldChar w:fldCharType="end"/>
            </w:r>
          </w:hyperlink>
        </w:p>
        <w:p w14:paraId="51FC1669" w14:textId="770F2E37" w:rsidR="00BC7F2D" w:rsidRDefault="00BC7F2D">
          <w:r>
            <w:rPr>
              <w:b/>
              <w:bCs/>
              <w:noProof/>
            </w:rPr>
            <w:fldChar w:fldCharType="end"/>
          </w:r>
        </w:p>
      </w:sdtContent>
    </w:sdt>
    <w:p w14:paraId="5FDEC2D3" w14:textId="7FE4FB67" w:rsidR="00BC7F2D" w:rsidRDefault="00BC7F2D">
      <w:pPr>
        <w:rPr>
          <w:b/>
          <w:bCs/>
          <w:color w:val="2E74B5"/>
          <w:sz w:val="28"/>
          <w:szCs w:val="28"/>
        </w:rPr>
      </w:pPr>
      <w:r>
        <w:rPr>
          <w:b/>
          <w:bCs/>
          <w:sz w:val="28"/>
          <w:szCs w:val="28"/>
        </w:rPr>
        <w:br w:type="page"/>
      </w:r>
    </w:p>
    <w:p w14:paraId="0E8DAE0F" w14:textId="77777777" w:rsidR="00BC7F2D" w:rsidRDefault="00BC7F2D">
      <w:pPr>
        <w:pStyle w:val="Heading1"/>
        <w:spacing w:before="300" w:after="200"/>
      </w:pPr>
    </w:p>
    <w:p w14:paraId="5195960B" w14:textId="44E8B2E2" w:rsidR="00C955CE" w:rsidRDefault="00C7299E" w:rsidP="001A502F">
      <w:pPr>
        <w:pStyle w:val="Heading1"/>
      </w:pPr>
      <w:bookmarkStart w:id="1" w:name="_Toc203221950"/>
      <w:r>
        <w:t>1 Uvod: Komunikacija i razvoj civilizacije</w:t>
      </w:r>
      <w:bookmarkEnd w:id="1"/>
    </w:p>
    <w:p w14:paraId="6C2E2AA4" w14:textId="77777777" w:rsidR="00D31AC5" w:rsidRDefault="00D31AC5" w:rsidP="00D31AC5">
      <w:pPr>
        <w:rPr>
          <w:szCs w:val="22"/>
        </w:rPr>
      </w:pPr>
      <w:r w:rsidRPr="00D31AC5">
        <w:rPr>
          <w:szCs w:val="22"/>
        </w:rPr>
        <w:t>Od pradavnih, jedva razlučivih glasova kojima su se sporazumijevali prvi hominidi, pa sve do složenih jezičnih tkiva što prožimaju današnje digitalne prostore, sporazumijevanje se ukazuje kao temeljna sila o kojoj ovisi sâm opstanak i razvoj ljudskih zajednica. Ono je vezivno tkivo koje pojedince spaja u društvo, zalog opstojnosti kulture i pokretač svake inovacije. Bez moći da se misli, iskustva i znanja prenose s naraštaja na naraštaj, ljudski bi opstanak ostao okovan u granicama nagonskoga, a pojam kulture bio bi nezamisliv.</w:t>
      </w:r>
    </w:p>
    <w:p w14:paraId="47C656C5" w14:textId="77777777" w:rsidR="00D31AC5" w:rsidRDefault="00D31AC5" w:rsidP="00D31AC5">
      <w:pPr>
        <w:rPr>
          <w:szCs w:val="22"/>
        </w:rPr>
      </w:pPr>
    </w:p>
    <w:p w14:paraId="26DB0B08" w14:textId="77777777" w:rsidR="00362234" w:rsidRDefault="00362234" w:rsidP="00362234">
      <w:pPr>
        <w:spacing w:after="200"/>
      </w:pPr>
      <w:r>
        <w:rPr>
          <w:szCs w:val="22"/>
        </w:rPr>
        <w:t>Temeljni pomak od jednostavnih signalnih sustava, kakve nalazimo u životinjskome svijetu, prema složenosti ljudskoga jezika nije bio trenutačan skok, već ishod dugotrajnoga evolucijskog procesa. To nasljeđe, sazdano od niza kognitivnih i društvenih prilagodbi, stvorilo je preduvjete za daljnji razvoj komunikacije i postavilo temelje za cjelokupnu ljudsku kulturu. Ono se ne očituje u jednoj sposobnosti, već u složenome isprepletanju više čimbenika koji su se međusobno poticali i oblikovali.</w:t>
      </w:r>
    </w:p>
    <w:p w14:paraId="3C42F318" w14:textId="16C7BDD9" w:rsidR="00362234" w:rsidRDefault="00362234" w:rsidP="00362234">
      <w:pPr>
        <w:spacing w:after="200"/>
        <w:rPr>
          <w:szCs w:val="22"/>
        </w:rPr>
      </w:pPr>
      <w:r>
        <w:rPr>
          <w:szCs w:val="22"/>
        </w:rPr>
        <w:t xml:space="preserve">Ključan trenutak u tome razvoju jest prijelaz s pretežito indeksičkih znakova, čvrsto vezanih za neposrednu zbilju, na uporabu simbola. Dok indeksički znakovi upućuju na nešto prisutno </w:t>
      </w:r>
      <w:r w:rsidR="00DB3341">
        <w:rPr>
          <w:szCs w:val="22"/>
        </w:rPr>
        <w:t xml:space="preserve">i </w:t>
      </w:r>
      <w:r w:rsidR="00596060">
        <w:rPr>
          <w:szCs w:val="22"/>
        </w:rPr>
        <w:t xml:space="preserve">korelacijski povezano </w:t>
      </w:r>
      <w:r>
        <w:rPr>
          <w:szCs w:val="22"/>
        </w:rPr>
        <w:t>(primjerice, dim na vatru), simboli svoju vrijednost crpe iz dogovora unutar zajednice, omogućujući time raspravu o predmetima, bićima i pojavama koji nisu prostorno ni vremenski prisutni, kao i o apstraktnim pojmovima. Takav prijelaz, međutim, nije bio moguć bez dubokih promjena u društvenoj strukturi. Razvoj suradničkoga ponašanja, kako ističe Tomasello (2008), stvorio je okruženje u kojemu je dijeljenje informacija postalo evolucijski probitačno. U zajednicama gdje su</w:t>
      </w:r>
      <w:r w:rsidR="00BB38FB">
        <w:rPr>
          <w:szCs w:val="22"/>
        </w:rPr>
        <w:t xml:space="preserve"> jedinke s </w:t>
      </w:r>
      <w:r w:rsidR="00EA37FB">
        <w:rPr>
          <w:szCs w:val="22"/>
        </w:rPr>
        <w:t xml:space="preserve">osobinama </w:t>
      </w:r>
      <w:r w:rsidR="00C54D47">
        <w:rPr>
          <w:szCs w:val="22"/>
        </w:rPr>
        <w:t>samostalnog djelovanja,</w:t>
      </w:r>
      <w:r>
        <w:rPr>
          <w:szCs w:val="22"/>
        </w:rPr>
        <w:t xml:space="preserve"> </w:t>
      </w:r>
      <w:r>
        <w:rPr>
          <w:b/>
          <w:szCs w:val="22"/>
        </w:rPr>
        <w:t>agenti</w:t>
      </w:r>
      <w:r w:rsidR="00912ABF" w:rsidRPr="00912ABF">
        <w:rPr>
          <w:szCs w:val="22"/>
        </w:rPr>
        <w:t>,</w:t>
      </w:r>
      <w:r>
        <w:rPr>
          <w:szCs w:val="22"/>
        </w:rPr>
        <w:t xml:space="preserve"> ovisili jedni o drugima radi opstanka, sposobnost preciznoga i pouzdanoga komuniciranja donosila je izravnu prednost.</w:t>
      </w:r>
    </w:p>
    <w:p w14:paraId="6F74BA9B" w14:textId="770E0FA2" w:rsidR="00362234" w:rsidRDefault="00362234" w:rsidP="00362234">
      <w:pPr>
        <w:spacing w:after="200"/>
      </w:pPr>
      <w:r>
        <w:t xml:space="preserve">U srži te suradničke paradigme leži pojam </w:t>
      </w:r>
      <w:r w:rsidRPr="7A8A4F16">
        <w:rPr>
          <w:b/>
        </w:rPr>
        <w:t>zajedničke intencionalnosti</w:t>
      </w:r>
      <w:r>
        <w:t xml:space="preserve"> (</w:t>
      </w:r>
      <w:r w:rsidRPr="7A8A4F16">
        <w:rPr>
          <w:i/>
        </w:rPr>
        <w:t>shared intentionality</w:t>
      </w:r>
      <w:r>
        <w:t xml:space="preserve">), odnosno sposobnost agenata da s drugima oblikuju zajedničke ciljeve i usklađuju svoje djelovanje kako bi ih ostvarili. Ta kognitivna sposobnost omogućila je ne samo zajednički lov ili obranu, već i razumijevanje da </w:t>
      </w:r>
      <w:r w:rsidR="7A8A4F16">
        <w:t xml:space="preserve">je </w:t>
      </w:r>
      <w:r>
        <w:t xml:space="preserve">komunikacijski čin zajednički napor </w:t>
      </w:r>
      <w:r w:rsidR="7A8A4F16" w:rsidRPr="7A8A4F16">
        <w:rPr>
          <w:rFonts w:eastAsia="Segoe UI"/>
        </w:rPr>
        <w:t>pošiljatelja</w:t>
      </w:r>
      <w:r>
        <w:t xml:space="preserve"> i primatelja da uspostave zajedničku referentnu točku. Ona je neraskidivo povezana s razvojem </w:t>
      </w:r>
      <w:r w:rsidRPr="7A8A4F16">
        <w:rPr>
          <w:b/>
        </w:rPr>
        <w:t>teorije uma</w:t>
      </w:r>
      <w:r>
        <w:t xml:space="preserve"> (</w:t>
      </w:r>
      <w:r w:rsidRPr="7A8A4F16">
        <w:rPr>
          <w:i/>
        </w:rPr>
        <w:t>theory of mind</w:t>
      </w:r>
      <w:r>
        <w:t>), sposobnosti pripisivanja mentalnih stanja – vjerovanja, želja i namjera – drugima, ali i sebi. Bez teorije uma, primatelj poruke ne bi mogao razumjeti namjeru govornika, a složena simbolička komunikacija svela bi se na nerazumijevanje.</w:t>
      </w:r>
    </w:p>
    <w:p w14:paraId="6C27B2CF" w14:textId="77777777" w:rsidR="00362234" w:rsidRDefault="00362234" w:rsidP="00362234">
      <w:pPr>
        <w:spacing w:after="200"/>
      </w:pPr>
      <w:r>
        <w:rPr>
          <w:szCs w:val="22"/>
        </w:rPr>
        <w:t xml:space="preserve">Ipak, razvoj komunikacijskih sustava temeljenih na povjerenju neizbježno je otvorio i prostor za manipulaciju i obmanu. Jednom kada je komunikacija postala sredstvo za utjecanje na ponašanje drugih, pojavila se i mogućnost njezine zlouporabe za vlastitu korist. To je potaknulo svojevrsnu </w:t>
      </w:r>
      <w:r>
        <w:rPr>
          <w:i/>
          <w:szCs w:val="22"/>
        </w:rPr>
        <w:t>evolucijsku utrku u naoružanju</w:t>
      </w:r>
      <w:r>
        <w:rPr>
          <w:szCs w:val="22"/>
        </w:rPr>
        <w:t xml:space="preserve"> (Krebs &amp; Dawkins, 1984) između sposobnosti obmanjivanja i sposobnosti detekcije obmane. S jedne strane, agenti su razvijali sve profinjenije strategije zavaravanja, dok su s druge strane usavršavali kognitivne mehanizme za prepoznavanje nedosljednosti, procjenu pouzdanosti izvora i praćenje ugleda pojedinaca unutar zajednice. Ta stalna napetost između suradnje i sukoba dodatno je potaknula razvoj kognitivne složenosti.</w:t>
      </w:r>
    </w:p>
    <w:p w14:paraId="4A039B9F" w14:textId="75B7827A" w:rsidR="00362234" w:rsidRDefault="00362234" w:rsidP="7A8A4F16">
      <w:pPr>
        <w:spacing w:after="200" w:line="259" w:lineRule="auto"/>
      </w:pPr>
      <w:r>
        <w:t xml:space="preserve">S porastom složenosti poruka koje je bilo nužno prenijeti – tko je, što, kome, kada i gdje učinio – pojavila se i potreba za njihovim ustrojstvom. Upravo iz te potrebe izrasta </w:t>
      </w:r>
      <w:r w:rsidRPr="7A8A4F16">
        <w:rPr>
          <w:b/>
        </w:rPr>
        <w:t>gramatika</w:t>
      </w:r>
      <w:r w:rsidR="7A8A4F16">
        <w:t xml:space="preserve">: sustav </w:t>
      </w:r>
      <w:r>
        <w:t>pravila koji omogućuje kombiniranje ograničenoga broja simbola (riječi) u neograničen broj smislenih iskaza. Razvoj sintakse omogućio je precizno kodiranje odnosa među sudionicima i radnjama, čime je komunikacija dobila na izražajnosti i jednoznačnosti. To nasljeđe – sposobnost za gramatičko strukturiranje misli – predstavlja jedan od najvažnijih temelja za daljnji razvoj jezika.</w:t>
      </w:r>
    </w:p>
    <w:p w14:paraId="0775F64F" w14:textId="77777777" w:rsidR="00362234" w:rsidRDefault="00362234" w:rsidP="00362234">
      <w:pPr>
        <w:spacing w:after="200"/>
      </w:pPr>
      <w:r>
        <w:rPr>
          <w:szCs w:val="22"/>
        </w:rPr>
        <w:t xml:space="preserve">U konačnici, nasljeđe za daljnji razvoj komunikacije jest složen sklop koji obuhvaća društvenu strukturu utemeljenu na suradnji i povjerenju, kognitivne sposobnosti poput zajedničke intencionalnosti i teorije uma, te dinamičnu ravnotežu između obmane i njezina otkrivanja, što je sve zajedno stvorilo evolucijski pritisak za razvoj gramatički ustrojenoga simboličkog sustava. To nije </w:t>
      </w:r>
      <w:r>
        <w:rPr>
          <w:szCs w:val="22"/>
        </w:rPr>
        <w:lastRenderedPageBreak/>
        <w:t>statično nasljeđe, već dinamičan temelj na kojemu se i danas grade sve složeniji oblici ljudske interakcije, znanja i kulture.</w:t>
      </w:r>
    </w:p>
    <w:p w14:paraId="5376FC7B" w14:textId="01A70DED" w:rsidR="00362234" w:rsidRDefault="00362234" w:rsidP="00362234">
      <w:pPr>
        <w:spacing w:after="200"/>
      </w:pPr>
    </w:p>
    <w:p w14:paraId="16C0D4FA" w14:textId="77777777" w:rsidR="00362234" w:rsidRDefault="00362234" w:rsidP="00362234">
      <w:pPr>
        <w:spacing w:after="200"/>
      </w:pPr>
      <w:r>
        <w:rPr>
          <w:b/>
          <w:szCs w:val="22"/>
        </w:rPr>
        <w:t>Prikaz ključnih sastavnica nasljeđa za razvoj komunikacije</w:t>
      </w:r>
    </w:p>
    <w:p w14:paraId="7EB72992" w14:textId="77777777" w:rsidR="00362234" w:rsidRDefault="00362234" w:rsidP="00362234">
      <w:pPr>
        <w:spacing w:after="200"/>
      </w:pPr>
      <w:r>
        <w:rPr>
          <w:szCs w:val="22"/>
        </w:rPr>
        <w:t>```mermaid</w:t>
      </w:r>
    </w:p>
    <w:p w14:paraId="53C2D36E" w14:textId="77777777" w:rsidR="00362234" w:rsidRDefault="00362234" w:rsidP="00362234">
      <w:pPr>
        <w:spacing w:after="200"/>
      </w:pPr>
      <w:r>
        <w:rPr>
          <w:szCs w:val="22"/>
        </w:rPr>
        <w:t>graph LR</w:t>
      </w:r>
    </w:p>
    <w:p w14:paraId="7435F382" w14:textId="77777777" w:rsidR="00362234" w:rsidRDefault="00362234" w:rsidP="00362234">
      <w:pPr>
        <w:spacing w:after="200"/>
      </w:pPr>
      <w:r>
        <w:rPr>
          <w:szCs w:val="22"/>
        </w:rPr>
        <w:t>subgraph "Društveni i kognitivni temelji"</w:t>
      </w:r>
    </w:p>
    <w:p w14:paraId="54CBA62E" w14:textId="77777777" w:rsidR="00362234" w:rsidRDefault="00362234" w:rsidP="00362234">
      <w:pPr>
        <w:spacing w:after="200"/>
      </w:pPr>
      <w:r>
        <w:rPr>
          <w:szCs w:val="22"/>
        </w:rPr>
        <w:t>A(Suradnja i povjerenje) --&gt; C(Zajednička intencionalnost);</w:t>
      </w:r>
    </w:p>
    <w:p w14:paraId="23B3188A" w14:textId="77777777" w:rsidR="00362234" w:rsidRDefault="00362234" w:rsidP="00362234">
      <w:pPr>
        <w:spacing w:after="200"/>
      </w:pPr>
      <w:r>
        <w:rPr>
          <w:szCs w:val="22"/>
        </w:rPr>
        <w:t>C --&gt; D(Teorija uma);</w:t>
      </w:r>
    </w:p>
    <w:p w14:paraId="28C13A34" w14:textId="77777777" w:rsidR="00362234" w:rsidRDefault="00362234" w:rsidP="00362234">
      <w:pPr>
        <w:spacing w:after="200"/>
      </w:pPr>
      <w:r>
        <w:rPr>
          <w:szCs w:val="22"/>
        </w:rPr>
        <w:t>end</w:t>
      </w:r>
    </w:p>
    <w:p w14:paraId="17E2AF17" w14:textId="77777777" w:rsidR="00362234" w:rsidRDefault="00362234" w:rsidP="00362234">
      <w:pPr>
        <w:spacing w:after="200"/>
      </w:pPr>
      <w:r>
        <w:rPr>
          <w:szCs w:val="22"/>
        </w:rPr>
        <w:t>subgraph "Komunikacijski razvoj"</w:t>
      </w:r>
    </w:p>
    <w:p w14:paraId="6E63C2CB" w14:textId="77777777" w:rsidR="00362234" w:rsidRDefault="00362234" w:rsidP="00362234">
      <w:pPr>
        <w:spacing w:after="200"/>
      </w:pPr>
      <w:r>
        <w:rPr>
          <w:szCs w:val="22"/>
        </w:rPr>
        <w:t>C --&gt; E(Simbolička komunikacija);</w:t>
      </w:r>
    </w:p>
    <w:p w14:paraId="0434E3DB" w14:textId="77777777" w:rsidR="00362234" w:rsidRDefault="00362234" w:rsidP="00362234">
      <w:pPr>
        <w:spacing w:after="200"/>
      </w:pPr>
      <w:r>
        <w:rPr>
          <w:szCs w:val="22"/>
        </w:rPr>
        <w:t>E --zahtijeva tumačenje--&gt; D;</w:t>
      </w:r>
    </w:p>
    <w:p w14:paraId="7C15F0A4" w14:textId="77777777" w:rsidR="00362234" w:rsidRDefault="00362234" w:rsidP="00362234">
      <w:pPr>
        <w:spacing w:after="200"/>
      </w:pPr>
      <w:r>
        <w:rPr>
          <w:szCs w:val="22"/>
        </w:rPr>
        <w:t>E --potiče razvoj--&gt; F(Gramatika i sintaksa);</w:t>
      </w:r>
    </w:p>
    <w:p w14:paraId="70BDCA99" w14:textId="77777777" w:rsidR="00362234" w:rsidRDefault="00362234" w:rsidP="00362234">
      <w:pPr>
        <w:spacing w:after="200"/>
      </w:pPr>
      <w:r>
        <w:rPr>
          <w:szCs w:val="22"/>
        </w:rPr>
        <w:t>end</w:t>
      </w:r>
    </w:p>
    <w:p w14:paraId="3C1235B6" w14:textId="77777777" w:rsidR="00362234" w:rsidRDefault="00362234" w:rsidP="00362234">
      <w:pPr>
        <w:spacing w:after="200"/>
      </w:pPr>
      <w:r>
        <w:rPr>
          <w:szCs w:val="22"/>
        </w:rPr>
        <w:t>subgraph "Evolucijska dinamika"</w:t>
      </w:r>
    </w:p>
    <w:p w14:paraId="21A350C6" w14:textId="77777777" w:rsidR="00362234" w:rsidRDefault="00362234" w:rsidP="00362234">
      <w:pPr>
        <w:spacing w:after="200"/>
      </w:pPr>
      <w:r>
        <w:rPr>
          <w:szCs w:val="22"/>
        </w:rPr>
        <w:t>E --omogućuje--&gt; G(Mogućnost obmane);</w:t>
      </w:r>
    </w:p>
    <w:p w14:paraId="115E849D" w14:textId="77777777" w:rsidR="00362234" w:rsidRDefault="00362234" w:rsidP="00362234">
      <w:pPr>
        <w:spacing w:after="200"/>
      </w:pPr>
      <w:r>
        <w:rPr>
          <w:szCs w:val="22"/>
        </w:rPr>
        <w:t>G --stvara pritisak na--&gt; H(Detekciju obmane);</w:t>
      </w:r>
    </w:p>
    <w:p w14:paraId="721235DA" w14:textId="77777777" w:rsidR="00362234" w:rsidRDefault="00362234" w:rsidP="00362234">
      <w:pPr>
        <w:spacing w:after="200"/>
      </w:pPr>
      <w:r>
        <w:rPr>
          <w:szCs w:val="22"/>
        </w:rPr>
        <w:t>H --učvršćuje--&gt; A;</w:t>
      </w:r>
    </w:p>
    <w:p w14:paraId="3FA8DC97" w14:textId="77777777" w:rsidR="00362234" w:rsidRDefault="00362234" w:rsidP="00362234">
      <w:pPr>
        <w:spacing w:after="200"/>
      </w:pPr>
      <w:r>
        <w:rPr>
          <w:szCs w:val="22"/>
        </w:rPr>
        <w:t>end</w:t>
      </w:r>
    </w:p>
    <w:p w14:paraId="4C235204" w14:textId="77777777" w:rsidR="00362234" w:rsidRDefault="00362234" w:rsidP="00362234">
      <w:pPr>
        <w:spacing w:after="200"/>
      </w:pPr>
      <w:r>
        <w:rPr>
          <w:szCs w:val="22"/>
        </w:rPr>
        <w:t>classDef default fill:#ffffff,stroke:#333,stroke-width:2px;</w:t>
      </w:r>
    </w:p>
    <w:p w14:paraId="020E3009" w14:textId="77777777" w:rsidR="00362234" w:rsidRDefault="00362234" w:rsidP="00362234">
      <w:pPr>
        <w:spacing w:after="200"/>
      </w:pPr>
      <w:r>
        <w:rPr>
          <w:szCs w:val="22"/>
        </w:rPr>
        <w:t>```</w:t>
      </w:r>
    </w:p>
    <w:p w14:paraId="6C61A8EC" w14:textId="77777777" w:rsidR="00362234" w:rsidRDefault="00362234" w:rsidP="00D31AC5">
      <w:pPr>
        <w:rPr>
          <w:szCs w:val="22"/>
        </w:rPr>
      </w:pPr>
    </w:p>
    <w:p w14:paraId="33D25386" w14:textId="77777777" w:rsidR="00362234" w:rsidRPr="00D31AC5" w:rsidRDefault="00362234" w:rsidP="00D31AC5">
      <w:pPr>
        <w:rPr>
          <w:szCs w:val="22"/>
        </w:rPr>
      </w:pPr>
    </w:p>
    <w:p w14:paraId="4226B470" w14:textId="77777777" w:rsidR="00D31AC5" w:rsidRPr="00D31AC5" w:rsidRDefault="00D31AC5" w:rsidP="00D31AC5">
      <w:pPr>
        <w:rPr>
          <w:szCs w:val="22"/>
        </w:rPr>
      </w:pPr>
      <w:r w:rsidRPr="00D31AC5">
        <w:rPr>
          <w:szCs w:val="22"/>
        </w:rPr>
        <w:t>Već usmena predaja, ta prva i najdugovječnija komunikacijska tehnologija, preobrazila je prolazna sjećanja u žive pismohrane. Utkala ih je u tkivo epa, mita i obreda, prenoseći svjetonazor i identitet zajednice kroz vjekove s postojanošću gotovo nalik onoj genetskog koda. Pronalaskom pisma riječi su dobile materijalnu postojanost, utisnute u glinu, urezane u kamen ili ispisane na papirusu i papiru. To je omogućilo nezamislivu akumulaciju znanja, razvoj apstraktne misli te izgradnju složenih administrativnih, pravnih i filozofskih sustava koji su odredili velika carstva i epohe. Svaka potonja tehnološka prekretnica – od Gutenbergova tiskarskog stroja koji je potaknuo demokratizaciju znanja, preko telegrafa i telefona koji su dokinuli prostorne udaljenosti, do radija, televizije i naposljetku interneta koji je stvorio obrise globalne zajednice – otvarala je novo poglavlje u neprestanoj evoluciji načina na koji ljudi međusobno razmjenjuju značenja.</w:t>
      </w:r>
    </w:p>
    <w:p w14:paraId="38D7ADAA" w14:textId="77777777" w:rsidR="00D31AC5" w:rsidRDefault="00D31AC5" w:rsidP="00D31AC5">
      <w:pPr>
        <w:rPr>
          <w:szCs w:val="22"/>
        </w:rPr>
      </w:pPr>
    </w:p>
    <w:p w14:paraId="61E50507" w14:textId="471D9B0B" w:rsidR="00D31AC5" w:rsidRPr="00D31AC5" w:rsidRDefault="00D31AC5" w:rsidP="00D31AC5">
      <w:r>
        <w:t xml:space="preserve">Suvremeno doba svjedoči, međutim, tehnološkom prijelomu koji svojom dubinom i dosegom nadilazi mnoge prethodne. Riječ je o pojavi velikih jezičnih modela (engl. </w:t>
      </w:r>
      <w:r w:rsidRPr="678040B3">
        <w:rPr>
          <w:i/>
        </w:rPr>
        <w:t>Large Language Model</w:t>
      </w:r>
      <w:r>
        <w:t xml:space="preserve">, LLM), naprednih sustava umjetne inteligencije poput modela </w:t>
      </w:r>
      <w:commentRangeStart w:id="2"/>
      <w:r>
        <w:t xml:space="preserve">GPT </w:t>
      </w:r>
      <w:commentRangeEnd w:id="2"/>
      <w:r>
        <w:rPr>
          <w:rStyle w:val="CommentReference"/>
        </w:rPr>
        <w:commentReference w:id="2"/>
      </w:r>
      <w:r>
        <w:t xml:space="preserve">(OpenAI, 2024b), Gemini (Google), </w:t>
      </w:r>
      <w:r>
        <w:lastRenderedPageBreak/>
        <w:t xml:space="preserve">Claude (Anthropic, 2024) ili Llama (Meta AI, 2024). Ustrojeni na nepojmljivo golemim korpusima digitaliziranoga ljudskog jezika i znanja, ovi su sustavi osposobljeni za prepoznavanje i reproduciranje najsuptilnijih obrazaca ljudskoga sporazumijevanja. U njima se očituje fascinantna dvojnost koju je elegantno sažela akademkinja Milena Žic </w:t>
      </w:r>
      <w:commentRangeStart w:id="3"/>
      <w:r>
        <w:t>Fuchs</w:t>
      </w:r>
      <w:commentRangeEnd w:id="3"/>
      <w:r>
        <w:rPr>
          <w:rStyle w:val="CommentReference"/>
        </w:rPr>
        <w:commentReference w:id="3"/>
      </w:r>
      <w:r w:rsidR="678040B3">
        <w:t xml:space="preserve"> </w:t>
      </w:r>
      <w:r w:rsidR="12089B1A">
        <w:t>()</w:t>
      </w:r>
      <w:r>
        <w:t>, razlikujući znanje o svijetu (činjenice, pojmovi, odnosi) i znanje o jeziku (gramatika, stilistika, pragmatika). Današnji veliki jezični modeli s iznimnom vještinom ovladavaju jezičnim kodom, tvoreći tekstove koji su gramatički suvisli, stilski prilagođeni, a često i činjenično točni te kontekstualno primjereni. Oni s nevjerojatnom uvjerljivošću oponašaju ljudsku jezičnu proizvodnju, nerijetko dostižući, a u nekim usko određenim zadaćama i nadmašujući, ljudsku izvedbu.</w:t>
      </w:r>
    </w:p>
    <w:p w14:paraId="17F8D52E" w14:textId="77777777" w:rsidR="00D31AC5" w:rsidRDefault="00D31AC5" w:rsidP="00D31AC5">
      <w:pPr>
        <w:rPr>
          <w:szCs w:val="22"/>
        </w:rPr>
      </w:pPr>
    </w:p>
    <w:p w14:paraId="29FEBD4E" w14:textId="270AA360" w:rsidR="00D31AC5" w:rsidRPr="00D31AC5" w:rsidRDefault="00D31AC5" w:rsidP="00D31AC5">
      <w:r>
        <w:t xml:space="preserve">No, veliki jezični modeli prestaju biti puki generatori teksta onoga trenutka kada ih se, ugradnjom u šire informacijske sustave te opremanjem ciljevima, alatima za pristup podatcima i mehanizmima pamćenja, preobrazi u </w:t>
      </w:r>
      <w:r w:rsidRPr="573D17FE">
        <w:rPr>
          <w:b/>
        </w:rPr>
        <w:t>komunikacijske agente</w:t>
      </w:r>
      <w:r>
        <w:t xml:space="preserve">. Time </w:t>
      </w:r>
      <w:commentRangeStart w:id="4"/>
      <w:commentRangeEnd w:id="4"/>
      <w:r>
        <w:rPr>
          <w:rStyle w:val="CommentReference"/>
        </w:rPr>
        <w:commentReference w:id="4"/>
      </w:r>
      <w:r>
        <w:t>postaju naši novi digitalni sugovornici, pomoćnici i suradnici – a možda, kako naslov ove knjige naznačuje, i istinski komunikacijski partneri. Njihov se utjecaj već sada očituje u preoblikovanju krajolika ljudske interakcije: oni omogućuju prevođenje jezika u stvarnom vremenu, pokreću uslužne automate (</w:t>
      </w:r>
      <w:r w:rsidRPr="573D17FE">
        <w:rPr>
          <w:i/>
        </w:rPr>
        <w:t>chatbotove</w:t>
      </w:r>
      <w:r>
        <w:t xml:space="preserve">) koji pružaju personaliziranu korisničku podršku, pomažu znanstvenicima u raščlambi složenih skupova podataka, </w:t>
      </w:r>
      <w:commentRangeStart w:id="5"/>
      <w:r>
        <w:t xml:space="preserve">asistiraju </w:t>
      </w:r>
      <w:commentRangeEnd w:id="5"/>
      <w:r>
        <w:rPr>
          <w:rStyle w:val="CommentReference"/>
        </w:rPr>
        <w:commentReference w:id="5"/>
      </w:r>
      <w:r>
        <w:t>programerima u pisanju koda, potiču kreativne procese i otvaraju nove vidike globalnoj suradnji i obrazovanju. Sve više poprimaju ulogu univerzalnih prevoditelja i posrednika znanja, sposobnih za premošćivanje jezičnih, disciplinarnih i kulturnih barijera.</w:t>
      </w:r>
    </w:p>
    <w:p w14:paraId="4C095C1E" w14:textId="77777777" w:rsidR="00D31AC5" w:rsidRDefault="00D31AC5" w:rsidP="00D31AC5">
      <w:pPr>
        <w:rPr>
          <w:szCs w:val="22"/>
        </w:rPr>
      </w:pPr>
    </w:p>
    <w:p w14:paraId="69BE2088" w14:textId="4016F6DD" w:rsidR="00D31AC5" w:rsidRPr="00D31AC5" w:rsidRDefault="00D31AC5" w:rsidP="00D31AC5">
      <w:pPr>
        <w:rPr>
          <w:szCs w:val="22"/>
        </w:rPr>
      </w:pPr>
      <w:r w:rsidRPr="00D31AC5">
        <w:rPr>
          <w:szCs w:val="22"/>
        </w:rPr>
        <w:t>Središnja misao vodilja ove knjige jest tvrdnja da veliki jezični modeli, i komunikacijski agenti koje oni pokreću, ne predstavljaju tek novu tehnološku alatku, već temeljnu preobrazbu same naravi sporazumijevanja. Njihov potencijal duboko zadire u strukturu društvenih odnosa, ljudske spoznaje i same biti onoga što znači biti čovjekom koji komunicira u digitalnom dobu. Upravo stoga što sa sobom nose neslućene mogućnosti, od presudne je važnosti kritički proniknuti u njihove inherentne sposobnosti i ograničenja. Jednako je važno etički promišljeno oblikovati njihov razvoj i primjenu kako bi služili unaprjeđenju ljudskoga dostojanstva i općem boljitku.</w:t>
      </w:r>
      <w:r>
        <w:rPr>
          <w:szCs w:val="22"/>
        </w:rPr>
        <w:t xml:space="preserve"> </w:t>
      </w:r>
      <w:r w:rsidRPr="00D31AC5">
        <w:rPr>
          <w:szCs w:val="22"/>
        </w:rPr>
        <w:t>Knjiga je zamišljena kao sustavan pregled komunikacijskih tehnologija, putovanje koje započinje u dubokoj prošlosti, a završava obrazloženim pogledom u moguću budućnost interakcije čovjeka i stroja.</w:t>
      </w:r>
    </w:p>
    <w:p w14:paraId="459FE340" w14:textId="77777777" w:rsidR="00D31AC5" w:rsidRDefault="00D31AC5" w:rsidP="00D31AC5">
      <w:pPr>
        <w:rPr>
          <w:szCs w:val="22"/>
        </w:rPr>
      </w:pPr>
    </w:p>
    <w:p w14:paraId="3DF2E9DB" w14:textId="1E1FD0F4" w:rsidR="00D31AC5" w:rsidRPr="00D31AC5" w:rsidRDefault="00D31AC5" w:rsidP="00D31AC5">
      <w:pPr>
        <w:rPr>
          <w:szCs w:val="22"/>
        </w:rPr>
      </w:pPr>
      <w:r w:rsidRPr="00D31AC5">
        <w:rPr>
          <w:szCs w:val="22"/>
        </w:rPr>
        <w:t>Naš put započinje podrobnim pregledom povijesti komunikacijskih tehnologija (</w:t>
      </w:r>
      <w:r w:rsidRPr="00D31AC5">
        <w:rPr>
          <w:b/>
          <w:szCs w:val="22"/>
        </w:rPr>
        <w:t>Poglavlje 2</w:t>
      </w:r>
      <w:r w:rsidRPr="00D31AC5">
        <w:rPr>
          <w:szCs w:val="22"/>
        </w:rPr>
        <w:t>), od ishodišta u usmenoj predaji do digitalne revolucije. Shvaćanje načina na koje su prethodne tehnologije – pismo, tisak, telegraf, radio – oblikovale društvene strukture i ljudsku spoznaju, pruža nam nužan okvir za procjenu dubine i smjera promjena koje donosi sadašnja revolucija umjetne inteligencije.</w:t>
      </w:r>
    </w:p>
    <w:p w14:paraId="5BDDCC57" w14:textId="77777777" w:rsidR="00D31AC5" w:rsidRDefault="00D31AC5" w:rsidP="00D31AC5">
      <w:pPr>
        <w:rPr>
          <w:szCs w:val="22"/>
        </w:rPr>
      </w:pPr>
    </w:p>
    <w:p w14:paraId="71617D1B" w14:textId="21DDFA73" w:rsidR="00D31AC5" w:rsidRPr="00D31AC5" w:rsidRDefault="00D31AC5" w:rsidP="00D31AC5">
      <w:r>
        <w:t>Nakon povijesnih temelja, zaranjamo u samo srce tehnologije koja pokreće današnje komunikacijske agente: svijet velikih jezičnih modela (</w:t>
      </w:r>
      <w:r w:rsidRPr="64D203C5">
        <w:rPr>
          <w:b/>
        </w:rPr>
        <w:t>Poglavlje 3</w:t>
      </w:r>
      <w:r>
        <w:t>). Razotkrit ćemo njihovu anatomiju, s posebnim naglaskom na arhitekturi transformera, te ćemo pratiti cjelokupan životni ciklus jezičnoga modela. Svaka od ovih faza, od prikupljanja nezamislivo velikih skupova tekstualnih i slikovnih podataka do predtreniranja na moćnim računalnim grozdovima, preko finog podešavanja za specifične zadatke i ključnog procesa usklađivanja s ljudskim povratnim informacijama, pa sve do rigorozne evaluacije performansi, bit će detaljno objašnjena. Nećemo pritom zaobići ni tamniju stranu ove tehnologije: njezina suštinska ograničenja, rizike od ugrađenih pristranosti,</w:t>
      </w:r>
      <w:commentRangeStart w:id="6"/>
      <w:r>
        <w:t xml:space="preserve"> sigurnosne </w:t>
      </w:r>
      <w:r w:rsidR="64D203C5">
        <w:t>pr</w:t>
      </w:r>
      <w:commentRangeEnd w:id="6"/>
      <w:r>
        <w:rPr>
          <w:rStyle w:val="CommentReference"/>
        </w:rPr>
        <w:commentReference w:id="6"/>
      </w:r>
      <w:r w:rsidR="64D203C5">
        <w:t>obleme</w:t>
      </w:r>
      <w:r>
        <w:t xml:space="preserve"> i golemu potrošnju resursa koju zahtijevaju ovi digitalni divovi.</w:t>
      </w:r>
    </w:p>
    <w:p w14:paraId="63D27DBA" w14:textId="77777777" w:rsidR="00D31AC5" w:rsidRDefault="00D31AC5" w:rsidP="00D31AC5">
      <w:pPr>
        <w:rPr>
          <w:szCs w:val="22"/>
        </w:rPr>
      </w:pPr>
    </w:p>
    <w:p w14:paraId="44096547" w14:textId="66F51925" w:rsidR="00D31AC5" w:rsidRPr="00D31AC5" w:rsidRDefault="00D31AC5" w:rsidP="00D31AC5">
      <w:pPr>
        <w:rPr>
          <w:szCs w:val="22"/>
        </w:rPr>
      </w:pPr>
      <w:r w:rsidRPr="00D31AC5">
        <w:rPr>
          <w:szCs w:val="22"/>
        </w:rPr>
        <w:t>S tehnološkim razumijevanjem kao osnovom, ulazimo u dublju, pojmovnu raščlambu odnosa jezika, društva i umjetne inteligencije (</w:t>
      </w:r>
      <w:r w:rsidRPr="00D31AC5">
        <w:rPr>
          <w:b/>
          <w:szCs w:val="22"/>
        </w:rPr>
        <w:t>Poglavlje 4</w:t>
      </w:r>
      <w:r w:rsidRPr="00D31AC5">
        <w:rPr>
          <w:szCs w:val="22"/>
        </w:rPr>
        <w:t>). Ovdje ćemo dekonstruirati jezik kao sustav značenja i kao društvenu praksu, istražujući načine na koje veliki jezični modeli, kao novi sudionici u komunikaciji, zadiru u te procese. Promatrat ćemo kako ovi sustavi simuliraju društvene interakcije, utječu na naš osjećaj identiteta i potencijalno preoblikuju našu percepciju stvarnosti, djelujući kao moćne algoritamske leće. Posebnu ćemo pozornost posvetiti ulozi jezika u kolektivnom stvaranju znanja i kulture te novoj ulozi komunikacijskih agenata u tim procesima – od suradnje u znanstvenim istraživanjima do sustvaralaštva u umjetnosti.</w:t>
      </w:r>
    </w:p>
    <w:p w14:paraId="0EBCBE61" w14:textId="77777777" w:rsidR="00D31AC5" w:rsidRDefault="00D31AC5" w:rsidP="00D31AC5">
      <w:pPr>
        <w:rPr>
          <w:szCs w:val="22"/>
        </w:rPr>
      </w:pPr>
    </w:p>
    <w:p w14:paraId="377F20FF" w14:textId="6E55604F" w:rsidR="00D31AC5" w:rsidRPr="00D31AC5" w:rsidRDefault="00D31AC5" w:rsidP="00D31AC5">
      <w:r>
        <w:lastRenderedPageBreak/>
        <w:t>Budući da je o umjetnoj inteligenciji teško govoriti bez razumijevanja njezina materijalnog temelja, istražit ćemo (</w:t>
      </w:r>
      <w:r w:rsidRPr="7BD0C251">
        <w:rPr>
          <w:b/>
        </w:rPr>
        <w:t>Poglavlje 5</w:t>
      </w:r>
      <w:r>
        <w:t>) neraskidivu vezu između eksponencijalnog rasta procesorske snage i napretka umjetne inteligencije, povlačeći pritom usporedbe s evolucijom ljudskoga mozga. Razmotrit ćemo kako ta snaga omogućuje današnje modele i kakve horizonte otvara za buduće, još moćnije sustave, uključujući potencijalne multi-agentske rojeve i dugoročnu potragu za općom umjetnom inteligencijom (AGI).</w:t>
      </w:r>
    </w:p>
    <w:p w14:paraId="2C43CE74" w14:textId="77777777" w:rsidR="00D31AC5" w:rsidRDefault="00D31AC5" w:rsidP="00D31AC5">
      <w:pPr>
        <w:rPr>
          <w:szCs w:val="22"/>
        </w:rPr>
      </w:pPr>
    </w:p>
    <w:p w14:paraId="2321A610" w14:textId="79E04855" w:rsidR="00D31AC5" w:rsidRPr="00D31AC5" w:rsidRDefault="00D31AC5" w:rsidP="00D31AC5">
      <w:pPr>
        <w:rPr>
          <w:szCs w:val="22"/>
        </w:rPr>
      </w:pPr>
      <w:r w:rsidRPr="00D31AC5">
        <w:rPr>
          <w:szCs w:val="22"/>
        </w:rPr>
        <w:t>Nakon teorijskih i tehnoloških temelja, prelazimo na praktičnu izgradnju komunikacijskih partnera (</w:t>
      </w:r>
      <w:r w:rsidRPr="00D31AC5">
        <w:rPr>
          <w:b/>
          <w:szCs w:val="22"/>
        </w:rPr>
        <w:t>Poglavlje 6</w:t>
      </w:r>
      <w:r w:rsidRPr="00D31AC5">
        <w:rPr>
          <w:szCs w:val="22"/>
        </w:rPr>
        <w:t xml:space="preserve">). Ovo poglavlje detaljno opisuje put od temeljne jezgre velikog jezičnog modela do funkcionalnog i korisnog AI agenta. Istražit ćemo ključne tehnike poput </w:t>
      </w:r>
      <w:r w:rsidRPr="00D31AC5">
        <w:rPr>
          <w:b/>
          <w:szCs w:val="22"/>
        </w:rPr>
        <w:t>inženjerstva upita</w:t>
      </w:r>
      <w:r w:rsidRPr="00D31AC5">
        <w:rPr>
          <w:szCs w:val="22"/>
        </w:rPr>
        <w:t xml:space="preserve"> (engl. </w:t>
      </w:r>
      <w:r w:rsidRPr="00D31AC5">
        <w:rPr>
          <w:i/>
          <w:szCs w:val="22"/>
        </w:rPr>
        <w:t>Prompt Engineering</w:t>
      </w:r>
      <w:r w:rsidRPr="00D31AC5">
        <w:rPr>
          <w:szCs w:val="22"/>
        </w:rPr>
        <w:t xml:space="preserve">), odnosno umijeća preciznog upravljanja modelom, zatim </w:t>
      </w:r>
      <w:r w:rsidRPr="00D31AC5">
        <w:rPr>
          <w:b/>
          <w:szCs w:val="22"/>
        </w:rPr>
        <w:t>obogaćenog dohvaćanja podataka</w:t>
      </w:r>
      <w:r w:rsidRPr="00D31AC5">
        <w:rPr>
          <w:szCs w:val="22"/>
        </w:rPr>
        <w:t xml:space="preserve"> (engl. </w:t>
      </w:r>
      <w:r w:rsidRPr="00D31AC5">
        <w:rPr>
          <w:i/>
          <w:szCs w:val="22"/>
        </w:rPr>
        <w:t>Retrieval-Augmented Generation</w:t>
      </w:r>
      <w:r w:rsidRPr="00D31AC5">
        <w:rPr>
          <w:szCs w:val="22"/>
        </w:rPr>
        <w:t xml:space="preserve">, RAG) koje agentima omogućuje pristup vanjskom, ažurnom znanju, te mehanizama za </w:t>
      </w:r>
      <w:r w:rsidRPr="00D31AC5">
        <w:rPr>
          <w:b/>
          <w:szCs w:val="22"/>
        </w:rPr>
        <w:t>korištenje alata</w:t>
      </w:r>
      <w:r w:rsidRPr="00D31AC5">
        <w:rPr>
          <w:szCs w:val="22"/>
        </w:rPr>
        <w:t xml:space="preserve"> (engl. </w:t>
      </w:r>
      <w:r w:rsidRPr="00D31AC5">
        <w:rPr>
          <w:i/>
          <w:szCs w:val="22"/>
        </w:rPr>
        <w:t>Tool Use</w:t>
      </w:r>
      <w:r w:rsidRPr="00D31AC5">
        <w:rPr>
          <w:szCs w:val="22"/>
        </w:rPr>
        <w:t>) koji im daju sposobnost djelovanja u digitalnom svijetu.</w:t>
      </w:r>
    </w:p>
    <w:p w14:paraId="73E0E040" w14:textId="77777777" w:rsidR="00D31AC5" w:rsidRDefault="00D31AC5" w:rsidP="00D31AC5">
      <w:pPr>
        <w:rPr>
          <w:szCs w:val="22"/>
        </w:rPr>
      </w:pPr>
    </w:p>
    <w:p w14:paraId="4D28BAF5" w14:textId="40540F6F" w:rsidR="00D31AC5" w:rsidRPr="00D31AC5" w:rsidRDefault="00D31AC5" w:rsidP="00D31AC5">
      <w:pPr>
        <w:rPr>
          <w:szCs w:val="22"/>
        </w:rPr>
      </w:pPr>
      <w:r w:rsidRPr="00D31AC5">
        <w:rPr>
          <w:szCs w:val="22"/>
        </w:rPr>
        <w:t xml:space="preserve">Kako ovi agenti djeluju u praksi? </w:t>
      </w:r>
      <w:r w:rsidRPr="00D31AC5">
        <w:rPr>
          <w:b/>
          <w:szCs w:val="22"/>
        </w:rPr>
        <w:t>Poglavlje 7</w:t>
      </w:r>
      <w:r w:rsidRPr="00D31AC5">
        <w:rPr>
          <w:szCs w:val="22"/>
        </w:rPr>
        <w:t xml:space="preserve"> donosi konkretne primjere i studije slučaja, ilustrirajući kako se koriste za preobrazbu korisničke podrške, personalizaciju obrazovnih procesa, unaprjeđenje marketinških strategija te kako pronalaze primjenu u zdravstvu, poslovnim procesima i kreativnim industrijama. Analizirat ćemo načine na koje stvaraju novu vrijednost, ali i nove izazove koje sa sobom donose.</w:t>
      </w:r>
    </w:p>
    <w:p w14:paraId="2E992937" w14:textId="03E5BD2D" w:rsidR="00D31AC5" w:rsidRPr="00D31AC5" w:rsidRDefault="00D31AC5" w:rsidP="00D31AC5">
      <w:pPr>
        <w:rPr>
          <w:szCs w:val="22"/>
        </w:rPr>
      </w:pPr>
      <w:r w:rsidRPr="00D31AC5">
        <w:rPr>
          <w:szCs w:val="22"/>
        </w:rPr>
        <w:t>Naposljetku, u posljednjem poglavlju (</w:t>
      </w:r>
      <w:r w:rsidRPr="00D31AC5">
        <w:rPr>
          <w:b/>
          <w:szCs w:val="22"/>
        </w:rPr>
        <w:t>Poglavlje 8</w:t>
      </w:r>
      <w:r w:rsidRPr="00D31AC5">
        <w:rPr>
          <w:szCs w:val="22"/>
        </w:rPr>
        <w:t xml:space="preserve">), odvažit ćemo se na spekulativan, ali utemeljen pogled u blisku budućnost (razdoblje 2030.–2035.). Kroz narativnu skicu jednoga dana u životu i analizu ključnih trendova poput ambijentalne inteligencije, hiperpersonalizacije i sinergije agentskih rojeva, pokušat ćemo predočiti kako bi mogla izgledati svakodnevica prožeta sveprisutnim, proaktivnim i autonomnim digitalnim suputnicima. Razmotrit ćemo potencijal za istinsku </w:t>
      </w:r>
      <w:commentRangeStart w:id="7"/>
      <w:r>
        <w:rPr>
          <w:szCs w:val="22"/>
        </w:rPr>
        <w:t>simbiozu</w:t>
      </w:r>
      <w:commentRangeEnd w:id="7"/>
      <w:r w:rsidR="00521DDF">
        <w:rPr>
          <w:szCs w:val="22"/>
        </w:rPr>
        <w:t xml:space="preserve"> </w:t>
      </w:r>
      <w:r w:rsidRPr="00D31AC5">
        <w:rPr>
          <w:szCs w:val="22"/>
        </w:rPr>
        <w:t>čovjek</w:t>
      </w:r>
      <w:r w:rsidR="00521DDF">
        <w:rPr>
          <w:szCs w:val="22"/>
        </w:rPr>
        <w:t>a</w:t>
      </w:r>
      <w:r w:rsidR="003B4DDB">
        <w:rPr>
          <w:szCs w:val="22"/>
        </w:rPr>
        <w:t xml:space="preserve"> i </w:t>
      </w:r>
      <w:r w:rsidRPr="00D31AC5">
        <w:rPr>
          <w:szCs w:val="22"/>
        </w:rPr>
        <w:t>AI</w:t>
      </w:r>
      <w:r w:rsidRPr="00D31AC5">
        <w:rPr>
          <w:rStyle w:val="CommentReference"/>
          <w:sz w:val="22"/>
          <w:szCs w:val="22"/>
        </w:rPr>
        <w:commentReference w:id="7"/>
      </w:r>
      <w:r w:rsidRPr="00D31AC5">
        <w:rPr>
          <w:szCs w:val="22"/>
        </w:rPr>
        <w:t>, ali i duboke društvene i etičke dileme koje takva budućnost nosi, balansirajući između utopijskih obećanja i distopijskih rizika.</w:t>
      </w:r>
    </w:p>
    <w:p w14:paraId="6B9C06AE" w14:textId="77777777" w:rsidR="00D31AC5" w:rsidRDefault="00D31AC5" w:rsidP="00D31AC5">
      <w:pPr>
        <w:rPr>
          <w:szCs w:val="22"/>
        </w:rPr>
      </w:pPr>
    </w:p>
    <w:p w14:paraId="44CEDF26" w14:textId="3A32A762" w:rsidR="00D31AC5" w:rsidRPr="00D31AC5" w:rsidRDefault="00D31AC5" w:rsidP="00D31AC5">
      <w:pPr>
        <w:rPr>
          <w:szCs w:val="22"/>
        </w:rPr>
      </w:pPr>
      <w:r w:rsidRPr="00D31AC5">
        <w:rPr>
          <w:szCs w:val="22"/>
        </w:rPr>
        <w:t xml:space="preserve">Kroz cijelu se knjigu provlači nekoliko središnjih misli: evolucija sporazumijevanja kao neprekinut, ali ubrzan proces; veliki jezični modeli kao iznimno moćna, ali i suštinski ograničena tehnologija; komunikacijski agenti kao entiteti koji nadilaze ulogu pukog alata i postaju sudionici u interakciji; te, naposljetku, trajna potreba za kritičkim promišljanjem etičkih posljedica i odgovornim oblikovanjem </w:t>
      </w:r>
      <w:r w:rsidR="00CC78E9">
        <w:rPr>
          <w:szCs w:val="22"/>
        </w:rPr>
        <w:t>sada</w:t>
      </w:r>
      <w:r w:rsidR="008B7B0F">
        <w:rPr>
          <w:szCs w:val="22"/>
        </w:rPr>
        <w:t xml:space="preserve">šnje </w:t>
      </w:r>
      <w:r w:rsidR="00FD42A8">
        <w:rPr>
          <w:szCs w:val="22"/>
        </w:rPr>
        <w:t>realnos</w:t>
      </w:r>
      <w:r w:rsidR="006C77AD">
        <w:rPr>
          <w:szCs w:val="22"/>
        </w:rPr>
        <w:t>t</w:t>
      </w:r>
      <w:r w:rsidR="00FD42A8">
        <w:rPr>
          <w:szCs w:val="22"/>
        </w:rPr>
        <w:t>i i</w:t>
      </w:r>
      <w:r w:rsidR="006C77AD">
        <w:rPr>
          <w:szCs w:val="22"/>
        </w:rPr>
        <w:t xml:space="preserve"> </w:t>
      </w:r>
      <w:r w:rsidRPr="00D31AC5">
        <w:rPr>
          <w:szCs w:val="22"/>
        </w:rPr>
        <w:t>budućnosti</w:t>
      </w:r>
      <w:commentRangeStart w:id="8"/>
      <w:commentRangeEnd w:id="8"/>
      <w:r w:rsidRPr="00D31AC5">
        <w:rPr>
          <w:rStyle w:val="CommentReference"/>
          <w:sz w:val="22"/>
          <w:szCs w:val="22"/>
        </w:rPr>
        <w:commentReference w:id="8"/>
      </w:r>
      <w:r w:rsidRPr="00D31AC5">
        <w:rPr>
          <w:szCs w:val="22"/>
        </w:rPr>
        <w:t>. Naše putovanje ima za cilj pružiti čitatelju ne samo znanje o tome kako ovi sustavi funkcioniraju, već i dublje razumijevanje zašto su važni i kamo bi nas mogli odvesti.</w:t>
      </w:r>
    </w:p>
    <w:p w14:paraId="6CB07598" w14:textId="77777777" w:rsidR="00D31AC5" w:rsidRDefault="00D31AC5" w:rsidP="00D31AC5">
      <w:pPr>
        <w:rPr>
          <w:szCs w:val="22"/>
        </w:rPr>
      </w:pPr>
    </w:p>
    <w:p w14:paraId="5EB8B999" w14:textId="5BB93EF0" w:rsidR="00D31AC5" w:rsidRPr="00D31AC5" w:rsidRDefault="00D31AC5" w:rsidP="00D31AC5">
      <w:pPr>
        <w:rPr>
          <w:szCs w:val="22"/>
        </w:rPr>
      </w:pPr>
      <w:r w:rsidRPr="00D31AC5">
        <w:rPr>
          <w:szCs w:val="22"/>
        </w:rPr>
        <w:t>Tijekom čitave povijesti, sporazumijevanje je bilo onaj ključni mehanizam kojim smo gradili mostove između umova, stvarali zajedničke svjetove i oblikovali ustanove i kulture koje određuju našu civilizaciju. Danas, na ovom povijesnom raskrižju, veliki jezični modeli i agenti koje oni pokreću nude nam priliku – ali i nameću odgovornost – da taj mehanizam učinimo eksponencijalno bržim, globalno dostupnijim i potencijalno inteligentnijim no ikada prije. Ova je knjiga poziv na istraživanje tog raskrižja: mjesta gdje se tisućljetna povijest ljudske komunikacije susreće s najnaprednijom tehnologijom 21. stoljeća, tehnologije koja preoblikuje naše alate, ali i postavlja iznova temeljno pitanje: što znači biti čovjekom koji sporazumijevanjem stvara svoj svijet?</w:t>
      </w:r>
    </w:p>
    <w:p w14:paraId="5D957BF1" w14:textId="77777777" w:rsidR="00D31AC5" w:rsidRDefault="00D31AC5" w:rsidP="00D31AC5"/>
    <w:p w14:paraId="72AA07B9" w14:textId="2B7B8DC3" w:rsidR="00C955CE" w:rsidRDefault="00C7299E" w:rsidP="001A502F">
      <w:pPr>
        <w:pStyle w:val="Heading1"/>
      </w:pPr>
      <w:bookmarkStart w:id="9" w:name="_Toc203221951"/>
      <w:r>
        <w:t>2 Povijest i evolucija komunikacijskih tehnologija</w:t>
      </w:r>
      <w:bookmarkEnd w:id="9"/>
    </w:p>
    <w:p w14:paraId="4AAC719D" w14:textId="77777777" w:rsidR="00C955CE" w:rsidRDefault="00C7299E" w:rsidP="001A502F">
      <w:pPr>
        <w:pStyle w:val="Heading2"/>
      </w:pPr>
      <w:bookmarkStart w:id="10" w:name="_Toc203221952"/>
      <w:r>
        <w:t>2.1</w:t>
      </w:r>
      <w:r>
        <w:tab/>
        <w:t>Komunikacija kao osnova i gradivo civilizacije</w:t>
      </w:r>
      <w:bookmarkEnd w:id="10"/>
    </w:p>
    <w:p w14:paraId="548F7B5C" w14:textId="732DF6C3" w:rsidR="00C955CE" w:rsidRDefault="00C7299E">
      <w:pPr>
        <w:spacing w:after="200"/>
      </w:pPr>
      <w:r>
        <w:rPr>
          <w:szCs w:val="22"/>
        </w:rPr>
        <w:t xml:space="preserve">Razmatranje o biti civilizacije neizbježno nas dovodi do njezina temeljnog počela i gradiva: komunikacije. Civilizacija se može pojmiti kao dinamičan i neprekidan proces </w:t>
      </w:r>
      <w:r w:rsidR="00BA0D06">
        <w:rPr>
          <w:szCs w:val="22"/>
        </w:rPr>
        <w:t>dru</w:t>
      </w:r>
      <w:r w:rsidR="004E0A60">
        <w:rPr>
          <w:szCs w:val="22"/>
        </w:rPr>
        <w:t>š</w:t>
      </w:r>
      <w:r w:rsidR="00A0668B">
        <w:rPr>
          <w:szCs w:val="22"/>
        </w:rPr>
        <w:t>t</w:t>
      </w:r>
      <w:r w:rsidR="004E0A60">
        <w:rPr>
          <w:szCs w:val="22"/>
        </w:rPr>
        <w:t xml:space="preserve">venog života </w:t>
      </w:r>
      <w:r>
        <w:rPr>
          <w:szCs w:val="22"/>
        </w:rPr>
        <w:t>što ga u cijelosti omogućuje, oblikuje i održava upravo komunikacija. Čovjekova priroda kao društvenog bića nalaže potrebu za razmjenom misli, osjećaja i iskustava, a ta razmjena, posredovana složenim simboličkim sustavima, postaje temeljem na kojem se grade sve složenije društvene strukture.</w:t>
      </w:r>
    </w:p>
    <w:p w14:paraId="1F7C64C5" w14:textId="77777777" w:rsidR="00C955CE" w:rsidRDefault="00C7299E">
      <w:pPr>
        <w:spacing w:after="200"/>
      </w:pPr>
      <w:r>
        <w:rPr>
          <w:szCs w:val="22"/>
        </w:rPr>
        <w:t xml:space="preserve">Komunikacija je, dakle, proces kojim se stvara i održava zajednički svijet značenja. Upravo sposobnost stvaranja i prenošenja apstraktnih ideja i zajedničkih narativa – mitova, zakona, </w:t>
      </w:r>
      <w:r>
        <w:rPr>
          <w:szCs w:val="22"/>
        </w:rPr>
        <w:lastRenderedPageBreak/>
        <w:t>vrijednosti i povijesti – omogućuje suradnju velikog broja pojedinaca i time postavlja kamen temeljac svake civilizacije (Harari, 2011). Bez te sposobnosti nadilaženja neposrednog, iskustvenog svijeta, ljudske zajednice ostale bi ograničene na male, srodstvom povezane skupine. Kroz jezik, pismo, umjetnost i druge simboličke oblike, misao postaje vanjska, opredmećena i dostupna drugima, neovisno o prostornoj i vremenskoj udaljenosti.</w:t>
      </w:r>
    </w:p>
    <w:p w14:paraId="0232A613" w14:textId="77777777" w:rsidR="00C955CE" w:rsidRDefault="00C7299E">
      <w:pPr>
        <w:spacing w:after="200"/>
      </w:pPr>
      <w:r>
        <w:rPr>
          <w:szCs w:val="22"/>
        </w:rPr>
        <w:t xml:space="preserve">Taj proces opredmećenja misli kroz komunikaciju rađa ono što nazivamo </w:t>
      </w:r>
      <w:r>
        <w:rPr>
          <w:i/>
          <w:szCs w:val="22"/>
        </w:rPr>
        <w:t>artefaktima</w:t>
      </w:r>
      <w:r>
        <w:rPr>
          <w:szCs w:val="22"/>
        </w:rPr>
        <w:t>. Artefakti u ovome smislu nisu samo materijalni predmeti poput oruđa, građevina ili umjetničkih djela, već obuhvaćaju i nematerijalne tvorevine: zakone, društvene norme, znanstvene teorije, filozofske sustave i religijske doktrine. Svaki je takav artefakt otjelovljenje znanja i iskustva, zaleđena komunikacija koja čeka da bude odgonetnuta i ponovno aktivirana u umu novih naraštaja. Na taj način kultura stječe svoju kumulativnu narav; svaka generacija ne započinje iznova, već stupa u interakciju s naslijeđenim informacijskim okružjem što su ga oblikovali njezini prethodnici.</w:t>
      </w:r>
    </w:p>
    <w:p w14:paraId="6C19C579" w14:textId="77777777" w:rsidR="00C955CE" w:rsidRDefault="00C7299E">
      <w:pPr>
        <w:spacing w:after="200"/>
      </w:pPr>
      <w:r>
        <w:rPr>
          <w:szCs w:val="22"/>
        </w:rPr>
        <w:t xml:space="preserve">Civilizaciju stoga možemo razumjeti kao složenu i nepreglednu interakcijsku mrežu koju čine </w:t>
      </w:r>
      <w:r>
        <w:rPr>
          <w:i/>
          <w:szCs w:val="22"/>
        </w:rPr>
        <w:t>agenti</w:t>
      </w:r>
      <w:r>
        <w:rPr>
          <w:szCs w:val="22"/>
        </w:rPr>
        <w:t xml:space="preserve"> (ljudska bića) i </w:t>
      </w:r>
      <w:r>
        <w:rPr>
          <w:i/>
          <w:szCs w:val="22"/>
        </w:rPr>
        <w:t>artefakti</w:t>
      </w:r>
      <w:r>
        <w:rPr>
          <w:szCs w:val="22"/>
        </w:rPr>
        <w:t>. Unutar te mreže, komunikacija je sila koja pokreće sve interakcije. Agenti komuniciraju međusobno kako bi uskladili svoje djelovanje, ali jednako tako stupaju u komunikaciju s artefaktima – čitaju knjige, tumače zakone, koriste se tehnologijom, primjenjuju znanstvene spoznaje. Artefakti, sa svoje strane, posreduju u komunikaciji među agentima, često kroz goleme vremenske i prostorne raspone, te tako oblikuju njihovo razmišljanje i djelovanje (Floridi, 2014).</w:t>
      </w:r>
    </w:p>
    <w:p w14:paraId="33B990FF" w14:textId="77777777" w:rsidR="00C955CE" w:rsidRDefault="00C7299E">
      <w:pPr>
        <w:spacing w:after="200"/>
      </w:pPr>
      <w:r>
        <w:rPr>
          <w:szCs w:val="22"/>
        </w:rPr>
        <w:t>```mermaid</w:t>
      </w:r>
    </w:p>
    <w:p w14:paraId="70FC4F8A" w14:textId="77777777" w:rsidR="00C955CE" w:rsidRDefault="00C7299E">
      <w:pPr>
        <w:spacing w:after="200"/>
      </w:pPr>
      <w:r>
        <w:rPr>
          <w:szCs w:val="22"/>
        </w:rPr>
        <w:t>graph LR</w:t>
      </w:r>
    </w:p>
    <w:p w14:paraId="1A845739" w14:textId="77777777" w:rsidR="00C955CE" w:rsidRDefault="00C7299E">
      <w:pPr>
        <w:spacing w:after="200"/>
      </w:pPr>
      <w:r>
        <w:rPr>
          <w:szCs w:val="22"/>
        </w:rPr>
        <w:t>subgraph "Ciklus stvaranja i prijenosa znanja"</w:t>
      </w:r>
    </w:p>
    <w:p w14:paraId="6212E35F" w14:textId="77777777" w:rsidR="00C955CE" w:rsidRDefault="00C7299E">
      <w:pPr>
        <w:spacing w:after="200"/>
      </w:pPr>
      <w:r>
        <w:rPr>
          <w:szCs w:val="22"/>
        </w:rPr>
        <w:t>direction LR</w:t>
      </w:r>
    </w:p>
    <w:p w14:paraId="09A9A029" w14:textId="77777777" w:rsidR="00C955CE" w:rsidRDefault="00C7299E">
      <w:pPr>
        <w:spacing w:after="200"/>
      </w:pPr>
      <w:r>
        <w:rPr>
          <w:szCs w:val="22"/>
        </w:rPr>
        <w:t>style A fill:#fff,stroke:#333,stroke-width:2px</w:t>
      </w:r>
    </w:p>
    <w:p w14:paraId="4B7206E8" w14:textId="77777777" w:rsidR="00C955CE" w:rsidRDefault="00C7299E">
      <w:pPr>
        <w:spacing w:after="200"/>
      </w:pPr>
      <w:r>
        <w:rPr>
          <w:szCs w:val="22"/>
        </w:rPr>
        <w:t>style B fill:#fff,stroke:#333,stroke-width:2px</w:t>
      </w:r>
    </w:p>
    <w:p w14:paraId="707FCD17" w14:textId="77777777" w:rsidR="00C955CE" w:rsidRDefault="00C7299E">
      <w:pPr>
        <w:spacing w:after="200"/>
      </w:pPr>
      <w:r>
        <w:rPr>
          <w:szCs w:val="22"/>
        </w:rPr>
        <w:t>style C fill:#fff,stroke:#333,stroke-width:2px</w:t>
      </w:r>
    </w:p>
    <w:p w14:paraId="71EBF140" w14:textId="77777777" w:rsidR="00C955CE" w:rsidRDefault="00C7299E">
      <w:pPr>
        <w:spacing w:after="200"/>
      </w:pPr>
      <w:r>
        <w:rPr>
          <w:szCs w:val="22"/>
        </w:rPr>
        <w:t>style D fill:#fff,stroke:#333,stroke-width:2px</w:t>
      </w:r>
    </w:p>
    <w:p w14:paraId="039314DF" w14:textId="77777777" w:rsidR="00C955CE" w:rsidRDefault="00C7299E">
      <w:pPr>
        <w:spacing w:after="200"/>
      </w:pPr>
      <w:r>
        <w:rPr>
          <w:szCs w:val="22"/>
        </w:rPr>
        <w:t>A(Agent 1) -- "Stvara kroz komunikaciju" --&gt; B(Artefakt);</w:t>
      </w:r>
    </w:p>
    <w:p w14:paraId="3C9462CA" w14:textId="77777777" w:rsidR="00C955CE" w:rsidRDefault="00C7299E">
      <w:pPr>
        <w:spacing w:after="200"/>
      </w:pPr>
      <w:r>
        <w:rPr>
          <w:szCs w:val="22"/>
        </w:rPr>
        <w:t>B -- "Sadrži utjelovljeno znanje" --&gt; C(Agent 2);</w:t>
      </w:r>
    </w:p>
    <w:p w14:paraId="239EA691" w14:textId="77777777" w:rsidR="00C955CE" w:rsidRDefault="00C7299E">
      <w:pPr>
        <w:spacing w:after="200"/>
      </w:pPr>
      <w:r>
        <w:rPr>
          <w:szCs w:val="22"/>
        </w:rPr>
        <w:t>C -- "Tumači i nadograđuje" --&gt; D(Novi Artefakt);</w:t>
      </w:r>
    </w:p>
    <w:p w14:paraId="1868D195" w14:textId="77777777" w:rsidR="00C955CE" w:rsidRDefault="00C7299E">
      <w:pPr>
        <w:spacing w:after="200"/>
      </w:pPr>
      <w:r>
        <w:rPr>
          <w:szCs w:val="22"/>
        </w:rPr>
        <w:t>A -- "Izravna komunikacija" --&gt; C;</w:t>
      </w:r>
    </w:p>
    <w:p w14:paraId="083D10DB" w14:textId="77777777" w:rsidR="00C955CE" w:rsidRDefault="00C7299E">
      <w:pPr>
        <w:spacing w:after="200"/>
      </w:pPr>
      <w:r>
        <w:rPr>
          <w:szCs w:val="22"/>
        </w:rPr>
        <w:t>end</w:t>
      </w:r>
    </w:p>
    <w:p w14:paraId="29BC5F3A" w14:textId="77777777" w:rsidR="00C955CE" w:rsidRDefault="00C7299E">
      <w:pPr>
        <w:spacing w:after="200"/>
      </w:pPr>
      <w:r>
        <w:rPr>
          <w:szCs w:val="22"/>
        </w:rPr>
        <w:t>style subgraph fill:white,stroke-width:0px</w:t>
      </w:r>
    </w:p>
    <w:p w14:paraId="3A9DFA5B" w14:textId="77777777" w:rsidR="00C955CE" w:rsidRDefault="00C7299E">
      <w:pPr>
        <w:spacing w:after="200"/>
      </w:pPr>
      <w:r>
        <w:rPr>
          <w:szCs w:val="22"/>
        </w:rPr>
        <w:t>```</w:t>
      </w:r>
    </w:p>
    <w:p w14:paraId="599A3712" w14:textId="77777777" w:rsidR="00C955CE" w:rsidRDefault="00C7299E">
      <w:pPr>
        <w:spacing w:after="200"/>
      </w:pPr>
      <w:r>
        <w:rPr>
          <w:i/>
          <w:szCs w:val="22"/>
        </w:rPr>
        <w:t>Prikaz 1. Shematski prikaz odnosa između agenata, komunikacije i artefakata kao temelja kumulativne kulture. Agent stvara artefakt, koji zatim utječe na drugog agenta, omogućujući prijenos i nadogradnju znanja kroz vrijeme.</w:t>
      </w:r>
    </w:p>
    <w:p w14:paraId="0C3F885B" w14:textId="0CE306ED" w:rsidR="00C955CE" w:rsidRDefault="00E01D80">
      <w:pPr>
        <w:spacing w:after="200"/>
      </w:pPr>
      <w:r>
        <w:rPr>
          <w:szCs w:val="22"/>
        </w:rPr>
        <w:t>K</w:t>
      </w:r>
      <w:r w:rsidR="00C7299E">
        <w:rPr>
          <w:szCs w:val="22"/>
        </w:rPr>
        <w:t>omunikacija je sâmo gradivo i tkivo</w:t>
      </w:r>
      <w:r w:rsidR="0066240D">
        <w:rPr>
          <w:szCs w:val="22"/>
        </w:rPr>
        <w:t xml:space="preserve"> civilizacije</w:t>
      </w:r>
      <w:r w:rsidR="00C7299E">
        <w:rPr>
          <w:szCs w:val="22"/>
        </w:rPr>
        <w:t xml:space="preserve">. Ona je proces kojim se apstraktne ideje </w:t>
      </w:r>
      <w:r w:rsidR="00784BB0">
        <w:rPr>
          <w:szCs w:val="22"/>
        </w:rPr>
        <w:t xml:space="preserve">mogu </w:t>
      </w:r>
      <w:r w:rsidR="00C7299E">
        <w:rPr>
          <w:szCs w:val="22"/>
        </w:rPr>
        <w:t>pretv</w:t>
      </w:r>
      <w:r w:rsidR="00784BB0">
        <w:rPr>
          <w:szCs w:val="22"/>
        </w:rPr>
        <w:t>oriti</w:t>
      </w:r>
      <w:commentRangeStart w:id="11"/>
      <w:commentRangeEnd w:id="11"/>
      <w:r>
        <w:rPr>
          <w:rStyle w:val="CommentReference"/>
          <w:sz w:val="22"/>
          <w:szCs w:val="22"/>
        </w:rPr>
        <w:commentReference w:id="11"/>
      </w:r>
      <w:r w:rsidR="00C7299E">
        <w:rPr>
          <w:szCs w:val="22"/>
        </w:rPr>
        <w:t xml:space="preserve"> u trajne artefakte, kojim se znanje prenosi i umnaža, te kojim se pojedinačni agenti povezuju u složenu, samoodrživu cjelinu koju nazivamo civilizacijom. Promatrati povijest civilizacije znači pratiti tragove te neprestane komunikacije – od prvih usmenih predaja i slika u spiljama do današnjih </w:t>
      </w:r>
      <w:r w:rsidR="00C7299E">
        <w:rPr>
          <w:szCs w:val="22"/>
        </w:rPr>
        <w:lastRenderedPageBreak/>
        <w:t>globalnih digitalnih mreža. U svakom svom obliku, komunikacija ostaje temeljni preduvjet i neiscrpno vrelo ljudskoga stvaralaštva.</w:t>
      </w:r>
    </w:p>
    <w:p w14:paraId="5A9AD59C" w14:textId="20BA7F2D" w:rsidR="00C955CE" w:rsidRDefault="00C7299E" w:rsidP="00EE0828">
      <w:pPr>
        <w:pStyle w:val="Heading2"/>
      </w:pPr>
      <w:bookmarkStart w:id="12" w:name="_Toc203221953"/>
      <w:r>
        <w:t>2.2 U</w:t>
      </w:r>
      <w:r w:rsidR="00EE0828">
        <w:t>smena predaja i živi arhivi</w:t>
      </w:r>
      <w:bookmarkEnd w:id="12"/>
    </w:p>
    <w:p w14:paraId="0101BB49" w14:textId="77777777" w:rsidR="00C955CE" w:rsidRDefault="00C7299E">
      <w:pPr>
        <w:spacing w:after="200"/>
        <w:rPr>
          <w:szCs w:val="22"/>
        </w:rPr>
      </w:pPr>
      <w:r>
        <w:rPr>
          <w:szCs w:val="22"/>
        </w:rPr>
        <w:t>Pojam usmene predaje obuhvaća složen i dinamičan proces koji se ne smije svesti na puko pamćenje ili jednostavno pohranjivanje podataka o prošlosti. Ona je, naprotiv, djelatan čin prenošenja, oblikovanja i neprestanog oživljavanja kulturnoga znanja. Kulture koje počivaju na usmenosti gaje bitno drugačiji odnos prema prošlosti od onih koje se temelje na pismu; u njima prošlost nije fiksirana i nepromjenjiva cjelina, već fluidna i prilagodljiva stvarnost koja se iznova potvrđuje u svakom činu pripovijedanja (</w:t>
      </w:r>
      <w:commentRangeStart w:id="13"/>
      <w:r>
        <w:rPr>
          <w:szCs w:val="22"/>
        </w:rPr>
        <w:t>Ong, 1982</w:t>
      </w:r>
      <w:commentRangeEnd w:id="13"/>
      <w:r>
        <w:rPr>
          <w:rStyle w:val="CommentReference"/>
          <w:sz w:val="22"/>
          <w:szCs w:val="22"/>
        </w:rPr>
        <w:commentReference w:id="13"/>
      </w:r>
      <w:r>
        <w:rPr>
          <w:szCs w:val="22"/>
        </w:rPr>
        <w:t>). Ta se stvarnost ne čuva u mrtvim slovima, nego u živim ljudima.</w:t>
      </w:r>
    </w:p>
    <w:p w14:paraId="3A7A8B6E" w14:textId="77777777" w:rsidR="00C955CE" w:rsidRDefault="00C7299E">
      <w:pPr>
        <w:spacing w:after="200"/>
      </w:pPr>
      <w:r>
        <w:rPr>
          <w:szCs w:val="22"/>
        </w:rPr>
        <w:t xml:space="preserve">Nositelji takve predaje s pravom se mogu nazvati </w:t>
      </w:r>
      <w:r>
        <w:rPr>
          <w:b/>
          <w:szCs w:val="22"/>
        </w:rPr>
        <w:t>živim arhivima</w:t>
      </w:r>
      <w:r>
        <w:rPr>
          <w:szCs w:val="22"/>
        </w:rPr>
        <w:t>. Taj naziv, međutim, ne podrazumijeva da su oni tek pasivni spremnici informacija, nalik policama u knjižnici. Njihova je uloga djelatna i stvaralačka. Živi arhiv kao pojedinac tumači, prilagođava i prenosi naslijeđeno znanje, prožimajući ga vlastitim iskustvom i razumijevanjem svijeta. Svaka njegova izvedba, bilo da je riječ o pjesmi, priči ili obrednoj formuli, jest jedinstven i neponovljiv čin stvaranja, a ne puka reprodukcija postojećeg predloška (Lord, 2000).</w:t>
      </w:r>
    </w:p>
    <w:p w14:paraId="0A43BF60" w14:textId="77777777" w:rsidR="00C955CE" w:rsidRDefault="00C7299E">
      <w:pPr>
        <w:spacing w:after="200"/>
      </w:pPr>
      <w:r>
        <w:rPr>
          <w:szCs w:val="22"/>
        </w:rPr>
        <w:t xml:space="preserve">U tom je procesu </w:t>
      </w:r>
      <w:r>
        <w:rPr>
          <w:b/>
          <w:szCs w:val="22"/>
        </w:rPr>
        <w:t>agent</w:t>
      </w:r>
      <w:r>
        <w:rPr>
          <w:szCs w:val="22"/>
        </w:rPr>
        <w:t xml:space="preserve">, odnosno nositelj i izvođač predaje, ključna figura koja aktivno oblikuje narativ. Njegova uloga nadilazi funkciju prenositelja jer on kroz svoju izvedbu potvrđuje, a katkad i preoblikuje, vrijednosti i znanja zajednice. Znanje koje živi arhiv posjeduje nije apstraktno, već je duboko </w:t>
      </w:r>
      <w:r>
        <w:rPr>
          <w:b/>
          <w:szCs w:val="22"/>
        </w:rPr>
        <w:t>utjelovljeno</w:t>
      </w:r>
      <w:r>
        <w:rPr>
          <w:szCs w:val="22"/>
        </w:rPr>
        <w:t>. Ono prebiva u njegovu glasu, ritmu govora, gestikulaciji i sjećanju tijela, čineći cjelinu izvođača i izvedbe neraskidivom.</w:t>
      </w:r>
    </w:p>
    <w:p w14:paraId="64117E98" w14:textId="77777777" w:rsidR="00C955CE" w:rsidRDefault="00C7299E">
      <w:pPr>
        <w:spacing w:after="200"/>
      </w:pPr>
      <w:r>
        <w:rPr>
          <w:szCs w:val="22"/>
        </w:rPr>
        <w:t>```mermaid</w:t>
      </w:r>
    </w:p>
    <w:p w14:paraId="0E327A51" w14:textId="77777777" w:rsidR="00C955CE" w:rsidRDefault="00C7299E">
      <w:pPr>
        <w:spacing w:after="200"/>
      </w:pPr>
      <w:r>
        <w:rPr>
          <w:szCs w:val="22"/>
        </w:rPr>
        <w:t>graph LR</w:t>
      </w:r>
    </w:p>
    <w:p w14:paraId="418B3AE2" w14:textId="77777777" w:rsidR="00C955CE" w:rsidRDefault="00C7299E">
      <w:pPr>
        <w:spacing w:after="200"/>
      </w:pPr>
      <w:r>
        <w:rPr>
          <w:szCs w:val="22"/>
        </w:rPr>
        <w:t>subgraph "Proces usmene predaje"</w:t>
      </w:r>
    </w:p>
    <w:p w14:paraId="155ED88E" w14:textId="77777777" w:rsidR="00C955CE" w:rsidRDefault="00C7299E">
      <w:pPr>
        <w:spacing w:after="200"/>
      </w:pPr>
      <w:r>
        <w:rPr>
          <w:szCs w:val="22"/>
        </w:rPr>
        <w:t>A(Zajednica i njezino znanje) --&gt; B{Živi arhiv / Agent};</w:t>
      </w:r>
    </w:p>
    <w:p w14:paraId="72A67B00" w14:textId="77777777" w:rsidR="00C955CE" w:rsidRDefault="00C7299E">
      <w:pPr>
        <w:spacing w:after="200"/>
      </w:pPr>
      <w:r>
        <w:rPr>
          <w:szCs w:val="22"/>
        </w:rPr>
        <w:t>B --&gt; C[Izvedba u specifičnom kontekstu];</w:t>
      </w:r>
    </w:p>
    <w:p w14:paraId="77C9B0C6" w14:textId="77777777" w:rsidR="00C955CE" w:rsidRDefault="00C7299E">
      <w:pPr>
        <w:spacing w:after="200"/>
      </w:pPr>
      <w:r>
        <w:rPr>
          <w:szCs w:val="22"/>
        </w:rPr>
        <w:t>C --&gt; D(Prijenos i preoblikovanje predaje);</w:t>
      </w:r>
    </w:p>
    <w:p w14:paraId="0F8F8CDA" w14:textId="77777777" w:rsidR="00C955CE" w:rsidRDefault="00C7299E">
      <w:pPr>
        <w:spacing w:after="200"/>
      </w:pPr>
      <w:r>
        <w:rPr>
          <w:szCs w:val="22"/>
        </w:rPr>
        <w:t>D --&gt; A;</w:t>
      </w:r>
    </w:p>
    <w:p w14:paraId="111B307C" w14:textId="77777777" w:rsidR="00C955CE" w:rsidRDefault="00C7299E">
      <w:pPr>
        <w:spacing w:after="200"/>
      </w:pPr>
      <w:r>
        <w:rPr>
          <w:szCs w:val="22"/>
        </w:rPr>
        <w:t>end</w:t>
      </w:r>
    </w:p>
    <w:p w14:paraId="5B1FBBBE" w14:textId="77777777" w:rsidR="00C955CE" w:rsidRDefault="00C7299E">
      <w:pPr>
        <w:spacing w:after="200"/>
      </w:pPr>
      <w:r>
        <w:rPr>
          <w:szCs w:val="22"/>
        </w:rPr>
        <w:t>style A fill:#f9f9f9,stroke:#333,stroke-width:2px</w:t>
      </w:r>
    </w:p>
    <w:p w14:paraId="6B7258CA" w14:textId="77777777" w:rsidR="00C955CE" w:rsidRDefault="00C7299E">
      <w:pPr>
        <w:spacing w:after="200"/>
      </w:pPr>
      <w:r>
        <w:rPr>
          <w:szCs w:val="22"/>
        </w:rPr>
        <w:t>style B fill:#e0f2f1,stroke:#00796b,stroke-width:2px</w:t>
      </w:r>
    </w:p>
    <w:p w14:paraId="1CC52563" w14:textId="77777777" w:rsidR="00C955CE" w:rsidRDefault="00C7299E">
      <w:pPr>
        <w:spacing w:after="200"/>
      </w:pPr>
      <w:r>
        <w:rPr>
          <w:szCs w:val="22"/>
        </w:rPr>
        <w:t>style C fill:#fff3e0,stroke:#f57c00,stroke-width:2px</w:t>
      </w:r>
    </w:p>
    <w:p w14:paraId="5237FEEF" w14:textId="77777777" w:rsidR="00C955CE" w:rsidRDefault="00C7299E">
      <w:pPr>
        <w:spacing w:after="200"/>
      </w:pPr>
      <w:r>
        <w:rPr>
          <w:szCs w:val="22"/>
        </w:rPr>
        <w:t>style D fill:#f9f9f9,stroke:#333,stroke-width:2px</w:t>
      </w:r>
    </w:p>
    <w:p w14:paraId="493C0AF6" w14:textId="77777777" w:rsidR="00C955CE" w:rsidRDefault="00C7299E">
      <w:pPr>
        <w:spacing w:after="200"/>
      </w:pPr>
      <w:r>
        <w:rPr>
          <w:szCs w:val="22"/>
        </w:rPr>
        <w:t>```</w:t>
      </w:r>
    </w:p>
    <w:p w14:paraId="1F7D6E0A" w14:textId="77777777" w:rsidR="00C955CE" w:rsidRDefault="00C7299E">
      <w:pPr>
        <w:spacing w:after="200"/>
      </w:pPr>
      <w:r>
        <w:rPr>
          <w:i/>
          <w:szCs w:val="22"/>
        </w:rPr>
        <w:t>Prikaz 1. Shematski prikaz dinamike usmene predaje gdje živi arhiv djeluje kao središnji agent u ciklusu prijenosa i obnavljanja znanja unutar zajednice.</w:t>
      </w:r>
    </w:p>
    <w:p w14:paraId="29F333FA" w14:textId="77777777" w:rsidR="00C955CE" w:rsidRDefault="00C7299E">
      <w:pPr>
        <w:spacing w:after="200"/>
      </w:pPr>
      <w:r>
        <w:rPr>
          <w:szCs w:val="22"/>
        </w:rPr>
        <w:t>Razlika između usmenog i pisanog arhiva stoga je temeljna. Pisani arhiv po svojoj prirodi teži statičnosti, nepromjenjivosti i prividnoj objektivnosti, odvajajući znanje od njegova ljudskog izvora. S druge strane, usmeni je arhiv neodvojivo vezan za osobu izvođača i društveni kontekst. On je dinamičan, promjenjiv i nužno prožet subjektivnošću, jer se njegovo značenje konstituira upravo u živom odnosu između pripovjedača, slušatelja i trenutka izvedbe (Goody &amp; Watt, 1968).</w:t>
      </w:r>
    </w:p>
    <w:p w14:paraId="721DB617" w14:textId="2F48303D" w:rsidR="00C955CE" w:rsidRDefault="00C7299E">
      <w:pPr>
        <w:spacing w:after="200"/>
      </w:pPr>
      <w:r>
        <w:lastRenderedPageBreak/>
        <w:t xml:space="preserve">Time usmena predaja dobiva i iznimnu društvenu funkciju. Ona je kohezivna sila koja stvara i održava zajednicu, pružajući joj osjećaj kontinuiteta i pripadnosti kroz zajednički repertoar priča, vjerovanja i sjećanja. Zbog toga sadržaj predaje nikada nije važniji od konteksta njezine izvedbe. Pitanja tko govori, kome se obraća, kada i u kojoj prigodi, nisu tek okolnosti, već sastavni dio poruke koja se prenosi. U suvremenom dobu, suočeni smo s paradoksom tehnološkog zapisa usmene predaje. Dok snimanje omogućuje njezino očuvanje pred prijetnjom zaborava, ono istodobno fiksira i umrtvljuje ono što je po svojoj biti živo, fluidno i performativno. Takav je zapis, premda </w:t>
      </w:r>
      <w:commentRangeStart w:id="14"/>
      <w:r>
        <w:t>nužan</w:t>
      </w:r>
      <w:commentRangeEnd w:id="14"/>
      <w:r w:rsidR="7A8A4F16">
        <w:t xml:space="preserve"> zbog očuvanja samih artefakata</w:t>
      </w:r>
      <w:r>
        <w:rPr>
          <w:rStyle w:val="CommentReference"/>
          <w:sz w:val="22"/>
          <w:szCs w:val="20"/>
        </w:rPr>
        <w:commentReference w:id="14"/>
      </w:r>
      <w:r>
        <w:t>, tek blijedi odraz cjelovitosti događaja usmenog stvaranja.</w:t>
      </w:r>
    </w:p>
    <w:p w14:paraId="305856B3" w14:textId="77777777" w:rsidR="00C955CE" w:rsidRDefault="00C7299E" w:rsidP="00EE0828">
      <w:pPr>
        <w:pStyle w:val="Heading3"/>
      </w:pPr>
      <w:bookmarkStart w:id="15" w:name="_Toc203221954"/>
      <w:r>
        <w:t>2.2.1</w:t>
      </w:r>
      <w:r>
        <w:tab/>
        <w:t>Složenost usmene tradicije</w:t>
      </w:r>
      <w:bookmarkEnd w:id="15"/>
    </w:p>
    <w:p w14:paraId="4802DEE1" w14:textId="77777777" w:rsidR="00C955CE" w:rsidRDefault="00C7299E">
      <w:pPr>
        <w:spacing w:after="200"/>
      </w:pPr>
      <w:r>
        <w:rPr>
          <w:szCs w:val="22"/>
        </w:rPr>
        <w:t>Pristup usmenoj tradiciji često je opterećen pojednostavljenim viđenjem koje ju svodi na puki prijenos nepromjenjivih sadržaja s koljena na koljeno, gotovo kao neku vrstu mehaničkoga pamćenja. Takvo shvaćanje, međutim, zanemaruje njezinu inherentnu slojevitost i dinamičnost, svodeći je na pasivnu pohranu informacija. Usmene su tradicije, naprotiv, živi i složeni sustavi komunikacije, znanja i umjetnosti, čija se priroda ne može iscrpiti jednostranim objašnjenjima. One nisu tek statični repertoar priča ili pjesama, već predstavljaju cjelovite kognitivne i društvene svjetove, utkane u samo tkivo zajednice koja ih stvara, prenosi i neprestano preoblikuje.</w:t>
      </w:r>
    </w:p>
    <w:p w14:paraId="312D2D03" w14:textId="4320C6A7" w:rsidR="00C955CE" w:rsidRDefault="00C7299E">
      <w:pPr>
        <w:spacing w:after="200"/>
      </w:pPr>
      <w:r>
        <w:rPr>
          <w:szCs w:val="22"/>
        </w:rPr>
        <w:t xml:space="preserve">Središnji element te složenosti jest činjenica da se usmena tradicija ne ostvaruje u fiksiranom, pisanom tekstu, već u </w:t>
      </w:r>
      <w:r>
        <w:rPr>
          <w:i/>
          <w:szCs w:val="22"/>
        </w:rPr>
        <w:t>događaju izvedbe</w:t>
      </w:r>
      <w:r>
        <w:rPr>
          <w:szCs w:val="22"/>
        </w:rPr>
        <w:t xml:space="preserve">. Svaka izvedba predstavlja jedinstven čin stvaranja u kojem </w:t>
      </w:r>
      <w:r>
        <w:rPr>
          <w:b/>
          <w:szCs w:val="22"/>
        </w:rPr>
        <w:t>agent</w:t>
      </w:r>
      <w:r>
        <w:rPr>
          <w:szCs w:val="22"/>
        </w:rPr>
        <w:t xml:space="preserve">, odnosno izvođač (pjevač, pripovjedač), ne reproducira mehanički zapamćeni predložak, već ga aktivno komponira u trenutku izlaganja (Lord, 1960). Pritom se služi bogatim naslijeđem tradicionalnih alata: ustaljenim formulama, metričkim obrascima, tipičnim scenama i tematskim sklopovima. Ovi elementi funkcioniraju kao gradivni blokovi koji omogućuju improvizaciju unutar zadanih stilskih i sadržajnih okvira. Agent </w:t>
      </w:r>
      <w:r w:rsidR="0084248E">
        <w:rPr>
          <w:szCs w:val="22"/>
        </w:rPr>
        <w:t xml:space="preserve">je </w:t>
      </w:r>
      <w:r>
        <w:rPr>
          <w:szCs w:val="22"/>
        </w:rPr>
        <w:t>sukreator koji tradiciju prilagođava specifičnom kontekstu, publici i vlastitom nadahnuću.</w:t>
      </w:r>
    </w:p>
    <w:p w14:paraId="2D24ACAD" w14:textId="04120AAD" w:rsidR="00C955CE" w:rsidRDefault="00C7299E">
      <w:pPr>
        <w:spacing w:after="200"/>
      </w:pPr>
      <w:r>
        <w:rPr>
          <w:szCs w:val="22"/>
        </w:rPr>
        <w:t xml:space="preserve">Nadalje, složenost usmene tradicije očituje se u njezinoj </w:t>
      </w:r>
      <w:r>
        <w:rPr>
          <w:i/>
          <w:szCs w:val="22"/>
        </w:rPr>
        <w:t>multimodalnosti</w:t>
      </w:r>
      <w:r>
        <w:rPr>
          <w:szCs w:val="22"/>
        </w:rPr>
        <w:t xml:space="preserve">. Ona se rijetko svodi isključivo na verbalnu komponentu. Zvuk, ritam, melodija, geste, mimika i cjelokupna tjelesnost izvođača nerazmrsivo su isprepleteni s izgovorenom ili pjevanom riječi. Značenje se prenosi semantikom rečenica, </w:t>
      </w:r>
      <w:r w:rsidR="007400F0">
        <w:rPr>
          <w:szCs w:val="22"/>
        </w:rPr>
        <w:t xml:space="preserve">ali </w:t>
      </w:r>
      <w:r>
        <w:rPr>
          <w:szCs w:val="22"/>
        </w:rPr>
        <w:t>i načinom na koji su one izvedene – intonacijom, stankama, naglascima i emocionalnim nabojem. Uloga publike pritom nije pasivna; ona svojim reakcijama, poticajima ili šutnjom izravno sudjeluje u oblikovanju izvedbe, stvarajući dinamičnu povratnu spregu s izvođačem. Izvedba je stoga uvijek dijaloški i društveni čin, duboko uvjetovan situacijom u kojoj nastaje.</w:t>
      </w:r>
    </w:p>
    <w:p w14:paraId="7301217E" w14:textId="77777777" w:rsidR="00C955CE" w:rsidRDefault="00C7299E">
      <w:pPr>
        <w:spacing w:after="200"/>
      </w:pPr>
      <w:r>
        <w:rPr>
          <w:szCs w:val="22"/>
        </w:rPr>
        <w:t xml:space="preserve">Konačno, temeljna značajka usmene tradicije jest kreativna napetost između postojanosti i promjenjivosti. Da bi opstala, tradicija mora posjedovati dovoljnu mjeru stabilnosti koja joj osigurava prepoznatljivost i kontinuitet kroz generacije. Istovremeno, da bi ostala živa i relevantna, ona se mora neprestano prilagođavati i mijenjati sa svakom novom izvedbom. Ovaj prividni paradoks razrješava se u shvaćanju da tradicionalnost ne leži u nepromjenjivosti riječi, već u dubljim strukturama i značenjskim potencijalima koje one prizivaju. Svaka formula ili tema nosi sa sobom bogatstvo asocijacija i referencija na cjelokupnu tradiciju, stvarajući ono što John Miles Foley (1991) naziva </w:t>
      </w:r>
      <w:r>
        <w:rPr>
          <w:i/>
          <w:szCs w:val="22"/>
        </w:rPr>
        <w:t>tradicionalnom referencijalnošću</w:t>
      </w:r>
      <w:r>
        <w:rPr>
          <w:szCs w:val="22"/>
        </w:rPr>
        <w:t>. Riječi u usmenoj izvedbi imaju daleko veći semantički naboj jer odjekuju neizrečenim, ali prisutnim kontekstom cjelokupnoga tradicijskog znanja. Zbog svega navedenog, usmenu tradiciju valja promatrati kao zamršen ekosustav u kojem se kognitivni procesi pamćenja i stvaranja, društvena dinamika izvedbe te estetske vrijednosti jezika, glazbe i pokreta stapaju u jedinstveno i neponovljivo ljudsko iskustvo.</w:t>
      </w:r>
    </w:p>
    <w:p w14:paraId="0D6EC4E7" w14:textId="77777777" w:rsidR="00C955CE" w:rsidRDefault="00C7299E">
      <w:pPr>
        <w:spacing w:after="200"/>
      </w:pPr>
      <w:r>
        <w:rPr>
          <w:szCs w:val="22"/>
        </w:rPr>
        <w:t>```mermaid</w:t>
      </w:r>
    </w:p>
    <w:p w14:paraId="6D849B92" w14:textId="77777777" w:rsidR="00C955CE" w:rsidRDefault="00C7299E">
      <w:pPr>
        <w:spacing w:after="200"/>
      </w:pPr>
      <w:r>
        <w:rPr>
          <w:szCs w:val="22"/>
        </w:rPr>
        <w:t>graph LR</w:t>
      </w:r>
    </w:p>
    <w:p w14:paraId="13511F16" w14:textId="77777777" w:rsidR="00C955CE" w:rsidRDefault="00C7299E">
      <w:pPr>
        <w:spacing w:after="200"/>
      </w:pPr>
      <w:r>
        <w:rPr>
          <w:szCs w:val="22"/>
        </w:rPr>
        <w:t>style A fill:#ffffff,stroke:#333,stroke-width:2px</w:t>
      </w:r>
    </w:p>
    <w:p w14:paraId="2A2249F6" w14:textId="77777777" w:rsidR="00C955CE" w:rsidRDefault="00C7299E">
      <w:pPr>
        <w:spacing w:after="200"/>
      </w:pPr>
      <w:r>
        <w:rPr>
          <w:szCs w:val="22"/>
        </w:rPr>
        <w:t>style B fill:#ffffff,stroke:#333,stroke-width:2px</w:t>
      </w:r>
    </w:p>
    <w:p w14:paraId="007C3A56" w14:textId="77777777" w:rsidR="00C955CE" w:rsidRDefault="00C7299E">
      <w:pPr>
        <w:spacing w:after="200"/>
      </w:pPr>
      <w:r>
        <w:rPr>
          <w:szCs w:val="22"/>
        </w:rPr>
        <w:lastRenderedPageBreak/>
        <w:t>style C fill:#ffffff,stroke:#333,stroke-width:2px</w:t>
      </w:r>
    </w:p>
    <w:p w14:paraId="38D6B229" w14:textId="77777777" w:rsidR="00C955CE" w:rsidRDefault="00C7299E">
      <w:pPr>
        <w:spacing w:after="200"/>
      </w:pPr>
      <w:r>
        <w:rPr>
          <w:szCs w:val="22"/>
        </w:rPr>
        <w:t>style D fill:#ffffff,stroke:#333,stroke-width:2px</w:t>
      </w:r>
    </w:p>
    <w:p w14:paraId="1F7D9C39" w14:textId="77777777" w:rsidR="00C955CE" w:rsidRDefault="00C7299E">
      <w:pPr>
        <w:spacing w:after="200"/>
      </w:pPr>
      <w:r>
        <w:rPr>
          <w:szCs w:val="22"/>
        </w:rPr>
        <w:t>style E fill:#ffffff,stroke:#333,stroke-width:2px</w:t>
      </w:r>
    </w:p>
    <w:p w14:paraId="30DF0708" w14:textId="77777777" w:rsidR="00C955CE" w:rsidRDefault="00C7299E">
      <w:pPr>
        <w:spacing w:after="200"/>
      </w:pPr>
      <w:r>
        <w:rPr>
          <w:szCs w:val="22"/>
        </w:rPr>
        <w:t>subgraph "Dinamički sustav usmene tradicije"</w:t>
      </w:r>
    </w:p>
    <w:p w14:paraId="771D8CF4" w14:textId="77777777" w:rsidR="00C955CE" w:rsidRDefault="00C7299E">
      <w:pPr>
        <w:spacing w:after="200"/>
      </w:pPr>
      <w:r>
        <w:rPr>
          <w:szCs w:val="22"/>
        </w:rPr>
        <w:t>A[Tradicija &lt;br&gt; (formule, teme, znanje)] --&gt; B(Agent/Izvođač);</w:t>
      </w:r>
    </w:p>
    <w:p w14:paraId="43B55EAE" w14:textId="77777777" w:rsidR="00C955CE" w:rsidRDefault="00C7299E">
      <w:pPr>
        <w:spacing w:after="200"/>
      </w:pPr>
      <w:r>
        <w:rPr>
          <w:szCs w:val="22"/>
        </w:rPr>
        <w:t>B -- Izvedba (stvaranje u trenutku) --&gt; C{Događaj izvedbe &lt;br&gt; (kontekst, multimodalnost)};</w:t>
      </w:r>
    </w:p>
    <w:p w14:paraId="1FFE24BC" w14:textId="77777777" w:rsidR="00C955CE" w:rsidRDefault="00C7299E">
      <w:pPr>
        <w:spacing w:after="200"/>
      </w:pPr>
      <w:r>
        <w:rPr>
          <w:szCs w:val="22"/>
        </w:rPr>
        <w:t>C --&gt; D[Publika];</w:t>
      </w:r>
    </w:p>
    <w:p w14:paraId="73D40CDF" w14:textId="77777777" w:rsidR="00C955CE" w:rsidRDefault="00C7299E">
      <w:pPr>
        <w:spacing w:after="200"/>
      </w:pPr>
      <w:r>
        <w:rPr>
          <w:szCs w:val="22"/>
        </w:rPr>
        <w:t>D -- Povratna sprega (interakcija) --&gt; B;</w:t>
      </w:r>
    </w:p>
    <w:p w14:paraId="28FEB947" w14:textId="77777777" w:rsidR="00C955CE" w:rsidRDefault="00C7299E">
      <w:pPr>
        <w:spacing w:after="200"/>
      </w:pPr>
      <w:r>
        <w:rPr>
          <w:szCs w:val="22"/>
        </w:rPr>
        <w:t>C -- Stvara --&gt; E(Tekst/Pjesma);</w:t>
      </w:r>
    </w:p>
    <w:p w14:paraId="4F16B2C8" w14:textId="77777777" w:rsidR="00C955CE" w:rsidRDefault="00C7299E">
      <w:pPr>
        <w:spacing w:after="200"/>
      </w:pPr>
      <w:r>
        <w:rPr>
          <w:szCs w:val="22"/>
        </w:rPr>
        <w:t>E -- Obogaćuje i potvrđuje --&gt; A;</w:t>
      </w:r>
    </w:p>
    <w:p w14:paraId="34D58244" w14:textId="77777777" w:rsidR="00C955CE" w:rsidRDefault="00C7299E">
      <w:pPr>
        <w:spacing w:after="200"/>
      </w:pPr>
      <w:r>
        <w:rPr>
          <w:szCs w:val="22"/>
        </w:rPr>
        <w:t>end</w:t>
      </w:r>
    </w:p>
    <w:p w14:paraId="7DF33BD9" w14:textId="77777777" w:rsidR="00C955CE" w:rsidRDefault="00C7299E">
      <w:pPr>
        <w:spacing w:after="200"/>
      </w:pPr>
      <w:r>
        <w:rPr>
          <w:szCs w:val="22"/>
        </w:rPr>
        <w:t>```</w:t>
      </w:r>
    </w:p>
    <w:p w14:paraId="363D01D8" w14:textId="77777777" w:rsidR="00C955CE" w:rsidRDefault="00C7299E" w:rsidP="00EE0828">
      <w:pPr>
        <w:pStyle w:val="Heading3"/>
      </w:pPr>
      <w:bookmarkStart w:id="16" w:name="_Toc203221955"/>
      <w:r>
        <w:t>2.2.2. Kolektivna imaginacija i identitet</w:t>
      </w:r>
      <w:bookmarkEnd w:id="16"/>
    </w:p>
    <w:p w14:paraId="5D7C929C" w14:textId="77777777" w:rsidR="00C955CE" w:rsidRDefault="00C7299E">
      <w:pPr>
        <w:spacing w:after="200"/>
      </w:pPr>
      <w:r>
        <w:rPr>
          <w:szCs w:val="22"/>
        </w:rPr>
        <w:t xml:space="preserve">Temelj ljudske kulture i, posljedično, kolektivnog identiteta, počiva na jedinstvenoj kognitivnoj sposobnosti čovjeka za </w:t>
      </w:r>
      <w:r>
        <w:rPr>
          <w:i/>
          <w:szCs w:val="22"/>
        </w:rPr>
        <w:t>zajedničkom intencionalnošću</w:t>
      </w:r>
      <w:r>
        <w:rPr>
          <w:szCs w:val="22"/>
        </w:rPr>
        <w:t xml:space="preserve"> – sposobnosti stvaranja i dijeljenja složenih društvenih stvarnosti koje postoje isključivo u domeni kolektivne imaginacije. Upravo ta sposobnost, kako ističu istraživači poput Tomasella (2014) i Hararija (2014), razlikuje ljudsku kulturu od rudimentarnih oblika socijalnog učenja prisutnih kod drugih primata. Dok se životinjske zajednice temelje na izravnoj interakciji i genetski uvjetovanim ponašanjima, ljudska društva grade se na zajedničkim vjerovanjima u koncepte kao što su nacije, novac, zakoni ili ljudska prava, koji nemaju opipljivo postojanje izvan zajedničkog dogovora i mašte.</w:t>
      </w:r>
    </w:p>
    <w:p w14:paraId="0F114E08" w14:textId="77777777" w:rsidR="00C955CE" w:rsidRDefault="00C7299E">
      <w:pPr>
        <w:spacing w:after="200"/>
      </w:pPr>
      <w:r>
        <w:rPr>
          <w:szCs w:val="22"/>
        </w:rPr>
        <w:t xml:space="preserve">Najočitiji i najsnažniji primjer takve zamišljene stvarnosti jest nacija, koju je Benedict Anderson (1983) precizno odredio kao </w:t>
      </w:r>
      <w:r>
        <w:rPr>
          <w:i/>
          <w:szCs w:val="22"/>
        </w:rPr>
        <w:t>zamišljenu zajednicu</w:t>
      </w:r>
      <w:r>
        <w:rPr>
          <w:szCs w:val="22"/>
        </w:rPr>
        <w:t>. Pripadnici jedne nacije nikada se neće međusobno upoznati, no u njihovim umovima postoji živa predodžba o zajedništvu. Taj osjećaj pripadnosti ne proizlazi iz neposrednog kontakta, već se hrani i održava kroz zajedničke simbole poput zastava i himni, kolektivne rituale poput nacionalnih praznika te narative o zajedničkom podrijetlu, povijesti i sudbini. Kroz te mehanizme stvara se duboka emocionalna veza koja povezuje milijune stranaca u koherentnu cjelinu.</w:t>
      </w:r>
    </w:p>
    <w:p w14:paraId="25EB36D7" w14:textId="77777777" w:rsidR="00C955CE" w:rsidRDefault="00C7299E">
      <w:pPr>
        <w:spacing w:after="200"/>
      </w:pPr>
      <w:r>
        <w:rPr>
          <w:szCs w:val="22"/>
        </w:rPr>
        <w:t xml:space="preserve">U suvremenom svijetu, doseg i oblici kolektivne imaginacije znatno su prošireni djelovanjem globalnih medija. Arjun Appadurai (1996) u svojoj analizi globalnih kulturnih tokova uvodi pojmove </w:t>
      </w:r>
      <w:r>
        <w:rPr>
          <w:i/>
          <w:szCs w:val="22"/>
        </w:rPr>
        <w:t>medijskih krajolika</w:t>
      </w:r>
      <w:r>
        <w:rPr>
          <w:szCs w:val="22"/>
        </w:rPr>
        <w:t xml:space="preserve"> (</w:t>
      </w:r>
      <w:r>
        <w:rPr>
          <w:i/>
          <w:szCs w:val="22"/>
        </w:rPr>
        <w:t>mediascapes</w:t>
      </w:r>
      <w:r>
        <w:rPr>
          <w:szCs w:val="22"/>
        </w:rPr>
        <w:t xml:space="preserve">) i </w:t>
      </w:r>
      <w:r>
        <w:rPr>
          <w:i/>
          <w:szCs w:val="22"/>
        </w:rPr>
        <w:t>idejnih krajolika</w:t>
      </w:r>
      <w:r>
        <w:rPr>
          <w:szCs w:val="22"/>
        </w:rPr>
        <w:t xml:space="preserve"> (</w:t>
      </w:r>
      <w:r>
        <w:rPr>
          <w:i/>
          <w:szCs w:val="22"/>
        </w:rPr>
        <w:t>ideoscapes</w:t>
      </w:r>
      <w:r>
        <w:rPr>
          <w:szCs w:val="22"/>
        </w:rPr>
        <w:t>). Ti krajolici, sačinjeni od slika, narativa i ideja koje kruže putem medija, omogućuju stvaranje identiteta koji nadilaze tradicionalne nacionalne okvire. Pojedinci danas mogu razviti osjećaj pripadnosti globalnim supkulturama, društvenim pokretima ili dijasporičkim zajednicama, čime se potvrđuje da kolektivna imaginacija nije ograničena isključivo na teritorij nacionalne države.</w:t>
      </w:r>
    </w:p>
    <w:p w14:paraId="4BA396D8" w14:textId="654613E5" w:rsidR="00C955CE" w:rsidRDefault="00C7299E">
      <w:pPr>
        <w:spacing w:after="200"/>
      </w:pPr>
      <w:r>
        <w:rPr>
          <w:szCs w:val="22"/>
        </w:rPr>
        <w:t xml:space="preserve">Važno je, međutim, naglasiti da kolektivna imaginacija posjeduje </w:t>
      </w:r>
      <w:r w:rsidR="00331F7A">
        <w:rPr>
          <w:szCs w:val="22"/>
        </w:rPr>
        <w:t xml:space="preserve">i </w:t>
      </w:r>
      <w:r>
        <w:rPr>
          <w:szCs w:val="22"/>
        </w:rPr>
        <w:t xml:space="preserve">izrazitu materijalnu dimenziju. Zamišljene stvarnosti utjelovljuju se i postaju trajne kroz spomenike, arhitekturu, zastave, pravne dokumente i društvene institucije. Ti materijalni objekti i strukture djeluju kao </w:t>
      </w:r>
      <w:r>
        <w:rPr>
          <w:i/>
          <w:szCs w:val="22"/>
        </w:rPr>
        <w:t>sidra</w:t>
      </w:r>
      <w:r>
        <w:rPr>
          <w:szCs w:val="22"/>
        </w:rPr>
        <w:t xml:space="preserve"> kolektivnog identiteta, dajući apstraktnim idejama konkretan i vidljiv oblik (Latour, 2005). Spomenik neznanom junaku nije samo kamen, već materijalizirani narativ o žrtvi i nacionalnom ponosu; ustav nije samo papir, već opredmećeno obećanje o zajedničkim pravima i poretku.</w:t>
      </w:r>
    </w:p>
    <w:p w14:paraId="5DDEB3E9" w14:textId="4145ABBC" w:rsidR="00C955CE" w:rsidRDefault="00C7299E">
      <w:pPr>
        <w:spacing w:after="200"/>
      </w:pPr>
      <w:r>
        <w:rPr>
          <w:szCs w:val="22"/>
        </w:rPr>
        <w:lastRenderedPageBreak/>
        <w:t>Istodobno, polje kolektivne imaginacije dinamično je i bremenito sukobima. Različite društvene skupine neprestano se natječu kako bi nametnule vlastitu viziju stvarnosti i definirale dominantne narative o tome tko "mi" jesmo. Identitet stoga nije statična i unaprijed zadana kategorija, već je, kako to pokazuje Judith Butler (</w:t>
      </w:r>
      <w:r w:rsidR="00B64E40">
        <w:rPr>
          <w:szCs w:val="22"/>
        </w:rPr>
        <w:t xml:space="preserve">Butler i Trouble </w:t>
      </w:r>
      <w:r>
        <w:rPr>
          <w:szCs w:val="22"/>
        </w:rPr>
        <w:t>1990) u kontekstu roda, rezultat neprestanog procesa pregovaranja, osporavanja i performativnog ponavljanja. Povijest je ispunjena borbama oko tumačenja prošlosti, značenja nacionalnih simbola ili definiranja granica zajednice, što svjedoči o tome da je kolektivni identitet uvijek otvoreno poprište moći.</w:t>
      </w:r>
    </w:p>
    <w:p w14:paraId="43A8CA82" w14:textId="0E426683" w:rsidR="00C955CE" w:rsidRDefault="00C7299E">
      <w:pPr>
        <w:spacing w:after="200"/>
      </w:pPr>
      <w:r>
        <w:rPr>
          <w:szCs w:val="22"/>
        </w:rPr>
        <w:t xml:space="preserve">U tom složenom odnosu snaga, pojedinačni agent </w:t>
      </w:r>
      <w:r w:rsidR="001303E2">
        <w:rPr>
          <w:szCs w:val="22"/>
        </w:rPr>
        <w:t xml:space="preserve">aktivno </w:t>
      </w:r>
      <w:r>
        <w:rPr>
          <w:szCs w:val="22"/>
        </w:rPr>
        <w:t>sudjeluje u procesu stvaranja značenja – on interpretira, prihvaća, prilagođava, ali i pruža otpor ili preoblikuje kolektivne predodžbe. Na tom sjecištu individualnog djelovanja i kolektivnih struktura događa se stvarni život identiteta. Djelovanjem agenta dominantna imaginacija može biti dodatno ojačana i potvrđena, ali jednako tako može biti i osporena, potkopana te naposljetku i promijenjena, otvarajući time prostor za stvaranje novih oblika kolektivnog postojanja.</w:t>
      </w:r>
    </w:p>
    <w:p w14:paraId="37877CA8" w14:textId="77777777" w:rsidR="00C955CE" w:rsidRDefault="00C7299E" w:rsidP="00EE0828">
      <w:pPr>
        <w:pStyle w:val="Heading3"/>
      </w:pPr>
      <w:bookmarkStart w:id="17" w:name="_Toc203221956"/>
      <w:r>
        <w:t>2.2.3</w:t>
      </w:r>
      <w:r>
        <w:tab/>
        <w:t>Društvene funkcije usmene tradicije</w:t>
      </w:r>
      <w:bookmarkEnd w:id="17"/>
    </w:p>
    <w:p w14:paraId="63C60262" w14:textId="6A7B7084" w:rsidR="00C955CE" w:rsidRDefault="00C7299E" w:rsidP="7A8A4F16">
      <w:pPr>
        <w:spacing w:after="200" w:line="259" w:lineRule="auto"/>
      </w:pPr>
      <w:r>
        <w:t xml:space="preserve">Promatrati usmenu tradiciju isključivo kao riznicu starina ili puki repozitorij estetski oblikovanih tekstova značilo bi previdjeti njezinu temeljnu svrhu i dinamičnu ulogu u životu zajednice. Njezina opstojnost uvjetovana </w:t>
      </w:r>
      <w:r w:rsidR="008E7EBE">
        <w:t xml:space="preserve">je </w:t>
      </w:r>
      <w:r w:rsidR="00D85AA6">
        <w:t xml:space="preserve">svakako individualnom </w:t>
      </w:r>
      <w:r>
        <w:t xml:space="preserve">potrebom za umjetničkim izražavanjem, </w:t>
      </w:r>
      <w:r w:rsidR="008E7EBE">
        <w:t xml:space="preserve">ali </w:t>
      </w:r>
      <w:r>
        <w:t xml:space="preserve">prije svega njezinom dubokom i višeslojnom ukorijenjenošću u društvenu zbilju. Usmene predaje, u svim svojim pojavnim oblicima – od mita i epa do poslovice i pjesme – djeluju kao ključni mehanizmi putem kojih zajednica osmišljava, održava i prenosi svoj cjelokupni svjetonazor i društvenu strukturu. </w:t>
      </w:r>
      <w:r w:rsidR="7A8A4F16">
        <w:t>One postaju</w:t>
      </w:r>
      <w:r>
        <w:t xml:space="preserve"> aktivni </w:t>
      </w:r>
      <w:r w:rsidRPr="7A8A4F16">
        <w:rPr>
          <w:i/>
        </w:rPr>
        <w:t>agent</w:t>
      </w:r>
      <w:r>
        <w:t xml:space="preserve"> u njegovu oblikovanju.</w:t>
      </w:r>
    </w:p>
    <w:p w14:paraId="3E566323" w14:textId="0AEAE459" w:rsidR="00C955CE" w:rsidRDefault="00C7299E">
      <w:pPr>
        <w:spacing w:after="200"/>
      </w:pPr>
      <w:r>
        <w:t xml:space="preserve">Jedna od najvažnijih uloga usmene tradicije jest </w:t>
      </w:r>
      <w:r w:rsidRPr="7A8A4F16">
        <w:rPr>
          <w:b/>
        </w:rPr>
        <w:t>očuvanje i prijenos kolektivnoga pamćenja</w:t>
      </w:r>
      <w:r>
        <w:t xml:space="preserve">. U kulturama koje se primarno oslanjaju na usmenost, predaje o podrijetlu zajednice, o djelima predaka, o mitskim događajima i povijesnim prekretnicama tvore živo tkivo povijesne svijesti. </w:t>
      </w:r>
      <w:r w:rsidR="7A8A4F16">
        <w:t xml:space="preserve">Kao </w:t>
      </w:r>
      <w:commentRangeStart w:id="18"/>
      <w:commentRangeEnd w:id="18"/>
      <w:r>
        <w:rPr>
          <w:rStyle w:val="CommentReference"/>
          <w:sz w:val="22"/>
          <w:szCs w:val="20"/>
        </w:rPr>
        <w:commentReference w:id="18"/>
      </w:r>
      <w:r>
        <w:t xml:space="preserve">narativni okvir koji sadašnjosti daje smisao i legitimitet, </w:t>
      </w:r>
      <w:r w:rsidR="7A8A4F16">
        <w:t>usmena tradicija povezuje zajednicu</w:t>
      </w:r>
      <w:r>
        <w:t xml:space="preserve"> s ishodištima i </w:t>
      </w:r>
      <w:r w:rsidR="7A8A4F16">
        <w:t>osigurava</w:t>
      </w:r>
      <w:r>
        <w:t xml:space="preserve"> osjećaj kontinuiteta kroz generacije</w:t>
      </w:r>
      <w:r w:rsidR="7A8A4F16">
        <w:t xml:space="preserve"> te</w:t>
      </w:r>
      <w:r>
        <w:t xml:space="preserve"> uspostavlja i održava zajednički identitet, jer pripadati zajednici znači dijeliti i poznavati njezine priče.</w:t>
      </w:r>
    </w:p>
    <w:p w14:paraId="13260105" w14:textId="458C2819" w:rsidR="00C955CE" w:rsidRDefault="00C7299E">
      <w:pPr>
        <w:spacing w:after="200"/>
      </w:pPr>
      <w:r>
        <w:rPr>
          <w:szCs w:val="22"/>
        </w:rPr>
        <w:t xml:space="preserve">Nadalje, usmena je tradicija temeljno </w:t>
      </w:r>
      <w:r>
        <w:rPr>
          <w:b/>
          <w:szCs w:val="22"/>
        </w:rPr>
        <w:t>sredstvo odgoja i socijalizacije</w:t>
      </w:r>
      <w:r>
        <w:rPr>
          <w:szCs w:val="22"/>
        </w:rPr>
        <w:t>. Kroz pripovijetke, bajke, zagonetke i pjesme mladi naraštaji ne usvajaju samo jezik i estetske obrasce svoje kulture, već i etičke kodekse, društvene norme, pravila ponašanja te praktična znanja potrebna za preživljavanje. Poučne priče upozoravaju na posljedice prijestupa, dok junačke pjesme nude uzore poželjnog djelovanja. Time tradicija djeluje kao neformalni, ali iznimno djelotvoran obrazovni sustav koji pojedinca oblikuje u punopravnog i funkcionalnog člana društva.</w:t>
      </w:r>
    </w:p>
    <w:p w14:paraId="3401E559" w14:textId="77777777" w:rsidR="00C955CE" w:rsidRDefault="00C7299E">
      <w:pPr>
        <w:spacing w:after="200"/>
      </w:pPr>
      <w:r>
        <w:rPr>
          <w:szCs w:val="22"/>
        </w:rPr>
        <w:t xml:space="preserve">Usmene predaje imaju i izrazitu </w:t>
      </w:r>
      <w:r>
        <w:rPr>
          <w:b/>
          <w:szCs w:val="22"/>
        </w:rPr>
        <w:t>pragmatičnu i pravno-legitimacijsku funkciju</w:t>
      </w:r>
      <w:r>
        <w:rPr>
          <w:szCs w:val="22"/>
        </w:rPr>
        <w:t xml:space="preserve">. Mitovi o stvaranju svijeta ili podrijetlu plemena često služe kao povelje koje </w:t>
      </w:r>
      <w:r>
        <w:rPr>
          <w:b/>
          <w:szCs w:val="22"/>
        </w:rPr>
        <w:t>potvrđuju i opravdavaju postojeći društveni poredak</w:t>
      </w:r>
      <w:r>
        <w:rPr>
          <w:szCs w:val="22"/>
        </w:rPr>
        <w:t>, vlasničke odnose, političku hijerarhiju ili ritualne prakse (Finnegan, 1977). Genealogije koje se pamte i javno kazuju legitimiraju pravo vladarskih loza na vlast, dok usmeno prenošene predaje o sudskim presedanima mogu imati snagu nepisanog zakona. Usmena tradicija tako pruža temelj za društvenu stabilnost, nudeći natprirodnu ili povijesnu sankciju za svjetovne institucije.</w:t>
      </w:r>
    </w:p>
    <w:p w14:paraId="47C85A94" w14:textId="77777777" w:rsidR="00C955CE" w:rsidRDefault="00C7299E">
      <w:pPr>
        <w:spacing w:after="200"/>
      </w:pPr>
      <w:r>
        <w:rPr>
          <w:szCs w:val="22"/>
        </w:rPr>
        <w:t xml:space="preserve">Ne smije se zanemariti ni </w:t>
      </w:r>
      <w:r>
        <w:rPr>
          <w:b/>
          <w:szCs w:val="22"/>
        </w:rPr>
        <w:t>zabavna i estetska funkcija</w:t>
      </w:r>
      <w:r>
        <w:rPr>
          <w:szCs w:val="22"/>
        </w:rPr>
        <w:t>, koja je neodvojiva od svih ostalih. Usmene izvedbe pružaju estetski užitak i razonodu, okupljajući zajednicu u trenutcima odmora i slavlja. Vještina pripovjedača, pjevača ili recitatora – njihova sposobnost da ovladaju glasom, gestom i interakcijom s publikom – ključna je za uspješnost prijenosa poruke (Bauman, 1986). Upravo kroz umjetničku dimenziju izvedbe, sadržaj tradicije postaje privlačan, pamtljiv i emocionalno djelotvoran.</w:t>
      </w:r>
    </w:p>
    <w:p w14:paraId="6C47B209" w14:textId="77777777" w:rsidR="00C955CE" w:rsidRDefault="00C7299E">
      <w:pPr>
        <w:spacing w:after="200"/>
      </w:pPr>
      <w:r>
        <w:rPr>
          <w:szCs w:val="22"/>
        </w:rPr>
        <w:t xml:space="preserve">Konačno, usmena tradicija može služiti i kao </w:t>
      </w:r>
      <w:r>
        <w:rPr>
          <w:b/>
          <w:szCs w:val="22"/>
        </w:rPr>
        <w:t>oblik društvene kritike i komentara</w:t>
      </w:r>
      <w:r>
        <w:rPr>
          <w:szCs w:val="22"/>
        </w:rPr>
        <w:t xml:space="preserve">, pa čak i kao prikriveni ventil za izražavanje neslaganja. Kroz satirične pjesme, anegdote o moćnicima ili alegorijske priče o životinjama, zajednica može kritizirati nepravdu, ismijavati autoritete ili preispitivati vladajuće norme na način koji je u izravnoj komunikaciji često previše rizičan. Time </w:t>
      </w:r>
      <w:r>
        <w:rPr>
          <w:szCs w:val="22"/>
        </w:rPr>
        <w:lastRenderedPageBreak/>
        <w:t>tradicija pokazuje svoju prilagodljivost i sposobnost da služi ne samo održavanju, već i preispitivanju i suptilnoj promjeni društvenog poretka.</w:t>
      </w:r>
    </w:p>
    <w:p w14:paraId="1585EE0C" w14:textId="77777777" w:rsidR="00C955CE" w:rsidRDefault="00C7299E">
      <w:pPr>
        <w:spacing w:after="200"/>
      </w:pPr>
      <w:r>
        <w:rPr>
          <w:szCs w:val="22"/>
        </w:rPr>
        <w:t>Sve navedene funkcije – od očuvanja pamćenja i odgoja do legitimacije i zabave – isprepletene su i rijetko se mogu promatrati odvojeno. Svaka pojedina usmena izvedba istodobno aktivira više ovih uloga, potvrđujući da je usmena tradicija cjelovit društveni fenomen, neophodan za opstojnost i koheziju zajednice koja je stvara i njeguje.</w:t>
      </w:r>
    </w:p>
    <w:p w14:paraId="4E09EFB1" w14:textId="77777777" w:rsidR="00C955CE" w:rsidRDefault="00C7299E">
      <w:pPr>
        <w:spacing w:after="200"/>
      </w:pPr>
      <w:r>
        <w:rPr>
          <w:szCs w:val="22"/>
        </w:rPr>
        <w:t>```mermaid</w:t>
      </w:r>
    </w:p>
    <w:p w14:paraId="6E3D2F04" w14:textId="77777777" w:rsidR="00C955CE" w:rsidRDefault="00C7299E">
      <w:pPr>
        <w:spacing w:after="200"/>
      </w:pPr>
      <w:r>
        <w:rPr>
          <w:szCs w:val="22"/>
        </w:rPr>
        <w:t>graph LR</w:t>
      </w:r>
    </w:p>
    <w:p w14:paraId="3C41A4DD" w14:textId="77777777" w:rsidR="00C955CE" w:rsidRDefault="00C7299E">
      <w:pPr>
        <w:spacing w:after="200"/>
      </w:pPr>
      <w:r>
        <w:rPr>
          <w:szCs w:val="22"/>
        </w:rPr>
        <w:t>subgraph Sociokulturni sustav</w:t>
      </w:r>
    </w:p>
    <w:p w14:paraId="3D5E883A" w14:textId="77777777" w:rsidR="00C955CE" w:rsidRDefault="00C7299E">
      <w:pPr>
        <w:spacing w:after="200"/>
      </w:pPr>
      <w:r>
        <w:rPr>
          <w:szCs w:val="22"/>
        </w:rPr>
        <w:t>A[Usmene tradicije]</w:t>
      </w:r>
    </w:p>
    <w:p w14:paraId="6E9D0005" w14:textId="77777777" w:rsidR="00C955CE" w:rsidRDefault="00C7299E">
      <w:pPr>
        <w:spacing w:after="200"/>
      </w:pPr>
      <w:r>
        <w:rPr>
          <w:szCs w:val="22"/>
        </w:rPr>
        <w:t>end</w:t>
      </w:r>
    </w:p>
    <w:p w14:paraId="1816AFB0" w14:textId="77777777" w:rsidR="00C955CE" w:rsidRDefault="00C7299E">
      <w:pPr>
        <w:spacing w:after="200"/>
      </w:pPr>
      <w:r>
        <w:rPr>
          <w:szCs w:val="22"/>
        </w:rPr>
        <w:t>subgraph Društvene funkcije</w:t>
      </w:r>
    </w:p>
    <w:p w14:paraId="395EADC2" w14:textId="77777777" w:rsidR="00C955CE" w:rsidRDefault="00C7299E">
      <w:pPr>
        <w:spacing w:after="200"/>
      </w:pPr>
      <w:r>
        <w:rPr>
          <w:szCs w:val="22"/>
        </w:rPr>
        <w:t>B(Očuvanje pamćenja i povijesti)</w:t>
      </w:r>
    </w:p>
    <w:p w14:paraId="003CB583" w14:textId="77777777" w:rsidR="00C955CE" w:rsidRDefault="00C7299E">
      <w:pPr>
        <w:spacing w:after="200"/>
      </w:pPr>
      <w:r>
        <w:rPr>
          <w:szCs w:val="22"/>
        </w:rPr>
        <w:t>C(Odgoj i socijalizacija)</w:t>
      </w:r>
    </w:p>
    <w:p w14:paraId="340C0163" w14:textId="77777777" w:rsidR="00C955CE" w:rsidRDefault="00C7299E">
      <w:pPr>
        <w:spacing w:after="200"/>
      </w:pPr>
      <w:r>
        <w:rPr>
          <w:szCs w:val="22"/>
        </w:rPr>
        <w:t>D(Legitimacija poretka i prava)</w:t>
      </w:r>
    </w:p>
    <w:p w14:paraId="4B9DFF8B" w14:textId="77777777" w:rsidR="00C955CE" w:rsidRDefault="00C7299E">
      <w:pPr>
        <w:spacing w:after="200"/>
      </w:pPr>
      <w:r>
        <w:rPr>
          <w:szCs w:val="22"/>
        </w:rPr>
        <w:t>E(Jačanje identiteta i kohezije)</w:t>
      </w:r>
    </w:p>
    <w:p w14:paraId="076151CA" w14:textId="77777777" w:rsidR="00C955CE" w:rsidRDefault="00C7299E">
      <w:pPr>
        <w:spacing w:after="200"/>
      </w:pPr>
      <w:r>
        <w:rPr>
          <w:szCs w:val="22"/>
        </w:rPr>
        <w:t>F(Estetski doživljaj i zabava)</w:t>
      </w:r>
    </w:p>
    <w:p w14:paraId="3B8B6123" w14:textId="77777777" w:rsidR="00C955CE" w:rsidRDefault="00C7299E">
      <w:pPr>
        <w:spacing w:after="200"/>
      </w:pPr>
      <w:r>
        <w:rPr>
          <w:szCs w:val="22"/>
        </w:rPr>
        <w:t>G(Društvena kritika i komentar)</w:t>
      </w:r>
    </w:p>
    <w:p w14:paraId="6D1A62BD" w14:textId="77777777" w:rsidR="00C955CE" w:rsidRDefault="00C7299E">
      <w:pPr>
        <w:spacing w:after="200"/>
      </w:pPr>
      <w:r>
        <w:rPr>
          <w:szCs w:val="22"/>
        </w:rPr>
        <w:t>end</w:t>
      </w:r>
    </w:p>
    <w:p w14:paraId="284AE380" w14:textId="77777777" w:rsidR="00C955CE" w:rsidRDefault="00C7299E">
      <w:pPr>
        <w:spacing w:after="200"/>
      </w:pPr>
      <w:r>
        <w:rPr>
          <w:szCs w:val="22"/>
        </w:rPr>
        <w:t>style A fill:#ffffff,stroke:#333,stroke-width:2px</w:t>
      </w:r>
    </w:p>
    <w:p w14:paraId="5C065C45" w14:textId="77777777" w:rsidR="00C955CE" w:rsidRDefault="00C7299E">
      <w:pPr>
        <w:spacing w:after="200"/>
      </w:pPr>
      <w:r>
        <w:rPr>
          <w:szCs w:val="22"/>
        </w:rPr>
        <w:t>style B fill:#ffffff,stroke:#333,stroke-width:1px</w:t>
      </w:r>
    </w:p>
    <w:p w14:paraId="7B0EBACC" w14:textId="77777777" w:rsidR="00C955CE" w:rsidRDefault="00C7299E">
      <w:pPr>
        <w:spacing w:after="200"/>
      </w:pPr>
      <w:r>
        <w:rPr>
          <w:szCs w:val="22"/>
        </w:rPr>
        <w:t>style C fill:#ffffff,stroke:#333,stroke-width:1px</w:t>
      </w:r>
    </w:p>
    <w:p w14:paraId="7F212E59" w14:textId="77777777" w:rsidR="00C955CE" w:rsidRDefault="00C7299E">
      <w:pPr>
        <w:spacing w:after="200"/>
      </w:pPr>
      <w:r>
        <w:rPr>
          <w:szCs w:val="22"/>
        </w:rPr>
        <w:t>style D fill:#ffffff,stroke:#333,stroke-width:1px</w:t>
      </w:r>
    </w:p>
    <w:p w14:paraId="36FC117B" w14:textId="77777777" w:rsidR="00C955CE" w:rsidRDefault="00C7299E">
      <w:pPr>
        <w:spacing w:after="200"/>
      </w:pPr>
      <w:r>
        <w:rPr>
          <w:szCs w:val="22"/>
        </w:rPr>
        <w:t>style E fill:#ffffff,stroke:#333,stroke-width:1px</w:t>
      </w:r>
    </w:p>
    <w:p w14:paraId="7F376CFA" w14:textId="77777777" w:rsidR="00C955CE" w:rsidRDefault="00C7299E">
      <w:pPr>
        <w:spacing w:after="200"/>
      </w:pPr>
      <w:r>
        <w:rPr>
          <w:szCs w:val="22"/>
        </w:rPr>
        <w:t>style F fill:#ffffff,stroke:#333,stroke-width:1px</w:t>
      </w:r>
    </w:p>
    <w:p w14:paraId="0C5CB619" w14:textId="77777777" w:rsidR="00C955CE" w:rsidRDefault="00C7299E">
      <w:pPr>
        <w:spacing w:after="200"/>
      </w:pPr>
      <w:r>
        <w:rPr>
          <w:szCs w:val="22"/>
        </w:rPr>
        <w:t>style G fill:#ffffff,stroke:#333,stroke-width:1px</w:t>
      </w:r>
    </w:p>
    <w:p w14:paraId="5BC2998C" w14:textId="77777777" w:rsidR="00C955CE" w:rsidRDefault="00C7299E">
      <w:pPr>
        <w:spacing w:after="200"/>
      </w:pPr>
      <w:r>
        <w:rPr>
          <w:szCs w:val="22"/>
        </w:rPr>
        <w:t>A --&gt; B</w:t>
      </w:r>
    </w:p>
    <w:p w14:paraId="5389801A" w14:textId="77777777" w:rsidR="00C955CE" w:rsidRDefault="00C7299E">
      <w:pPr>
        <w:spacing w:after="200"/>
      </w:pPr>
      <w:r>
        <w:rPr>
          <w:szCs w:val="22"/>
        </w:rPr>
        <w:t>A --&gt; C</w:t>
      </w:r>
    </w:p>
    <w:p w14:paraId="5D044308" w14:textId="77777777" w:rsidR="00C955CE" w:rsidRDefault="00C7299E">
      <w:pPr>
        <w:spacing w:after="200"/>
      </w:pPr>
      <w:r>
        <w:rPr>
          <w:szCs w:val="22"/>
        </w:rPr>
        <w:t>A --&gt; D</w:t>
      </w:r>
    </w:p>
    <w:p w14:paraId="078C5EBB" w14:textId="77777777" w:rsidR="00C955CE" w:rsidRDefault="00C7299E">
      <w:pPr>
        <w:spacing w:after="200"/>
      </w:pPr>
      <w:r>
        <w:rPr>
          <w:szCs w:val="22"/>
        </w:rPr>
        <w:t>A --&gt; E</w:t>
      </w:r>
    </w:p>
    <w:p w14:paraId="2F1AD0BA" w14:textId="77777777" w:rsidR="00C955CE" w:rsidRDefault="00C7299E">
      <w:pPr>
        <w:spacing w:after="200"/>
      </w:pPr>
      <w:r>
        <w:rPr>
          <w:szCs w:val="22"/>
        </w:rPr>
        <w:t>A --&gt; F</w:t>
      </w:r>
    </w:p>
    <w:p w14:paraId="32C62A2A" w14:textId="77777777" w:rsidR="00C955CE" w:rsidRDefault="00C7299E">
      <w:pPr>
        <w:spacing w:after="200"/>
      </w:pPr>
      <w:r>
        <w:rPr>
          <w:szCs w:val="22"/>
        </w:rPr>
        <w:t>A --&gt; G</w:t>
      </w:r>
    </w:p>
    <w:p w14:paraId="774C68BE" w14:textId="77777777" w:rsidR="00C955CE" w:rsidRDefault="00C7299E">
      <w:pPr>
        <w:spacing w:after="200"/>
      </w:pPr>
      <w:r>
        <w:rPr>
          <w:szCs w:val="22"/>
        </w:rPr>
        <w:t>```</w:t>
      </w:r>
    </w:p>
    <w:p w14:paraId="4BA30E19" w14:textId="77777777" w:rsidR="00C955CE" w:rsidRDefault="00C7299E" w:rsidP="00EE0828">
      <w:pPr>
        <w:pStyle w:val="Heading3"/>
      </w:pPr>
      <w:bookmarkStart w:id="19" w:name="_Toc203221957"/>
      <w:r>
        <w:lastRenderedPageBreak/>
        <w:t>2.3 Pismenost kao prozor u složene sustave znanja</w:t>
      </w:r>
      <w:bookmarkEnd w:id="19"/>
    </w:p>
    <w:p w14:paraId="4960AB8D" w14:textId="60022315" w:rsidR="00C955CE" w:rsidRDefault="00C7299E">
      <w:pPr>
        <w:spacing w:after="200"/>
      </w:pPr>
      <w:r>
        <w:t>Promatrati pismenost isključivo kao vještinu čitanja i pisanja znači previdjeti njezinu duboku, preobražajnu ulogu u oblikovanju ljudske misli i cjelokupne društvene zbilje. Pismenost valja razumjeti kao temeljnu tehnologiju koja mijenja kognitivnu arhitekturu pojedinca i otvara pristup složenim, kumulativnim sustavima znanja, nezamislivima u isključivo usmenim kulturama. Ona je epistemološki preduvjet za nastanak znanosti, filozofije, prava i povijesti u njihovu suvremenom obliku.</w:t>
      </w:r>
    </w:p>
    <w:p w14:paraId="1CA20B3A" w14:textId="77777777" w:rsidR="00C955CE" w:rsidRDefault="00C7299E">
      <w:pPr>
        <w:spacing w:after="200"/>
      </w:pPr>
      <w:r>
        <w:rPr>
          <w:szCs w:val="22"/>
        </w:rPr>
        <w:t>Glavna razdjelnica koju pismenost uspostavlja u odnosu na usmenu predaju jest njezina sposobnost eksternalizacije i fiksiranja misli. Dok je izgovorena riječ inherentno prolazna i vezana za neposredan kontekst interakcije, pisani tekst postoji kao autonoman i trajan objekt, odvojen od autora i trenutka nastanka. Ta trajnost omogućuje nove spoznajne operacije: ponovno čitanje, pomnu analizu, usporedbu različitih iskaza nastalih u različitim vremenima i prostorima te sustavnu kritiku (Goody &amp; Watt, 1963). Tekst se time uspostavlja kao vanjsko, objektivirano pamćenje, oslobađajući um od kognitivnog tereta pamćenja cjelokupne kulturne baštine i dopuštajući mu da se posveti apstraktnom i analitičkom mišljenju.</w:t>
      </w:r>
    </w:p>
    <w:p w14:paraId="0F958318" w14:textId="23050FF3" w:rsidR="00C955CE" w:rsidRDefault="7A8A4F16">
      <w:pPr>
        <w:spacing w:after="200"/>
      </w:pPr>
      <w:r>
        <w:t>Ta promjena</w:t>
      </w:r>
      <w:r w:rsidR="00C7299E">
        <w:t xml:space="preserve"> duboko preoblikuje i unutarnje mentalne procese. Ovladavanje pismom potiče razvoj linearnog, sekvencijalnog mišljenja, nasuprot asocijativnoj i epizodičnoj naravi pamćenja u usmenim kulturama. Sposobnost praćenja složene sintakse, razvrstavanja informacija u kategorije i </w:t>
      </w:r>
      <w:r>
        <w:t>potkategorije</w:t>
      </w:r>
      <w:r w:rsidR="00C7299E">
        <w:t xml:space="preserve"> te razvijanja apstraktnih pojmova izravna je posljedica dugotrajne izloženosti pisanoj riječi. Pismenost, dakle, ne samo da pohranjuje znanje, već doslovno restrukturira neuralne putove u mozgu, stvarajući preduvjete za nove oblike inteligencije i introspekcije (Dehaene, 2009).</w:t>
      </w:r>
    </w:p>
    <w:p w14:paraId="75D2ED15" w14:textId="20001A7A" w:rsidR="00C955CE" w:rsidRDefault="00C7299E">
      <w:pPr>
        <w:spacing w:after="200"/>
        <w:rPr>
          <w:szCs w:val="22"/>
        </w:rPr>
      </w:pPr>
      <w:r>
        <w:rPr>
          <w:szCs w:val="22"/>
        </w:rPr>
        <w:t>Upravo na tim kognitivnim temeljima izrastaju složeni sustavi znanja. Znanost, primjerice, počiva na mogućnosti provjere i nadogradnje prethodnih zapisanih spoznaja; pravni sustavi ovise o preciznosti i nepromjenjivosti pisanih zakona; a filozofski i teološki diskursi razvijaju se kroz stoljetne pisane rasprave o temeljnim tekstovima. Ti sustavi posjeduju unutarnju logiku, hijerarhiju i kumulativnu narav, što bi bilo nemoguće održavati isključivo usmenom predajom. Pisana kultura stvara golemu, intertekstualnu mrežu u koju se svaka nova spoznaja mora uklopiti, na koju se mora referirati i koja joj daje</w:t>
      </w:r>
      <w:r w:rsidR="00203A04">
        <w:rPr>
          <w:szCs w:val="22"/>
        </w:rPr>
        <w:t xml:space="preserve"> dodatno</w:t>
      </w:r>
      <w:r>
        <w:rPr>
          <w:szCs w:val="22"/>
        </w:rPr>
        <w:t xml:space="preserve"> </w:t>
      </w:r>
      <w:commentRangeStart w:id="20"/>
      <w:r>
        <w:rPr>
          <w:szCs w:val="22"/>
        </w:rPr>
        <w:t>značenje</w:t>
      </w:r>
      <w:commentRangeEnd w:id="20"/>
      <w:r>
        <w:rPr>
          <w:rStyle w:val="CommentReference"/>
          <w:sz w:val="22"/>
          <w:szCs w:val="22"/>
        </w:rPr>
        <w:commentReference w:id="20"/>
      </w:r>
      <w:r>
        <w:rPr>
          <w:szCs w:val="22"/>
        </w:rPr>
        <w:t>.</w:t>
      </w:r>
    </w:p>
    <w:p w14:paraId="37DE35C4" w14:textId="585143CE" w:rsidR="00C955CE" w:rsidRDefault="00C7299E">
      <w:pPr>
        <w:spacing w:after="200"/>
      </w:pPr>
      <w:r>
        <w:t xml:space="preserve">U tom složenom univerzumu znanja, pismeni pojedinac postaje </w:t>
      </w:r>
      <w:r w:rsidRPr="7A8A4F16">
        <w:rPr>
          <w:i/>
        </w:rPr>
        <w:t>agent</w:t>
      </w:r>
      <w:r>
        <w:t xml:space="preserve"> – djelatnik koji </w:t>
      </w:r>
      <w:r w:rsidR="7A8A4F16">
        <w:t>kroz pismenost stječe</w:t>
      </w:r>
      <w:r>
        <w:t xml:space="preserve"> sredstva ne samo za razumijevanje postojećih sustava već i za aktivno sudjelovanje u njima. On može tumačiti, preispitivati, osporavati i, konačno, doprinositi korpusu znanja. Kroz čin čitanja, agent stupa u dijalog s misliocima iz prošlosti, a kroz čin pisanja, artikulira vlastite spoznaje i upućuje ih budućim generacijama (Ong, 1982). </w:t>
      </w:r>
    </w:p>
    <w:p w14:paraId="62C172D9" w14:textId="77777777" w:rsidR="00C955CE" w:rsidRDefault="00C7299E">
      <w:pPr>
        <w:spacing w:after="200"/>
      </w:pPr>
      <w:r>
        <w:rPr>
          <w:szCs w:val="22"/>
        </w:rPr>
        <w:t>```mermaid</w:t>
      </w:r>
    </w:p>
    <w:p w14:paraId="325FD616" w14:textId="77777777" w:rsidR="00C955CE" w:rsidRDefault="00C7299E">
      <w:pPr>
        <w:spacing w:after="200"/>
      </w:pPr>
      <w:r>
        <w:rPr>
          <w:szCs w:val="22"/>
        </w:rPr>
        <w:t>graph LR</w:t>
      </w:r>
    </w:p>
    <w:p w14:paraId="21A4C902" w14:textId="77777777" w:rsidR="00C955CE" w:rsidRDefault="00C7299E">
      <w:pPr>
        <w:spacing w:after="200"/>
      </w:pPr>
      <w:r>
        <w:rPr>
          <w:szCs w:val="22"/>
        </w:rPr>
        <w:t>subgraph " "</w:t>
      </w:r>
    </w:p>
    <w:p w14:paraId="49C02259" w14:textId="77777777" w:rsidR="00C955CE" w:rsidRDefault="00C7299E">
      <w:pPr>
        <w:spacing w:after="200"/>
      </w:pPr>
      <w:r>
        <w:rPr>
          <w:szCs w:val="22"/>
        </w:rPr>
        <w:t>style " " fill:#fff,stroke:#fff</w:t>
      </w:r>
    </w:p>
    <w:p w14:paraId="6AF29B41" w14:textId="77777777" w:rsidR="00C955CE" w:rsidRDefault="00C7299E">
      <w:pPr>
        <w:spacing w:after="200"/>
      </w:pPr>
      <w:r>
        <w:rPr>
          <w:szCs w:val="22"/>
        </w:rPr>
        <w:t>A[Agent] --&gt;|koristi/employs| P(Pismenost)</w:t>
      </w:r>
    </w:p>
    <w:p w14:paraId="783AEE2B" w14:textId="77777777" w:rsidR="00C955CE" w:rsidRDefault="00C7299E">
      <w:pPr>
        <w:spacing w:after="200"/>
      </w:pPr>
      <w:r>
        <w:rPr>
          <w:szCs w:val="22"/>
        </w:rPr>
        <w:t>P --&gt;|omogućuje/enables| I(Pristup i interakcija)</w:t>
      </w:r>
    </w:p>
    <w:p w14:paraId="07CFD4A5" w14:textId="77777777" w:rsidR="00C955CE" w:rsidRDefault="00C7299E">
      <w:pPr>
        <w:spacing w:after="200"/>
      </w:pPr>
      <w:r>
        <w:rPr>
          <w:szCs w:val="22"/>
        </w:rPr>
        <w:t>I --&gt;|s/with| SKS(Složeni sustavi znanja)</w:t>
      </w:r>
    </w:p>
    <w:p w14:paraId="4B1D7C82" w14:textId="77777777" w:rsidR="00C955CE" w:rsidRDefault="00C7299E">
      <w:pPr>
        <w:spacing w:after="200"/>
      </w:pPr>
      <w:r>
        <w:rPr>
          <w:szCs w:val="22"/>
        </w:rPr>
        <w:t>SKS --&gt;|primjeri/examples| Z[Znanost]</w:t>
      </w:r>
    </w:p>
    <w:p w14:paraId="453E5467" w14:textId="77777777" w:rsidR="00C955CE" w:rsidRDefault="00C7299E">
      <w:pPr>
        <w:spacing w:after="200"/>
      </w:pPr>
      <w:r>
        <w:rPr>
          <w:szCs w:val="22"/>
        </w:rPr>
        <w:t>SKS --&gt;|primjeri/examples| F[Filozofija]</w:t>
      </w:r>
    </w:p>
    <w:p w14:paraId="0338D0B5" w14:textId="77777777" w:rsidR="00C955CE" w:rsidRDefault="00C7299E">
      <w:pPr>
        <w:spacing w:after="200"/>
      </w:pPr>
      <w:r>
        <w:rPr>
          <w:szCs w:val="22"/>
        </w:rPr>
        <w:t>SKS --&gt;|primjeri/examples| Pz[Pravo]</w:t>
      </w:r>
    </w:p>
    <w:p w14:paraId="35AB68B3" w14:textId="77777777" w:rsidR="00C955CE" w:rsidRDefault="00C7299E">
      <w:pPr>
        <w:spacing w:after="200"/>
      </w:pPr>
      <w:r>
        <w:rPr>
          <w:szCs w:val="22"/>
        </w:rPr>
        <w:lastRenderedPageBreak/>
        <w:t>I --&gt;|vodi do/leads to| KPT(Kognitivna i društvena preobrazba)</w:t>
      </w:r>
    </w:p>
    <w:p w14:paraId="0BDC76AC" w14:textId="77777777" w:rsidR="00C955CE" w:rsidRDefault="00C7299E">
      <w:pPr>
        <w:spacing w:after="200"/>
      </w:pPr>
      <w:r>
        <w:rPr>
          <w:szCs w:val="22"/>
        </w:rPr>
        <w:t>A --preobražen/transformed by--&gt; KPT</w:t>
      </w:r>
    </w:p>
    <w:p w14:paraId="23C14E39" w14:textId="77777777" w:rsidR="00C955CE" w:rsidRDefault="00C7299E">
      <w:pPr>
        <w:spacing w:after="200"/>
      </w:pPr>
      <w:r>
        <w:rPr>
          <w:szCs w:val="22"/>
        </w:rPr>
        <w:t>end</w:t>
      </w:r>
    </w:p>
    <w:p w14:paraId="49E29ADA" w14:textId="77777777" w:rsidR="00C955CE" w:rsidRDefault="00C7299E">
      <w:pPr>
        <w:spacing w:after="200"/>
      </w:pPr>
      <w:r>
        <w:rPr>
          <w:szCs w:val="22"/>
        </w:rPr>
        <w:t>```</w:t>
      </w:r>
    </w:p>
    <w:p w14:paraId="70AD690B" w14:textId="77777777" w:rsidR="00C955CE" w:rsidRDefault="00C7299E" w:rsidP="00EE0828">
      <w:pPr>
        <w:pStyle w:val="Heading3"/>
      </w:pPr>
      <w:bookmarkStart w:id="21" w:name="_Toc203221958"/>
      <w:r>
        <w:t>2.3.1 Različite staze do pisma</w:t>
      </w:r>
      <w:bookmarkEnd w:id="21"/>
    </w:p>
    <w:p w14:paraId="47A3BA90" w14:textId="6D2D75C0" w:rsidR="00C955CE" w:rsidRDefault="00C7299E">
      <w:pPr>
        <w:spacing w:after="200"/>
      </w:pPr>
      <w:r>
        <w:rPr>
          <w:szCs w:val="22"/>
        </w:rPr>
        <w:t>Pojavu pisma u ljudskoj povijesti možemo razumjeti kao slojevit proces koji se odvijao na različite načine, u različitim vremenima i potaknut različitim potrebama. Povijesni i arheološki nalazi svjedoče o barem četiri neovisna, samonikla žarišta pismenosti: u Mezopotamiji, Egiptu, Kini i Mezoamerici. Svaki od tih sustava proizašao je iz specifičnih kulturnih i društvenih okolnosti, no putevi kojima su pismo i pismenost dalje kretali granaju se u nekoliko temeljnih smjerova.</w:t>
      </w:r>
    </w:p>
    <w:p w14:paraId="6F3911FB" w14:textId="13A20CF5" w:rsidR="00C955CE" w:rsidRDefault="00C7299E">
      <w:pPr>
        <w:spacing w:after="200"/>
      </w:pPr>
      <w:r>
        <w:rPr>
          <w:szCs w:val="22"/>
        </w:rPr>
        <w:t xml:space="preserve">Temeljna razlika koja se u proučavanju povijesti pisma nameće jest ona između prvotnog izuma, odnosno nastanka pisma </w:t>
      </w:r>
      <w:r>
        <w:rPr>
          <w:i/>
          <w:szCs w:val="22"/>
        </w:rPr>
        <w:t>de novo</w:t>
      </w:r>
      <w:r>
        <w:rPr>
          <w:szCs w:val="22"/>
        </w:rPr>
        <w:t xml:space="preserve">, i procesa posuđivanja ili prilagodbe već postojećeg sustava. Stvaranje pisma iz temelja iznimno je rijedak povijesni fenomen, vezan uz spomenuta ishodišta. Znatno je češći put prilagodbe, pri čemu jedna kultura preuzima pismo od druge i modificira ga kako bi odgovaralo strukturi njezina jezika. Paradigmatski je primjer preuzimanje feničkog konsonantskog pisma (abdžada) od strane Grka. Grci su, suočeni s pismom koje nije bilježilo samoglasnike, ključne za fonologiju njihova indoeuropskog jezika, prenamijenili grafeme za semitske guturale koji im nisu bili potrebni i dodijelili im vrijednost vokala. Time je došlo samo do prijenosa suštinske strukturalne preinake koja je porodila prvi potpuni alfabet. Slični procesi prilagodbe događali su se nebrojeno puta u povijesti, svaki put potvrđujući da </w:t>
      </w:r>
      <w:r w:rsidR="00D31AC5">
        <w:rPr>
          <w:szCs w:val="22"/>
        </w:rPr>
        <w:t xml:space="preserve">je </w:t>
      </w:r>
      <w:r>
        <w:rPr>
          <w:szCs w:val="22"/>
        </w:rPr>
        <w:t xml:space="preserve">pismo je </w:t>
      </w:r>
      <w:r w:rsidR="00D31AC5">
        <w:rPr>
          <w:szCs w:val="22"/>
        </w:rPr>
        <w:t xml:space="preserve">dinamičan </w:t>
      </w:r>
      <w:r>
        <w:rPr>
          <w:szCs w:val="22"/>
        </w:rPr>
        <w:t>sustav koji se mora uskladiti s fonološkim, morfološkim i sintaktičkim značajkama jezika kojemu služi.</w:t>
      </w:r>
    </w:p>
    <w:p w14:paraId="7B73CB0F" w14:textId="77777777" w:rsidR="00C955CE" w:rsidRDefault="00C7299E">
      <w:pPr>
        <w:spacing w:after="200"/>
      </w:pPr>
      <w:r>
        <w:rPr>
          <w:szCs w:val="22"/>
        </w:rPr>
        <w:t>Nadalje, put do uobličenog sustava pisma može se promatrati i kroz prizmu načina njegova nastanka, koji može biti postupan i emergentan, ili pak svjestan i inženjerski.</w:t>
      </w:r>
    </w:p>
    <w:p w14:paraId="2441E87A" w14:textId="31D1E96D" w:rsidR="00C955CE" w:rsidRDefault="00C7299E" w:rsidP="00203A04">
      <w:pPr>
        <w:spacing w:after="100"/>
        <w:rPr>
          <w:szCs w:val="22"/>
        </w:rPr>
      </w:pPr>
      <w:commentRangeStart w:id="22"/>
      <w:r>
        <w:rPr>
          <w:b/>
          <w:szCs w:val="22"/>
        </w:rPr>
        <w:t>Emergentni ili organski put</w:t>
      </w:r>
      <w:commentRangeEnd w:id="22"/>
      <w:r>
        <w:rPr>
          <w:rStyle w:val="CommentReference"/>
          <w:sz w:val="22"/>
          <w:szCs w:val="22"/>
        </w:rPr>
        <w:commentReference w:id="22"/>
      </w:r>
      <w:r>
        <w:rPr>
          <w:szCs w:val="22"/>
        </w:rPr>
        <w:t xml:space="preserve"> podrazumijeva dugotrajan, često stoljetni razvoj, gdje se pismo postupno razvija iz jednostavnijih protosustava, poput piktograma, ideograma ili sustava za bilježenje brojeva i dobara. Najpoznatiji je primjer sumersko klinasto pismo, koje je evoluiralo iz sustava glinenih tokena korištenih u administrativne i gospodarske svrhe tisućljećima prije pojave pravog pisma (Schmandt-Besserat, 1996). Taj </w:t>
      </w:r>
      <w:r w:rsidR="00D31AC5">
        <w:rPr>
          <w:szCs w:val="22"/>
        </w:rPr>
        <w:t xml:space="preserve">je </w:t>
      </w:r>
      <w:r>
        <w:rPr>
          <w:szCs w:val="22"/>
        </w:rPr>
        <w:t xml:space="preserve">razvoj </w:t>
      </w:r>
      <w:r w:rsidR="00D31AC5">
        <w:rPr>
          <w:szCs w:val="22"/>
        </w:rPr>
        <w:t xml:space="preserve">bio </w:t>
      </w:r>
      <w:r>
        <w:rPr>
          <w:szCs w:val="22"/>
        </w:rPr>
        <w:t>odgovor na rastuće potrebe složenog društva za preciznom evidencijom. U takvom se modelu pismo javlja kao ishod kolektivnog i nesvjesnog procesa, bez imenovanog izumitelja ili točno određenog trenutka nastanka.</w:t>
      </w:r>
    </w:p>
    <w:p w14:paraId="0F8044B3" w14:textId="77777777" w:rsidR="00C955CE" w:rsidRDefault="00C7299E" w:rsidP="00B11660">
      <w:pPr>
        <w:spacing w:after="100"/>
      </w:pPr>
      <w:r>
        <w:rPr>
          <w:b/>
          <w:szCs w:val="22"/>
        </w:rPr>
        <w:t>Inženjerski ili promišljeni put</w:t>
      </w:r>
      <w:r>
        <w:rPr>
          <w:szCs w:val="22"/>
        </w:rPr>
        <w:t xml:space="preserve"> predstavlja suprotnost. Ovdje je pismo rezultat svjesnog i namjernog čina stvaranja od strane pojedinca ili manje skupine. Takav </w:t>
      </w:r>
      <w:r>
        <w:rPr>
          <w:b/>
          <w:szCs w:val="22"/>
        </w:rPr>
        <w:t>agent</w:t>
      </w:r>
      <w:r>
        <w:rPr>
          <w:szCs w:val="22"/>
        </w:rPr>
        <w:t xml:space="preserve"> djeluje s jasnim ciljem – stvoriti pismo za određeni jezik, često iz kulturnih, političkih ili vjerskih pobuda. Najočitiji primjer takvog pothvata jest korejsko pismo hangul, koje je u 15. stoljeću osmislio kralj Sejong Veliki sa svojim učenjacima kako bi povećao pismenost i osnažio korejski kulturni identitet. Hangul nije nastao prilagodbom postojećeg pisma, već je dizajniran na temelju fonološke analize korejskog jezika, što ga čini jednim od znanstveno najutemeljenijih pisama na svijetu. Slični, iako manje poznati primjeri, uključuju pismo za jezik Cherokee koje je u 19. stoljeću stvorio Sequoyah ili brojna pisma koja su osmislili kršćanski misionari za dotad nepisane jezike (Cromer, 1997).</w:t>
      </w:r>
    </w:p>
    <w:p w14:paraId="46D8393B" w14:textId="77777777" w:rsidR="00C955CE" w:rsidRDefault="00C7299E">
      <w:pPr>
        <w:spacing w:after="200"/>
      </w:pPr>
      <w:r>
        <w:rPr>
          <w:szCs w:val="22"/>
        </w:rPr>
        <w:t xml:space="preserve">Ove dvije dihotomije – </w:t>
      </w:r>
      <w:r>
        <w:rPr>
          <w:i/>
          <w:szCs w:val="22"/>
        </w:rPr>
        <w:t>de novo</w:t>
      </w:r>
      <w:r>
        <w:rPr>
          <w:szCs w:val="22"/>
        </w:rPr>
        <w:t xml:space="preserve"> nasuprot prilagodbi te emergentno nasuprot inženjerskom – nisu uvijek strogo odvojene i mogu se ispreplitati. Prilagodba postojećeg pisma također može biti rezultat promišljenog čina, kao što su suvremene pravopisne reforme, ili se može događati postupno i organski kroz stoljeća upotrebe.</w:t>
      </w:r>
    </w:p>
    <w:p w14:paraId="70185ABB" w14:textId="77777777" w:rsidR="00C955CE" w:rsidRDefault="00C7299E">
      <w:pPr>
        <w:spacing w:after="200"/>
      </w:pPr>
      <w:r>
        <w:rPr>
          <w:szCs w:val="22"/>
        </w:rPr>
        <w:t>```mermaid</w:t>
      </w:r>
    </w:p>
    <w:p w14:paraId="715DB104" w14:textId="77777777" w:rsidR="00C955CE" w:rsidRDefault="00C7299E">
      <w:pPr>
        <w:spacing w:after="200"/>
      </w:pPr>
      <w:r>
        <w:rPr>
          <w:szCs w:val="22"/>
        </w:rPr>
        <w:t>graph LR</w:t>
      </w:r>
    </w:p>
    <w:p w14:paraId="325CD4AC" w14:textId="77777777" w:rsidR="00C955CE" w:rsidRDefault="00C7299E">
      <w:pPr>
        <w:spacing w:after="200"/>
      </w:pPr>
      <w:r>
        <w:rPr>
          <w:szCs w:val="22"/>
        </w:rPr>
        <w:t>style A fill:#fff,stroke:#333,stroke-width:2px</w:t>
      </w:r>
    </w:p>
    <w:p w14:paraId="2E57ABD1" w14:textId="77777777" w:rsidR="00C955CE" w:rsidRDefault="00C7299E">
      <w:pPr>
        <w:spacing w:after="200"/>
      </w:pPr>
      <w:r>
        <w:rPr>
          <w:szCs w:val="22"/>
        </w:rPr>
        <w:lastRenderedPageBreak/>
        <w:t>style B fill:#fff,stroke:#333,stroke-width:2px</w:t>
      </w:r>
    </w:p>
    <w:p w14:paraId="746748E4" w14:textId="77777777" w:rsidR="00C955CE" w:rsidRDefault="00C7299E">
      <w:pPr>
        <w:spacing w:after="200"/>
      </w:pPr>
      <w:r>
        <w:rPr>
          <w:szCs w:val="22"/>
        </w:rPr>
        <w:t>style C fill:#fff,stroke:#333,stroke-width:2px</w:t>
      </w:r>
    </w:p>
    <w:p w14:paraId="3964361C" w14:textId="77777777" w:rsidR="00C955CE" w:rsidRDefault="00C7299E">
      <w:pPr>
        <w:spacing w:after="200"/>
      </w:pPr>
      <w:r>
        <w:rPr>
          <w:szCs w:val="22"/>
        </w:rPr>
        <w:t>style D fill:#fff,stroke:#333,stroke-width:2px</w:t>
      </w:r>
    </w:p>
    <w:p w14:paraId="547C9D92" w14:textId="77777777" w:rsidR="00C955CE" w:rsidRDefault="00C7299E">
      <w:pPr>
        <w:spacing w:after="200"/>
      </w:pPr>
      <w:r>
        <w:rPr>
          <w:szCs w:val="22"/>
        </w:rPr>
        <w:t>style E fill:#fff,stroke:#333,stroke-width:2px</w:t>
      </w:r>
    </w:p>
    <w:p w14:paraId="4BB5DC3B" w14:textId="77777777" w:rsidR="00C955CE" w:rsidRDefault="00C7299E">
      <w:pPr>
        <w:spacing w:after="200"/>
      </w:pPr>
      <w:r>
        <w:rPr>
          <w:szCs w:val="22"/>
        </w:rPr>
        <w:t>style F fill:#fff,stroke:#333,stroke-width:2px</w:t>
      </w:r>
    </w:p>
    <w:p w14:paraId="1ACE9662" w14:textId="77777777" w:rsidR="00C955CE" w:rsidRDefault="00C7299E">
      <w:pPr>
        <w:spacing w:after="200"/>
      </w:pPr>
      <w:r>
        <w:rPr>
          <w:szCs w:val="22"/>
        </w:rPr>
        <w:t>A(Polazište) --&gt; B{Izvor pisma?}</w:t>
      </w:r>
    </w:p>
    <w:p w14:paraId="026BE401" w14:textId="77777777" w:rsidR="00C955CE" w:rsidRDefault="00C7299E">
      <w:pPr>
        <w:spacing w:after="200"/>
      </w:pPr>
      <w:r>
        <w:rPr>
          <w:szCs w:val="22"/>
        </w:rPr>
        <w:t>B -- Prvi izum&lt;br&gt;(</w:t>
      </w:r>
      <w:r>
        <w:rPr>
          <w:i/>
          <w:szCs w:val="22"/>
        </w:rPr>
        <w:t>de novo</w:t>
      </w:r>
      <w:r>
        <w:rPr>
          <w:szCs w:val="22"/>
        </w:rPr>
        <w:t>) --&gt; C{Način nastanka?}</w:t>
      </w:r>
    </w:p>
    <w:p w14:paraId="0016A8E6" w14:textId="77777777" w:rsidR="00C955CE" w:rsidRDefault="00C7299E">
      <w:pPr>
        <w:spacing w:after="200"/>
      </w:pPr>
      <w:r>
        <w:rPr>
          <w:szCs w:val="22"/>
        </w:rPr>
        <w:t>B -- Prilagodba&lt;br&gt;(posuđivanje) --&gt; C</w:t>
      </w:r>
    </w:p>
    <w:p w14:paraId="005A2B52" w14:textId="77777777" w:rsidR="00C955CE" w:rsidRDefault="00C7299E">
      <w:pPr>
        <w:spacing w:after="200"/>
      </w:pPr>
      <w:r>
        <w:rPr>
          <w:szCs w:val="22"/>
        </w:rPr>
        <w:t>C -- Postupni/Emergentni --&gt; D[&lt;b&gt;Primjer:&lt;/b&gt;&lt;br&gt;Sumersko klinasto pismo&lt;br&gt;iz administrativnih tokena]</w:t>
      </w:r>
    </w:p>
    <w:p w14:paraId="1E3C8FE6" w14:textId="77777777" w:rsidR="00C955CE" w:rsidRDefault="00C7299E">
      <w:pPr>
        <w:spacing w:after="200"/>
      </w:pPr>
      <w:r>
        <w:rPr>
          <w:szCs w:val="22"/>
        </w:rPr>
        <w:t>C -- Promišljeni/Inženjerski --&gt; E[&lt;b&gt;Primjer:&lt;/b&gt;&lt;br&gt;Korejsko pismo hangul&lt;br&gt;stvreno kraljevim dekretom]</w:t>
      </w:r>
    </w:p>
    <w:p w14:paraId="14692C62" w14:textId="77777777" w:rsidR="00C955CE" w:rsidRDefault="00C7299E">
      <w:pPr>
        <w:spacing w:after="200"/>
      </w:pPr>
      <w:r>
        <w:rPr>
          <w:szCs w:val="22"/>
        </w:rPr>
        <w:t>```</w:t>
      </w:r>
    </w:p>
    <w:p w14:paraId="21D875EF" w14:textId="77777777" w:rsidR="00C955CE" w:rsidRDefault="00C7299E">
      <w:pPr>
        <w:spacing w:after="200"/>
      </w:pPr>
      <w:r>
        <w:rPr>
          <w:i/>
          <w:szCs w:val="22"/>
        </w:rPr>
        <w:t>Prikaz 1: Dva temeljna razlikovna para u procesu nastanka pisma, s paradigmatskim primjerima.</w:t>
      </w:r>
    </w:p>
    <w:p w14:paraId="08310C7F" w14:textId="77777777" w:rsidR="00C955CE" w:rsidRDefault="00C7299E">
      <w:pPr>
        <w:spacing w:after="200"/>
      </w:pPr>
      <w:r>
        <w:rPr>
          <w:szCs w:val="22"/>
        </w:rPr>
        <w:t>Razumijevanje ovih različitih staza ključno je jer pokazuje da ne postoji jedinstvena "evolucija" pisma koja bi nužno vodila od slikovnog prema alfabetskom. Svaki je sustav pisma odraz povijesti, kulture i jezične strukture zajednice koja se njime služi. Život pisma neodvojivo je povezan sa životom te zajednice, a putovi kojima se ono razvija i širi jednako su raznoliki kao i sama ljudska društva.</w:t>
      </w:r>
    </w:p>
    <w:p w14:paraId="451644D6" w14:textId="77777777" w:rsidR="00C955CE" w:rsidRDefault="00C7299E" w:rsidP="00EE0828">
      <w:pPr>
        <w:pStyle w:val="Heading3"/>
      </w:pPr>
      <w:bookmarkStart w:id="23" w:name="_Toc203221959"/>
      <w:r>
        <w:t>2.3.2. Društvena elita i sporost širenja</w:t>
      </w:r>
      <w:bookmarkEnd w:id="23"/>
    </w:p>
    <w:p w14:paraId="025B9193" w14:textId="2AA63B14" w:rsidR="00C955CE" w:rsidRDefault="00C7299E">
      <w:pPr>
        <w:spacing w:after="200"/>
      </w:pPr>
      <w:r>
        <w:t xml:space="preserve">U složenom tkivu društvenih odnosa, društvena elita zauzima dvojaku, a ponekad i proturječnu ulogu u procesima širenja inovacija. Iako je povijest zabilježila elite kao prve usvajatelje određenih novosti, osobito onih koje učvršćuju njihov status, njihov položaj u strukturi moći nerijetko ih čini ključnim čimbenikom usporavanja ili čak zaustavljanja difuzijskih procesa. </w:t>
      </w:r>
      <w:r w:rsidR="7A8A4F16">
        <w:t>Ta pojava</w:t>
      </w:r>
      <w:r>
        <w:t xml:space="preserve"> često proizlazi iz aktivnog djelovanja usmjerenog na očuvanje postojećeg poretka (</w:t>
      </w:r>
      <w:r w:rsidRPr="7A8A4F16">
        <w:rPr>
          <w:i/>
        </w:rPr>
        <w:t>statusa quo</w:t>
      </w:r>
      <w:r>
        <w:t>).</w:t>
      </w:r>
    </w:p>
    <w:p w14:paraId="0DEC60FD" w14:textId="77777777" w:rsidR="00C955CE" w:rsidRDefault="00C7299E">
      <w:pPr>
        <w:spacing w:after="200"/>
      </w:pPr>
      <w:r>
        <w:rPr>
          <w:szCs w:val="22"/>
        </w:rPr>
        <w:t>Temeljni uzrok takvog djelovanja leži u činjenici da svaka značajnija inovacija, bilo da je tehnološke, kulturne ili socijalne prirode, nosi potencijal preraspodjele moći, utjecaja i resursa unutar zajednice. Društvena elita, po samoj svojoj definiciji, ima najviše koristi od postojećeg stanja. Njihova moć i povlašteni položaj izravno su vezani uz postojeće norme, vrijednosti i materijalne odnose. Stoga se svaka novost koja bi mogla narušiti tu ravnotežu percipira kao prijetnja. Očuvanje vlastitih interesa postaje tako pokretačka sila otpora prema promjenama koje dolaze izvan njihovih kontroliranih krugova.</w:t>
      </w:r>
    </w:p>
    <w:p w14:paraId="40518050" w14:textId="77777777" w:rsidR="00C955CE" w:rsidRDefault="00C7299E">
      <w:pPr>
        <w:spacing w:after="200"/>
      </w:pPr>
      <w:r>
        <w:rPr>
          <w:szCs w:val="22"/>
        </w:rPr>
        <w:t>Nadalje, sama socijalna stratifikacija stvara zapreke širenju. Društvene elite često su obilježene visokim stupnjem homofilije – sklonosti povezivanju i interakciji s pojedincima koji su im slični po obrazovanju, podrijetlu i statusu. Takva zatvorenost u vlastite društvene mreže znatno ograničava protok informacija i utjecaja između elite i širih slojeva stanovništva. Komunikacijski kanali postaju isprekidani ili jednosmjerni, a elita djeluje kao svojevrsni "čuvar vrata" (</w:t>
      </w:r>
      <w:r>
        <w:rPr>
          <w:i/>
          <w:szCs w:val="22"/>
        </w:rPr>
        <w:t>gatekeeper</w:t>
      </w:r>
      <w:r>
        <w:rPr>
          <w:szCs w:val="22"/>
        </w:rPr>
        <w:t>), filtrirajući koje će ideje i prakse doprijeti do ostatka društva. Kako navodi Rogers (2003), kada elite usvoje inovaciju isključivo za sebe kako bi naglasile svoj poseban status, one zapravo sprječavaju njezinu daljnju difuziju, umjesto da je potiču.</w:t>
      </w:r>
    </w:p>
    <w:p w14:paraId="11B44299" w14:textId="77777777" w:rsidR="00C955CE" w:rsidRDefault="00C7299E">
      <w:pPr>
        <w:spacing w:after="200"/>
      </w:pPr>
      <w:r>
        <w:rPr>
          <w:szCs w:val="22"/>
        </w:rPr>
        <w:t xml:space="preserve">Uloga agenta promjene u ovakvom je kontekstu iznimno otežana. Ako agent ne pripada samoj eliti ili nema izravan pristup njezinim članovima, njegove će poruke teško nadvladati društvenu i kulturnu distancu. Elita može odbaciti inovaciju ne toliko zbog njezinih intrinzičnih svojstava, koliko zbog </w:t>
      </w:r>
      <w:r>
        <w:rPr>
          <w:szCs w:val="22"/>
        </w:rPr>
        <w:lastRenderedPageBreak/>
        <w:t>podrijetla njezina nositelja. Novost koja dolazi "odozdo" ili izvana može biti percipirana kao vulgarna, neprikladna ili prijeteća, čime se njezina simbolička vrijednost unaprijed diskreditira. Time se uspostavlja mehanizam u kojem elita ne samo da usporava promjenu, već aktivno radi na delegitimizaciji inovacija koje ne služe jačanju njezina položaja.</w:t>
      </w:r>
    </w:p>
    <w:p w14:paraId="4B6BB0A3" w14:textId="77777777" w:rsidR="00C955CE" w:rsidRDefault="00C7299E">
      <w:pPr>
        <w:spacing w:after="200"/>
      </w:pPr>
      <w:r>
        <w:rPr>
          <w:szCs w:val="22"/>
        </w:rPr>
        <w:t>```mermaid</w:t>
      </w:r>
    </w:p>
    <w:p w14:paraId="7D643ADF" w14:textId="77777777" w:rsidR="00C955CE" w:rsidRDefault="00C7299E">
      <w:pPr>
        <w:spacing w:after="200"/>
      </w:pPr>
      <w:r>
        <w:rPr>
          <w:szCs w:val="22"/>
        </w:rPr>
        <w:t>graph LR</w:t>
      </w:r>
    </w:p>
    <w:p w14:paraId="09337F2A" w14:textId="77777777" w:rsidR="00C955CE" w:rsidRDefault="00C7299E">
      <w:pPr>
        <w:spacing w:after="200"/>
      </w:pPr>
      <w:r>
        <w:rPr>
          <w:szCs w:val="22"/>
        </w:rPr>
        <w:t>subgraph "Proces širenja inovacije"</w:t>
      </w:r>
    </w:p>
    <w:p w14:paraId="17A2355E" w14:textId="77777777" w:rsidR="00C955CE" w:rsidRDefault="00C7299E">
      <w:pPr>
        <w:spacing w:after="200"/>
      </w:pPr>
      <w:r>
        <w:rPr>
          <w:szCs w:val="22"/>
        </w:rPr>
        <w:t>style A fill:#fff,stroke:#333,stroke-width:2px</w:t>
      </w:r>
    </w:p>
    <w:p w14:paraId="44E61916" w14:textId="77777777" w:rsidR="00C955CE" w:rsidRDefault="00C7299E">
      <w:pPr>
        <w:spacing w:after="200"/>
      </w:pPr>
      <w:r>
        <w:rPr>
          <w:szCs w:val="22"/>
        </w:rPr>
        <w:t>Inovacija(Inovacija) --&gt; Agent(Agent promjene);</w:t>
      </w:r>
    </w:p>
    <w:p w14:paraId="4A5D34D6" w14:textId="77777777" w:rsidR="00C955CE" w:rsidRDefault="00C7299E">
      <w:pPr>
        <w:spacing w:after="200"/>
      </w:pPr>
      <w:r>
        <w:rPr>
          <w:szCs w:val="22"/>
        </w:rPr>
        <w:t>Agent --&gt; Elita(Društvena elita);</w:t>
      </w:r>
    </w:p>
    <w:p w14:paraId="74C0D965" w14:textId="77777777" w:rsidR="00C955CE" w:rsidRDefault="00C7299E">
      <w:pPr>
        <w:spacing w:after="200"/>
      </w:pPr>
      <w:r>
        <w:rPr>
          <w:szCs w:val="22"/>
        </w:rPr>
        <w:t>subgraph "Reakcija elite"</w:t>
      </w:r>
    </w:p>
    <w:p w14:paraId="2560E7DC" w14:textId="77777777" w:rsidR="00C955CE" w:rsidRDefault="00C7299E">
      <w:pPr>
        <w:spacing w:after="200"/>
      </w:pPr>
      <w:r>
        <w:rPr>
          <w:szCs w:val="22"/>
        </w:rPr>
        <w:t>Elita -- "Odbijanje ili filtriranje&lt;br&gt;(prijetnja statusu)" --&gt; StatusQuo("Očuvanje &lt;i&gt;statusa quo&lt;/i&gt;");</w:t>
      </w:r>
    </w:p>
    <w:p w14:paraId="11ABB99E" w14:textId="77777777" w:rsidR="00C955CE" w:rsidRDefault="00C7299E">
      <w:pPr>
        <w:spacing w:after="200"/>
      </w:pPr>
      <w:r>
        <w:rPr>
          <w:szCs w:val="22"/>
        </w:rPr>
        <w:t>Elita -- "Prihvaćanje za vlastitu uporabu&lt;br&gt;(simbol statusa)" --&gt; Usvajanje(Ograničeno usvajanje unutar elite);</w:t>
      </w:r>
    </w:p>
    <w:p w14:paraId="03FC9BF3" w14:textId="77777777" w:rsidR="00C955CE" w:rsidRDefault="00C7299E">
      <w:pPr>
        <w:spacing w:after="200"/>
      </w:pPr>
      <w:r>
        <w:rPr>
          <w:szCs w:val="22"/>
        </w:rPr>
        <w:t>end</w:t>
      </w:r>
    </w:p>
    <w:p w14:paraId="0CF75993" w14:textId="77777777" w:rsidR="00C955CE" w:rsidRDefault="00C7299E">
      <w:pPr>
        <w:spacing w:after="200"/>
      </w:pPr>
      <w:r>
        <w:rPr>
          <w:szCs w:val="22"/>
        </w:rPr>
        <w:t>Usvajanje -.-&gt; Populacija(Šira populacija);</w:t>
      </w:r>
    </w:p>
    <w:p w14:paraId="08341AE5" w14:textId="77777777" w:rsidR="00C955CE" w:rsidRDefault="00C7299E">
      <w:pPr>
        <w:spacing w:after="200"/>
      </w:pPr>
      <w:r>
        <w:rPr>
          <w:szCs w:val="22"/>
        </w:rPr>
        <w:t>StatusQuo --&gt; Populacija;</w:t>
      </w:r>
    </w:p>
    <w:p w14:paraId="51F88966" w14:textId="77777777" w:rsidR="00C955CE" w:rsidRDefault="00C7299E">
      <w:pPr>
        <w:spacing w:after="200"/>
      </w:pPr>
      <w:r>
        <w:rPr>
          <w:szCs w:val="22"/>
        </w:rPr>
        <w:t>end</w:t>
      </w:r>
    </w:p>
    <w:p w14:paraId="46BBEF76" w14:textId="77777777" w:rsidR="00C955CE" w:rsidRDefault="00C7299E">
      <w:pPr>
        <w:spacing w:after="200"/>
      </w:pPr>
      <w:r>
        <w:rPr>
          <w:szCs w:val="22"/>
        </w:rPr>
        <w:t>style Inovacija fill:#e6f2ff,stroke:#333,stroke-width:2px</w:t>
      </w:r>
    </w:p>
    <w:p w14:paraId="32DE60CD" w14:textId="77777777" w:rsidR="00C955CE" w:rsidRDefault="00C7299E">
      <w:pPr>
        <w:spacing w:after="200"/>
      </w:pPr>
      <w:r>
        <w:rPr>
          <w:szCs w:val="22"/>
        </w:rPr>
        <w:t>style Agent fill:#e6f2ff,stroke:#333,stroke-width:2px</w:t>
      </w:r>
    </w:p>
    <w:p w14:paraId="183477A2" w14:textId="77777777" w:rsidR="00C955CE" w:rsidRDefault="00C7299E">
      <w:pPr>
        <w:spacing w:after="200"/>
      </w:pPr>
      <w:r>
        <w:rPr>
          <w:szCs w:val="22"/>
        </w:rPr>
        <w:t>style Elita fill:#ffcccc,stroke:#b30000,stroke-width:2px</w:t>
      </w:r>
    </w:p>
    <w:p w14:paraId="2FDE4F8E" w14:textId="77777777" w:rsidR="00C955CE" w:rsidRDefault="00C7299E">
      <w:pPr>
        <w:spacing w:after="200"/>
      </w:pPr>
      <w:r>
        <w:rPr>
          <w:szCs w:val="22"/>
        </w:rPr>
        <w:t>style StatusQuo fill:#f2f2f2,stroke:#333,stroke-width:2px</w:t>
      </w:r>
    </w:p>
    <w:p w14:paraId="7E9EBBEB" w14:textId="77777777" w:rsidR="00C955CE" w:rsidRDefault="00C7299E">
      <w:pPr>
        <w:spacing w:after="200"/>
      </w:pPr>
      <w:r>
        <w:rPr>
          <w:szCs w:val="22"/>
        </w:rPr>
        <w:t>style Usvajanje fill:#d9ead3,stroke:#333,stroke-width:2px</w:t>
      </w:r>
    </w:p>
    <w:p w14:paraId="2A9C3590" w14:textId="77777777" w:rsidR="00C955CE" w:rsidRDefault="00C7299E">
      <w:pPr>
        <w:spacing w:after="200"/>
      </w:pPr>
      <w:r>
        <w:rPr>
          <w:szCs w:val="22"/>
        </w:rPr>
        <w:t>style Populacija fill:#fff2cc,stroke:#333,stroke-width:2px</w:t>
      </w:r>
    </w:p>
    <w:p w14:paraId="45BF8D49" w14:textId="77777777" w:rsidR="00C955CE" w:rsidRDefault="00C7299E">
      <w:pPr>
        <w:spacing w:after="200"/>
      </w:pPr>
      <w:r>
        <w:rPr>
          <w:szCs w:val="22"/>
        </w:rPr>
        <w:t>```</w:t>
      </w:r>
    </w:p>
    <w:p w14:paraId="609BF74B" w14:textId="3A7CE0AE" w:rsidR="00C955CE" w:rsidRDefault="00C7299E">
      <w:pPr>
        <w:spacing w:after="200"/>
      </w:pPr>
      <w:r>
        <w:rPr>
          <w:b/>
          <w:szCs w:val="22"/>
        </w:rPr>
        <w:t>Prikaz 1.</w:t>
      </w:r>
      <w:r>
        <w:rPr>
          <w:i/>
          <w:szCs w:val="22"/>
        </w:rPr>
        <w:t xml:space="preserve"> </w:t>
      </w:r>
      <w:r>
        <w:rPr>
          <w:szCs w:val="22"/>
        </w:rPr>
        <w:t>Model usporavanja difuzije posredstvom društvene elite. Elita djeluje kao filtar koji ili odbacuje inovaciju radi očuvanja postojećeg stanja ili je usvaja na ograničen način, čime prekida ili usporava njezin put prema široj populaciji.</w:t>
      </w:r>
    </w:p>
    <w:p w14:paraId="522983B6" w14:textId="791BDE56" w:rsidR="00C955CE" w:rsidRDefault="00C7299E" w:rsidP="00EE0828">
      <w:pPr>
        <w:pStyle w:val="Heading2"/>
      </w:pPr>
      <w:bookmarkStart w:id="24" w:name="_Toc203221960"/>
      <w:r>
        <w:t>2.4 T</w:t>
      </w:r>
      <w:r w:rsidR="00EE0828">
        <w:t>iskarski stroj: prekretnica u širenju ideja</w:t>
      </w:r>
      <w:bookmarkEnd w:id="24"/>
    </w:p>
    <w:p w14:paraId="1DAEBBC1" w14:textId="77777777" w:rsidR="00C955CE" w:rsidRDefault="00C7299E">
      <w:pPr>
        <w:spacing w:after="200"/>
      </w:pPr>
      <w:r>
        <w:rPr>
          <w:szCs w:val="22"/>
        </w:rPr>
        <w:t>Izum tiskarskog stroja s pomičnim slovima, koji se pripisuje Johannesu Gutenbergu oko 1450. godine, predstavlja jedan od najznačajnijih tehnoloških i kulturnih prijeloma u povijesti čovječanstva. Prije Gutenberga, znanje se prenosilo i čuvalo u obliku rukopisa, čija je izrada bila dugotrajan, mukotrpan i iznimno skup proces, uglavnom ograničen na samostanske skriptorije i dvorske radionice. Svaki je primjerak bio unikat, a njegova izrada mogla je potrajati mjesecima, pa i godinama, što je knjigu činilo rijetkim i dragocjenim predmetom dostupnim isključivo malobrojnoj eliti. Ograničen broj primjeraka i visoka cijena bitno su usporavali i sužavali protok informacija i ideja.</w:t>
      </w:r>
    </w:p>
    <w:p w14:paraId="53659E66" w14:textId="77777777" w:rsidR="00C955CE" w:rsidRDefault="00C7299E">
      <w:pPr>
        <w:spacing w:after="200"/>
      </w:pPr>
      <w:r>
        <w:rPr>
          <w:szCs w:val="22"/>
        </w:rPr>
        <w:lastRenderedPageBreak/>
        <w:t>Gutenbergov izum iz temelja je preobrazio materijalnu zbilju knjige i time pokrenuo lavinu društvenih, vjerskih i znanstvenih promjena. Spojem tehnologije pomičnih metalnih slova, preše prilagođene iz vinarstva te novorazvijene tiskarske boje na bazi ulja, stvoren je sustav koji je omogućio brzu, jeftinu i masovnu proizvodnju tekstova. Ondje gdje je redovnik-prepisivač ispisivao jedan jedini rukopis, tiskarski je stroj sada mogao stvoriti stotine, a kasnije i tisuće istovjetnih primjeraka. Ta promjena u mjerilu proizvodnje nužno je dovela do drastičnog pada cijene, čime je pisana riječ započela svoj put prema širim slojevima društva, postupno napuštajući ekskluzivni prostor crkvenih i plemićkih knjižnica.</w:t>
      </w:r>
    </w:p>
    <w:p w14:paraId="7C7A8D3C" w14:textId="77777777" w:rsidR="00C955CE" w:rsidRDefault="00C7299E">
      <w:pPr>
        <w:spacing w:after="200"/>
      </w:pPr>
      <w:r>
        <w:rPr>
          <w:szCs w:val="22"/>
        </w:rPr>
        <w:t xml:space="preserve">Posljedice te tehnološke revolucije bile su dalekosežne i duboke. Tiskarski stroj postao je ključni </w:t>
      </w:r>
      <w:r>
        <w:rPr>
          <w:i/>
          <w:szCs w:val="22"/>
        </w:rPr>
        <w:t>agent</w:t>
      </w:r>
      <w:r>
        <w:rPr>
          <w:szCs w:val="22"/>
        </w:rPr>
        <w:t xml:space="preserve"> u širenju ideja reformacije. Mogućnost brzog tiskanja i distribucije spisa, poput </w:t>
      </w:r>
      <w:r>
        <w:rPr>
          <w:i/>
          <w:szCs w:val="22"/>
        </w:rPr>
        <w:t>95 teza</w:t>
      </w:r>
      <w:r>
        <w:rPr>
          <w:szCs w:val="22"/>
        </w:rPr>
        <w:t xml:space="preserve"> Martina Luthera, omogućila je da se kritika crkvenih praksi proširi Europom brzinom koja je prije bila nezamisliva. Time je narušen monopol Katoličke crkve nad tumačenjem svetih spisa i vjerskih doktrina. Tiskanje Biblije na narodnim jezicima dodatno je osnažilo taj proces, omogućivši pojedincima izravan pristup tekstu koji je dotad bio posredovan isključivo svećenstvom na latinskom jeziku.</w:t>
      </w:r>
    </w:p>
    <w:p w14:paraId="0489435E" w14:textId="77777777" w:rsidR="00C955CE" w:rsidRDefault="00C7299E">
      <w:pPr>
        <w:spacing w:after="200"/>
      </w:pPr>
      <w:r>
        <w:rPr>
          <w:szCs w:val="22"/>
        </w:rPr>
        <w:t>U području znanosti, tisak je omogućio ono što se danas smatra temeljem znanstvenoga napretka: pouzdanu i široku diseminaciju znanja. Znanstvenici su mogli lakše dijeliti svoja otkrića, a točnost tiskanih tekstova i dijagrama, za razliku od rukopisa podložnih pogreškama pri prepisivanju, osigurala je čvrst temelj za daljnja istraživanja. Kako ističe Elizabeth Eisenstein (1979) u svojemu kapitalnom djelu, ta „tiskarska postojanost“ (</w:t>
      </w:r>
      <w:r>
        <w:rPr>
          <w:i/>
          <w:szCs w:val="22"/>
        </w:rPr>
        <w:t>fixity of print</w:t>
      </w:r>
      <w:r>
        <w:rPr>
          <w:szCs w:val="22"/>
        </w:rPr>
        <w:t>) stvorila je preduvjete za kumulativni rast znanja i znanstvenu revoluciju koja je uslijedila u idućim stoljećima. Ideje Kopernika, Galilea ili Newtona mogle su kružiti među učenjacima diljem Europe, potičući raspravu, provjeru i nadogradnju.</w:t>
      </w:r>
    </w:p>
    <w:p w14:paraId="20EA1756" w14:textId="77777777" w:rsidR="00C955CE" w:rsidRDefault="00C7299E">
      <w:pPr>
        <w:spacing w:after="200"/>
      </w:pPr>
      <w:r>
        <w:rPr>
          <w:szCs w:val="22"/>
        </w:rPr>
        <w:t>```mermaid</w:t>
      </w:r>
    </w:p>
    <w:p w14:paraId="4F8DFBD5" w14:textId="77777777" w:rsidR="00C955CE" w:rsidRDefault="00C7299E">
      <w:pPr>
        <w:spacing w:after="200"/>
      </w:pPr>
      <w:r>
        <w:rPr>
          <w:szCs w:val="22"/>
        </w:rPr>
        <w:t>graph LR</w:t>
      </w:r>
    </w:p>
    <w:p w14:paraId="1503000F" w14:textId="77777777" w:rsidR="00C955CE" w:rsidRDefault="00C7299E">
      <w:pPr>
        <w:spacing w:after="200"/>
      </w:pPr>
      <w:r>
        <w:rPr>
          <w:szCs w:val="22"/>
        </w:rPr>
        <w:t>subgraph "Rukopisna kultura"</w:t>
      </w:r>
    </w:p>
    <w:p w14:paraId="2F260595" w14:textId="77777777" w:rsidR="00C955CE" w:rsidRDefault="00C7299E">
      <w:pPr>
        <w:spacing w:after="200"/>
      </w:pPr>
      <w:r>
        <w:rPr>
          <w:szCs w:val="22"/>
        </w:rPr>
        <w:t>A[Izrada rukopisa]</w:t>
      </w:r>
    </w:p>
    <w:p w14:paraId="60B0FF91" w14:textId="77777777" w:rsidR="00C955CE" w:rsidRDefault="00C7299E">
      <w:pPr>
        <w:spacing w:after="200"/>
      </w:pPr>
      <w:r>
        <w:rPr>
          <w:szCs w:val="22"/>
        </w:rPr>
        <w:t>B[Visoka cijena i ograničen broj]</w:t>
      </w:r>
    </w:p>
    <w:p w14:paraId="014940BC" w14:textId="77777777" w:rsidR="00C955CE" w:rsidRDefault="00C7299E">
      <w:pPr>
        <w:spacing w:after="200"/>
      </w:pPr>
      <w:r>
        <w:rPr>
          <w:szCs w:val="22"/>
        </w:rPr>
        <w:t>C[Centralizirano znanje]</w:t>
      </w:r>
    </w:p>
    <w:p w14:paraId="724524B7" w14:textId="77777777" w:rsidR="00C955CE" w:rsidRDefault="00C7299E">
      <w:pPr>
        <w:spacing w:after="200"/>
      </w:pPr>
      <w:r>
        <w:rPr>
          <w:szCs w:val="22"/>
        </w:rPr>
        <w:t>end</w:t>
      </w:r>
    </w:p>
    <w:p w14:paraId="619E7811" w14:textId="77777777" w:rsidR="00C955CE" w:rsidRDefault="00C7299E">
      <w:pPr>
        <w:spacing w:after="200"/>
      </w:pPr>
      <w:r>
        <w:rPr>
          <w:szCs w:val="22"/>
        </w:rPr>
        <w:t>subgraph "Izum tiska"</w:t>
      </w:r>
    </w:p>
    <w:p w14:paraId="177105A9" w14:textId="77777777" w:rsidR="00C955CE" w:rsidRDefault="00C7299E">
      <w:pPr>
        <w:spacing w:after="200"/>
      </w:pPr>
      <w:r>
        <w:rPr>
          <w:szCs w:val="22"/>
        </w:rPr>
        <w:t>D{Tiskarski stroj}</w:t>
      </w:r>
    </w:p>
    <w:p w14:paraId="65F2E3EF" w14:textId="77777777" w:rsidR="00C955CE" w:rsidRDefault="00C7299E">
      <w:pPr>
        <w:spacing w:after="200"/>
      </w:pPr>
      <w:r>
        <w:rPr>
          <w:szCs w:val="22"/>
        </w:rPr>
        <w:t>end</w:t>
      </w:r>
    </w:p>
    <w:p w14:paraId="321F22DD" w14:textId="77777777" w:rsidR="00C955CE" w:rsidRDefault="00C7299E">
      <w:pPr>
        <w:spacing w:after="200"/>
      </w:pPr>
      <w:r>
        <w:rPr>
          <w:szCs w:val="22"/>
        </w:rPr>
        <w:t>subgraph "Tiskarska kultura"</w:t>
      </w:r>
    </w:p>
    <w:p w14:paraId="6F89465C" w14:textId="77777777" w:rsidR="00C955CE" w:rsidRDefault="00C7299E">
      <w:pPr>
        <w:spacing w:after="200"/>
      </w:pPr>
      <w:r>
        <w:rPr>
          <w:szCs w:val="22"/>
        </w:rPr>
        <w:t>E[Masovna proizvodnja]</w:t>
      </w:r>
    </w:p>
    <w:p w14:paraId="005D1B9B" w14:textId="77777777" w:rsidR="00C955CE" w:rsidRDefault="00C7299E">
      <w:pPr>
        <w:spacing w:after="200"/>
      </w:pPr>
      <w:r>
        <w:rPr>
          <w:szCs w:val="22"/>
        </w:rPr>
        <w:t>F[Niska cijena i široka dostupnost]</w:t>
      </w:r>
    </w:p>
    <w:p w14:paraId="0EF8B73E" w14:textId="77777777" w:rsidR="00C955CE" w:rsidRDefault="00C7299E">
      <w:pPr>
        <w:spacing w:after="200"/>
      </w:pPr>
      <w:r>
        <w:rPr>
          <w:szCs w:val="22"/>
        </w:rPr>
        <w:t>G[Decentralizacija i širenje znanja]</w:t>
      </w:r>
    </w:p>
    <w:p w14:paraId="769A8643" w14:textId="77777777" w:rsidR="00C955CE" w:rsidRDefault="00C7299E">
      <w:pPr>
        <w:spacing w:after="200"/>
      </w:pPr>
      <w:r>
        <w:rPr>
          <w:szCs w:val="22"/>
        </w:rPr>
        <w:t>end</w:t>
      </w:r>
    </w:p>
    <w:p w14:paraId="211D9E27" w14:textId="77777777" w:rsidR="00C955CE" w:rsidRDefault="00C7299E">
      <w:pPr>
        <w:spacing w:after="200"/>
      </w:pPr>
      <w:r>
        <w:rPr>
          <w:szCs w:val="22"/>
        </w:rPr>
        <w:t>subgraph "Posljedice"</w:t>
      </w:r>
    </w:p>
    <w:p w14:paraId="0848F3BF" w14:textId="77777777" w:rsidR="00C955CE" w:rsidRDefault="00C7299E">
      <w:pPr>
        <w:spacing w:after="200"/>
      </w:pPr>
      <w:r>
        <w:rPr>
          <w:szCs w:val="22"/>
        </w:rPr>
        <w:t>H[Protestantska reformacija]</w:t>
      </w:r>
    </w:p>
    <w:p w14:paraId="71BB94FD" w14:textId="77777777" w:rsidR="00C955CE" w:rsidRDefault="00C7299E">
      <w:pPr>
        <w:spacing w:after="200"/>
      </w:pPr>
      <w:r>
        <w:rPr>
          <w:szCs w:val="22"/>
        </w:rPr>
        <w:lastRenderedPageBreak/>
        <w:t>I[Znanstvena revolucija]</w:t>
      </w:r>
    </w:p>
    <w:p w14:paraId="444FAD5D" w14:textId="77777777" w:rsidR="00C955CE" w:rsidRDefault="00C7299E">
      <w:pPr>
        <w:spacing w:after="200"/>
      </w:pPr>
      <w:r>
        <w:rPr>
          <w:szCs w:val="22"/>
        </w:rPr>
        <w:t>J[Standardizacija jezika]</w:t>
      </w:r>
    </w:p>
    <w:p w14:paraId="3FBAA193" w14:textId="77777777" w:rsidR="00C955CE" w:rsidRDefault="00C7299E">
      <w:pPr>
        <w:spacing w:after="200"/>
      </w:pPr>
      <w:r>
        <w:rPr>
          <w:szCs w:val="22"/>
        </w:rPr>
        <w:t>K[Rast pismenosti]</w:t>
      </w:r>
    </w:p>
    <w:p w14:paraId="75D5679B" w14:textId="77777777" w:rsidR="00C955CE" w:rsidRDefault="00C7299E">
      <w:pPr>
        <w:spacing w:after="200"/>
      </w:pPr>
      <w:r>
        <w:rPr>
          <w:szCs w:val="22"/>
        </w:rPr>
        <w:t>end</w:t>
      </w:r>
    </w:p>
    <w:p w14:paraId="16F49208" w14:textId="77777777" w:rsidR="00C955CE" w:rsidRDefault="00C7299E">
      <w:pPr>
        <w:spacing w:after="200"/>
      </w:pPr>
      <w:r>
        <w:rPr>
          <w:szCs w:val="22"/>
        </w:rPr>
        <w:t>A --&gt; B --&gt; C</w:t>
      </w:r>
    </w:p>
    <w:p w14:paraId="3F9305F6" w14:textId="77777777" w:rsidR="00C955CE" w:rsidRDefault="00C7299E">
      <w:pPr>
        <w:spacing w:after="200"/>
      </w:pPr>
      <w:r>
        <w:rPr>
          <w:szCs w:val="22"/>
        </w:rPr>
        <w:t>C --&gt; D</w:t>
      </w:r>
    </w:p>
    <w:p w14:paraId="06588C08" w14:textId="77777777" w:rsidR="00C955CE" w:rsidRDefault="00C7299E">
      <w:pPr>
        <w:spacing w:after="200"/>
      </w:pPr>
      <w:r>
        <w:rPr>
          <w:szCs w:val="22"/>
        </w:rPr>
        <w:t>D --&gt; E --&gt; F --&gt; G</w:t>
      </w:r>
    </w:p>
    <w:p w14:paraId="0E00C455" w14:textId="77777777" w:rsidR="00C955CE" w:rsidRDefault="00C7299E">
      <w:pPr>
        <w:spacing w:after="200"/>
      </w:pPr>
      <w:r>
        <w:rPr>
          <w:szCs w:val="22"/>
        </w:rPr>
        <w:t>G --&gt; H</w:t>
      </w:r>
    </w:p>
    <w:p w14:paraId="4E78B7E9" w14:textId="77777777" w:rsidR="00C955CE" w:rsidRDefault="00C7299E">
      <w:pPr>
        <w:spacing w:after="200"/>
      </w:pPr>
      <w:r>
        <w:rPr>
          <w:szCs w:val="22"/>
        </w:rPr>
        <w:t>G --&gt; I</w:t>
      </w:r>
    </w:p>
    <w:p w14:paraId="083446FB" w14:textId="77777777" w:rsidR="00C955CE" w:rsidRDefault="00C7299E">
      <w:pPr>
        <w:spacing w:after="200"/>
      </w:pPr>
      <w:r>
        <w:rPr>
          <w:szCs w:val="22"/>
        </w:rPr>
        <w:t>G --&gt; J</w:t>
      </w:r>
    </w:p>
    <w:p w14:paraId="5893BCC9" w14:textId="77777777" w:rsidR="00C955CE" w:rsidRDefault="00C7299E">
      <w:pPr>
        <w:spacing w:after="200"/>
      </w:pPr>
      <w:r>
        <w:rPr>
          <w:szCs w:val="22"/>
        </w:rPr>
        <w:t>G --&gt; K</w:t>
      </w:r>
    </w:p>
    <w:p w14:paraId="36BE4E4D" w14:textId="77777777" w:rsidR="00C955CE" w:rsidRDefault="00C7299E">
      <w:pPr>
        <w:spacing w:after="200"/>
      </w:pPr>
      <w:r>
        <w:rPr>
          <w:szCs w:val="22"/>
        </w:rPr>
        <w:t>style A fill:#f9f9f9,stroke:#333,stroke-width:2px</w:t>
      </w:r>
    </w:p>
    <w:p w14:paraId="3DCEAD4D" w14:textId="77777777" w:rsidR="00C955CE" w:rsidRDefault="00C7299E">
      <w:pPr>
        <w:spacing w:after="200"/>
      </w:pPr>
      <w:r>
        <w:rPr>
          <w:szCs w:val="22"/>
        </w:rPr>
        <w:t>style B fill:#f9f9f9,stroke:#333,stroke-width:2px</w:t>
      </w:r>
    </w:p>
    <w:p w14:paraId="3CDB27D5" w14:textId="77777777" w:rsidR="00C955CE" w:rsidRDefault="00C7299E">
      <w:pPr>
        <w:spacing w:after="200"/>
      </w:pPr>
      <w:r>
        <w:rPr>
          <w:szCs w:val="22"/>
        </w:rPr>
        <w:t>style C fill:#f9f9f9,stroke:#333,stroke-width:2px</w:t>
      </w:r>
    </w:p>
    <w:p w14:paraId="3E93ED72" w14:textId="77777777" w:rsidR="00C955CE" w:rsidRDefault="00C7299E">
      <w:pPr>
        <w:spacing w:after="200"/>
      </w:pPr>
      <w:r>
        <w:rPr>
          <w:szCs w:val="22"/>
        </w:rPr>
        <w:t>style D fill:#e6ffed,stroke:#2b883d,stroke-width:2px</w:t>
      </w:r>
    </w:p>
    <w:p w14:paraId="4C090ACD" w14:textId="77777777" w:rsidR="00C955CE" w:rsidRDefault="00C7299E">
      <w:pPr>
        <w:spacing w:after="200"/>
      </w:pPr>
      <w:r>
        <w:rPr>
          <w:szCs w:val="22"/>
        </w:rPr>
        <w:t>style E fill:#f9f9f9,stroke:#333,stroke-width:2px</w:t>
      </w:r>
    </w:p>
    <w:p w14:paraId="11F032E4" w14:textId="77777777" w:rsidR="00C955CE" w:rsidRDefault="00C7299E">
      <w:pPr>
        <w:spacing w:after="200"/>
      </w:pPr>
      <w:r>
        <w:rPr>
          <w:szCs w:val="22"/>
        </w:rPr>
        <w:t>style F fill:#f9f9f9,stroke:#333,stroke-width:2px</w:t>
      </w:r>
    </w:p>
    <w:p w14:paraId="46DD1531" w14:textId="77777777" w:rsidR="00C955CE" w:rsidRDefault="00C7299E">
      <w:pPr>
        <w:spacing w:after="200"/>
      </w:pPr>
      <w:r>
        <w:rPr>
          <w:szCs w:val="22"/>
        </w:rPr>
        <w:t>style G fill:#f9f9f9,stroke:#333,stroke-width:2px</w:t>
      </w:r>
    </w:p>
    <w:p w14:paraId="2A82D3C4" w14:textId="77777777" w:rsidR="00C955CE" w:rsidRDefault="00C7299E">
      <w:pPr>
        <w:spacing w:after="200"/>
      </w:pPr>
      <w:r>
        <w:rPr>
          <w:szCs w:val="22"/>
        </w:rPr>
        <w:t>style H fill:#d4e6ff,stroke:#0055d4,stroke-width:2px</w:t>
      </w:r>
    </w:p>
    <w:p w14:paraId="7802CD4F" w14:textId="77777777" w:rsidR="00C955CE" w:rsidRDefault="00C7299E">
      <w:pPr>
        <w:spacing w:after="200"/>
      </w:pPr>
      <w:r>
        <w:rPr>
          <w:szCs w:val="22"/>
        </w:rPr>
        <w:t>style I fill:#d4e6ff,stroke:#0055d4,stroke-width:2px</w:t>
      </w:r>
    </w:p>
    <w:p w14:paraId="1E8B3800" w14:textId="77777777" w:rsidR="00C955CE" w:rsidRDefault="00C7299E">
      <w:pPr>
        <w:spacing w:after="200"/>
      </w:pPr>
      <w:r>
        <w:rPr>
          <w:szCs w:val="22"/>
        </w:rPr>
        <w:t>style J fill:#d4e6ff,stroke:#0055d4,stroke-width:2px</w:t>
      </w:r>
    </w:p>
    <w:p w14:paraId="5DF02BD8" w14:textId="77777777" w:rsidR="00C955CE" w:rsidRDefault="00C7299E">
      <w:pPr>
        <w:spacing w:after="200"/>
      </w:pPr>
      <w:r>
        <w:rPr>
          <w:szCs w:val="22"/>
        </w:rPr>
        <w:t>style K fill:#d4e6ff,stroke:#0055d4,stroke-width:2px</w:t>
      </w:r>
    </w:p>
    <w:p w14:paraId="61CEE11F" w14:textId="77777777" w:rsidR="00C955CE" w:rsidRDefault="00C7299E">
      <w:pPr>
        <w:spacing w:after="200"/>
      </w:pPr>
      <w:r>
        <w:rPr>
          <w:szCs w:val="22"/>
        </w:rPr>
        <w:t>```</w:t>
      </w:r>
    </w:p>
    <w:p w14:paraId="589F526E" w14:textId="7954855A" w:rsidR="00C955CE" w:rsidRDefault="00C7299E">
      <w:pPr>
        <w:spacing w:after="200"/>
      </w:pPr>
      <w:r>
        <w:rPr>
          <w:b/>
          <w:szCs w:val="22"/>
        </w:rPr>
        <w:t>Prikaz 2.1:</w:t>
      </w:r>
      <w:r>
        <w:rPr>
          <w:i/>
          <w:szCs w:val="22"/>
        </w:rPr>
        <w:t xml:space="preserve"> </w:t>
      </w:r>
      <w:r>
        <w:rPr>
          <w:szCs w:val="22"/>
        </w:rPr>
        <w:t>Dijagram utjecaja tiskarskog stroja na širenje znanja i društvene promjene.</w:t>
      </w:r>
    </w:p>
    <w:p w14:paraId="732A1C93" w14:textId="77777777" w:rsidR="00C955CE" w:rsidRDefault="00C7299E">
      <w:pPr>
        <w:spacing w:after="200"/>
      </w:pPr>
      <w:r>
        <w:rPr>
          <w:szCs w:val="22"/>
        </w:rPr>
        <w:t>Nadalje, tisak je imao presudnu ulogu u oblikovanju modernih nacija i standardizaciji narodnih jezika. Tiskari su, u potrazi za širim tržištem, birali i promicali određene dijalekte, koji su se zahvaljujući masovnoj distribuciji tiskanih djela postupno nametnuli kao jezični standard. Time je stvorena osnova za jezično i kulturno jedinstvo na širim prostorima, što je bio jedan od kamena temeljaca u procesu stvaranja nacionalnih identiteta.</w:t>
      </w:r>
    </w:p>
    <w:p w14:paraId="319732B5" w14:textId="61E25841" w:rsidR="00C955CE" w:rsidRDefault="00C7299E">
      <w:pPr>
        <w:spacing w:after="200"/>
      </w:pPr>
      <w:r>
        <w:t xml:space="preserve">Promatran u tom svjetlu, tiskarski stroj </w:t>
      </w:r>
      <w:r w:rsidR="7A8A4F16">
        <w:t>jest</w:t>
      </w:r>
      <w:r>
        <w:t xml:space="preserve"> djelatni </w:t>
      </w:r>
      <w:r w:rsidRPr="7A8A4F16">
        <w:rPr>
          <w:i/>
        </w:rPr>
        <w:t>agent</w:t>
      </w:r>
      <w:r>
        <w:t xml:space="preserve"> promjene koji je, prema uvidima Marshalla McLuhana (1962), preoblikovao ljudski senzorij i kognitivne procese. Naglašavanjem vizualnoga nad auditivnim, tisak je potaknuo razvoj linearnog, sekvencijalnog i analitičkog načina mišljenja, koje je postalo obilježjem zapadne civilizacije u razdoblju poznatom kao „Gutenbergova galaksija“. Utjecaj tiskarskoga stroja stoga se ne iscrpljuje u tehničkoj inovaciji; on je preoblikovao načine na koje ljudi misle, komuniciraju i organiziraju svoja društva, postavivši temelje za nastanak modernoga svijeta.</w:t>
      </w:r>
    </w:p>
    <w:p w14:paraId="430069C2" w14:textId="77777777" w:rsidR="00C955CE" w:rsidRDefault="00C7299E" w:rsidP="00520607">
      <w:pPr>
        <w:pStyle w:val="Heading3"/>
      </w:pPr>
      <w:bookmarkStart w:id="25" w:name="_Toc203221961"/>
      <w:r>
        <w:lastRenderedPageBreak/>
        <w:t>2.4.1 Masovna proizvodnja i demokratizacija znanja</w:t>
      </w:r>
      <w:bookmarkEnd w:id="25"/>
    </w:p>
    <w:p w14:paraId="01E5FD17" w14:textId="77777777" w:rsidR="00C955CE" w:rsidRDefault="00C7299E">
      <w:pPr>
        <w:spacing w:after="200"/>
      </w:pPr>
      <w:r>
        <w:rPr>
          <w:szCs w:val="22"/>
        </w:rPr>
        <w:t>Pojavu masovne proizvodnje knjiga, koju je sredinom 15. stoljeća omogućio Gutenbergov izum tiskarskog stroja s pomičnim slovima, valja smatrati prijelomnim trenutkom u povijesti zapadne civilizacije. Do toga doba, znanje sadržano u knjigama bilo je zatočeno unutar uskih krugova. Knjige su bile rijetki i dragocjeni predmeti, umnožavane mukotrpnim radom prepisivača u samostanskim skriptorijima, čime su ostajale dostupne gotovo isključivo svećeničkoj i plemićkoj eliti. Tiskarski je stroj taj poredak iz temelja izmijenio, omogućivši brzu i znatno jeftiniju izradbu tiskanica te stvorivši preduvjete za opsežnije širenje pismenosti među širim slojevima pučanstva.</w:t>
      </w:r>
    </w:p>
    <w:p w14:paraId="6F2B0503" w14:textId="77777777" w:rsidR="00C955CE" w:rsidRDefault="00C7299E">
      <w:pPr>
        <w:spacing w:after="200"/>
      </w:pPr>
      <w:r>
        <w:rPr>
          <w:szCs w:val="22"/>
        </w:rPr>
        <w:t xml:space="preserve">Taj se preobražaj osobito jasno očitovao u dobu protestantske reformacije. Martin Luther, prepoznavši moć novoga medija, poslužio se tiskom za masovno širenje svojih spisa, čime je potaknuo vjerske i društvene promjene neslućenih razmjera. Jednako je tako tisak poslužio kao snažan poticaj za razvoj znanosti. Omogućio je učenjacima dotad nezamislivu brzinu razmjene spoznaja i otkrića, čime su postavljeni temelji za znanstvenu revoluciju i uspostavu sustavnog znanstvenog diskursa (Eisenstein, 1979). Stvorena je svojevrsna </w:t>
      </w:r>
      <w:r>
        <w:rPr>
          <w:i/>
          <w:szCs w:val="22"/>
        </w:rPr>
        <w:t>Res publica litterarum</w:t>
      </w:r>
      <w:r>
        <w:rPr>
          <w:szCs w:val="22"/>
        </w:rPr>
        <w:t>, zajednica učenjaka diljem Europe povezanih tiskanom riječju, koji su mogli raspravljati, nadograđivati i provjeravati radove svojih suvremenika.</w:t>
      </w:r>
    </w:p>
    <w:p w14:paraId="606C43FE" w14:textId="77777777" w:rsidR="00C955CE" w:rsidRDefault="00C7299E">
      <w:pPr>
        <w:spacing w:after="200"/>
      </w:pPr>
      <w:r>
        <w:rPr>
          <w:szCs w:val="22"/>
        </w:rPr>
        <w:t xml:space="preserve">Taj se cjelokupni proces s pravom naziva </w:t>
      </w:r>
      <w:r>
        <w:rPr>
          <w:b/>
          <w:szCs w:val="22"/>
        </w:rPr>
        <w:t>demokratizacijom znanja</w:t>
      </w:r>
      <w:r>
        <w:rPr>
          <w:szCs w:val="22"/>
        </w:rPr>
        <w:t>. Pojam, međutim, ne podrazumijeva samo olakšan pristup postojećim informacijama. Njegov je smisao dublji i obuhvaća postupno osnaživanje pojedinaca za djelatno sudjelovanje u stvaranju, provjeri i širenju novih spoznaja. Znanje time prestaje biti isključivo vlasništvo povlaštenih skupina i postaje općim dobrom, podložnim javnoj raspravi i kritici.</w:t>
      </w:r>
    </w:p>
    <w:p w14:paraId="34795A70" w14:textId="47265078" w:rsidR="00C955CE" w:rsidRDefault="00C7299E">
      <w:pPr>
        <w:spacing w:after="200"/>
      </w:pPr>
      <w:r>
        <w:rPr>
          <w:szCs w:val="22"/>
        </w:rPr>
        <w:t xml:space="preserve">Valja, dakako, napomenuti da taj prijelaz nije bio ni trenutan ni bez otpora; bili su potrebni </w:t>
      </w:r>
      <w:r w:rsidR="74700C45" w:rsidRPr="74700C45">
        <w:rPr>
          <w:szCs w:val="22"/>
        </w:rPr>
        <w:t>stoljeća</w:t>
      </w:r>
      <w:r>
        <w:rPr>
          <w:szCs w:val="22"/>
        </w:rPr>
        <w:t xml:space="preserve"> da se učinci tiskarske revolucije u potpunosti očituju i prožmu sve pore društva. U današnjem se vremenu, s pojavom digitalne tehnologije i interneta, odvija preobrazba usporedivih, ako ne i većih razmjera. Internet se može promatrati kao suvremeni pandan tiskarskom stroju, koji proces demokratizacije znanja ubrzava i proširuje na globalnu razinu, donoseći sa sobom nove mogućnosti, ali i nove izazove.</w:t>
      </w:r>
    </w:p>
    <w:p w14:paraId="2E8F5B7F" w14:textId="77777777" w:rsidR="00C955CE" w:rsidRDefault="00C7299E">
      <w:pPr>
        <w:spacing w:after="200"/>
      </w:pPr>
      <w:r>
        <w:rPr>
          <w:szCs w:val="22"/>
        </w:rPr>
        <w:t>```mermaid</w:t>
      </w:r>
    </w:p>
    <w:p w14:paraId="4CB5E4B0" w14:textId="77777777" w:rsidR="00C955CE" w:rsidRDefault="00C7299E">
      <w:pPr>
        <w:spacing w:after="200"/>
      </w:pPr>
      <w:r>
        <w:rPr>
          <w:szCs w:val="22"/>
        </w:rPr>
        <w:t>graph LR</w:t>
      </w:r>
    </w:p>
    <w:p w14:paraId="79130DB3" w14:textId="77777777" w:rsidR="00C955CE" w:rsidRDefault="00C7299E">
      <w:pPr>
        <w:spacing w:after="200"/>
      </w:pPr>
      <w:r>
        <w:rPr>
          <w:szCs w:val="22"/>
        </w:rPr>
        <w:t>subgraph "Rukopisna kultura"</w:t>
      </w:r>
    </w:p>
    <w:p w14:paraId="6B017D18" w14:textId="77777777" w:rsidR="00C955CE" w:rsidRDefault="00C7299E">
      <w:pPr>
        <w:spacing w:after="200"/>
      </w:pPr>
      <w:r>
        <w:rPr>
          <w:szCs w:val="22"/>
        </w:rPr>
        <w:t>A(Izvor znanja) --&gt; B{Samostanski skriptorij};</w:t>
      </w:r>
    </w:p>
    <w:p w14:paraId="3328DF4E" w14:textId="77777777" w:rsidR="00C955CE" w:rsidRDefault="00C7299E">
      <w:pPr>
        <w:spacing w:after="200"/>
      </w:pPr>
      <w:r>
        <w:rPr>
          <w:szCs w:val="22"/>
        </w:rPr>
        <w:t>B --&gt; C[Rukopisna knjiga];</w:t>
      </w:r>
    </w:p>
    <w:p w14:paraId="420B883B" w14:textId="77777777" w:rsidR="00C955CE" w:rsidRDefault="00C7299E">
      <w:pPr>
        <w:spacing w:after="200"/>
      </w:pPr>
      <w:r>
        <w:rPr>
          <w:szCs w:val="22"/>
        </w:rPr>
        <w:t>C --&gt; D((Elita));</w:t>
      </w:r>
    </w:p>
    <w:p w14:paraId="4F76118E" w14:textId="77777777" w:rsidR="00C955CE" w:rsidRDefault="00C7299E">
      <w:pPr>
        <w:spacing w:after="200"/>
      </w:pPr>
      <w:r>
        <w:rPr>
          <w:szCs w:val="22"/>
        </w:rPr>
        <w:t>end</w:t>
      </w:r>
    </w:p>
    <w:p w14:paraId="7F8C516B" w14:textId="77777777" w:rsidR="00C955CE" w:rsidRDefault="00C7299E">
      <w:pPr>
        <w:spacing w:after="200"/>
      </w:pPr>
      <w:r>
        <w:rPr>
          <w:szCs w:val="22"/>
        </w:rPr>
        <w:t>subgraph "Tiskarska revolucija"</w:t>
      </w:r>
    </w:p>
    <w:p w14:paraId="451C7819" w14:textId="77777777" w:rsidR="00C955CE" w:rsidRDefault="00C7299E">
      <w:pPr>
        <w:spacing w:after="200"/>
      </w:pPr>
      <w:r>
        <w:rPr>
          <w:szCs w:val="22"/>
        </w:rPr>
        <w:t>E(Gutenbergov izum) --&gt; F{Tiskarski stroj};</w:t>
      </w:r>
    </w:p>
    <w:p w14:paraId="7038253B" w14:textId="77777777" w:rsidR="00C955CE" w:rsidRDefault="00C7299E">
      <w:pPr>
        <w:spacing w:after="200"/>
      </w:pPr>
      <w:r>
        <w:rPr>
          <w:szCs w:val="22"/>
        </w:rPr>
        <w:t>F --&gt; G[Tiskana knjiga];</w:t>
      </w:r>
    </w:p>
    <w:p w14:paraId="34F93395" w14:textId="77777777" w:rsidR="00C955CE" w:rsidRDefault="00C7299E">
      <w:pPr>
        <w:spacing w:after="200"/>
      </w:pPr>
      <w:r>
        <w:rPr>
          <w:szCs w:val="22"/>
        </w:rPr>
        <w:t>G --&gt; H((Šira javnost));</w:t>
      </w:r>
    </w:p>
    <w:p w14:paraId="573CAB60" w14:textId="77777777" w:rsidR="00C955CE" w:rsidRDefault="00C7299E">
      <w:pPr>
        <w:spacing w:after="200"/>
      </w:pPr>
      <w:r>
        <w:rPr>
          <w:szCs w:val="22"/>
        </w:rPr>
        <w:t>end</w:t>
      </w:r>
    </w:p>
    <w:p w14:paraId="4D877052" w14:textId="77777777" w:rsidR="00C955CE" w:rsidRDefault="00C7299E">
      <w:pPr>
        <w:spacing w:after="200"/>
      </w:pPr>
      <w:r>
        <w:rPr>
          <w:szCs w:val="22"/>
        </w:rPr>
        <w:t>H --&gt; I{Demokratizacija znanja};</w:t>
      </w:r>
    </w:p>
    <w:p w14:paraId="5FECC996" w14:textId="77777777" w:rsidR="00C955CE" w:rsidRDefault="00C7299E">
      <w:pPr>
        <w:spacing w:after="200"/>
      </w:pPr>
      <w:r>
        <w:rPr>
          <w:szCs w:val="22"/>
        </w:rPr>
        <w:t>D -.-&gt; I;</w:t>
      </w:r>
    </w:p>
    <w:p w14:paraId="19FE6A7E" w14:textId="77777777" w:rsidR="00C955CE" w:rsidRDefault="00C7299E">
      <w:pPr>
        <w:spacing w:after="200"/>
      </w:pPr>
      <w:r>
        <w:rPr>
          <w:szCs w:val="22"/>
        </w:rPr>
        <w:lastRenderedPageBreak/>
        <w:t>style A fill:#f9f9f9,stroke:#333,stroke-width:2px</w:t>
      </w:r>
    </w:p>
    <w:p w14:paraId="504825EF" w14:textId="77777777" w:rsidR="00C955CE" w:rsidRDefault="00C7299E">
      <w:pPr>
        <w:spacing w:after="200"/>
      </w:pPr>
      <w:r>
        <w:rPr>
          <w:szCs w:val="22"/>
        </w:rPr>
        <w:t>style B fill:#f9f9f9,stroke:#333,stroke-width:2px</w:t>
      </w:r>
    </w:p>
    <w:p w14:paraId="7AE42A92" w14:textId="77777777" w:rsidR="00C955CE" w:rsidRDefault="00C7299E">
      <w:pPr>
        <w:spacing w:after="200"/>
      </w:pPr>
      <w:r>
        <w:rPr>
          <w:szCs w:val="22"/>
        </w:rPr>
        <w:t>style C fill:#f9f9f9,stroke:#333,stroke-width:2px</w:t>
      </w:r>
    </w:p>
    <w:p w14:paraId="1E4220B2" w14:textId="77777777" w:rsidR="00C955CE" w:rsidRDefault="00C7299E">
      <w:pPr>
        <w:spacing w:after="200"/>
      </w:pPr>
      <w:r>
        <w:rPr>
          <w:szCs w:val="22"/>
        </w:rPr>
        <w:t>style D fill:#f9f9f9,stroke:#333,stroke-width:2px</w:t>
      </w:r>
    </w:p>
    <w:p w14:paraId="69ED17AA" w14:textId="77777777" w:rsidR="00C955CE" w:rsidRDefault="00C7299E">
      <w:pPr>
        <w:spacing w:after="200"/>
      </w:pPr>
      <w:r>
        <w:rPr>
          <w:szCs w:val="22"/>
        </w:rPr>
        <w:t>style E fill:#f9f9f9,stroke:#333,stroke-width:2px</w:t>
      </w:r>
    </w:p>
    <w:p w14:paraId="47B1CE24" w14:textId="77777777" w:rsidR="00C955CE" w:rsidRDefault="00C7299E">
      <w:pPr>
        <w:spacing w:after="200"/>
      </w:pPr>
      <w:r>
        <w:rPr>
          <w:szCs w:val="22"/>
        </w:rPr>
        <w:t>style F fill:#f9f9f9,stroke:#333,stroke-width:2px</w:t>
      </w:r>
    </w:p>
    <w:p w14:paraId="0B3E1ED0" w14:textId="77777777" w:rsidR="00C955CE" w:rsidRDefault="00C7299E">
      <w:pPr>
        <w:spacing w:after="200"/>
      </w:pPr>
      <w:r>
        <w:rPr>
          <w:szCs w:val="22"/>
        </w:rPr>
        <w:t>style G fill:#f9f9f9,stroke:#333,stroke-width:2px</w:t>
      </w:r>
    </w:p>
    <w:p w14:paraId="6930BBF8" w14:textId="77777777" w:rsidR="00C955CE" w:rsidRDefault="00C7299E">
      <w:pPr>
        <w:spacing w:after="200"/>
      </w:pPr>
      <w:r>
        <w:rPr>
          <w:szCs w:val="22"/>
        </w:rPr>
        <w:t>style H fill:#f9f9f9,stroke:#333,stroke-width:2px</w:t>
      </w:r>
    </w:p>
    <w:p w14:paraId="0DA811F5" w14:textId="77777777" w:rsidR="00C955CE" w:rsidRDefault="00C7299E">
      <w:pPr>
        <w:spacing w:after="200"/>
      </w:pPr>
      <w:r>
        <w:rPr>
          <w:szCs w:val="22"/>
        </w:rPr>
        <w:t>style I fill:#e6ffed,stroke:#2a9d8f,stroke-width:2px</w:t>
      </w:r>
    </w:p>
    <w:p w14:paraId="03C596F6" w14:textId="77777777" w:rsidR="00C955CE" w:rsidRDefault="00C7299E">
      <w:pPr>
        <w:spacing w:after="200"/>
      </w:pPr>
      <w:r>
        <w:rPr>
          <w:szCs w:val="22"/>
        </w:rPr>
        <w:t>```</w:t>
      </w:r>
    </w:p>
    <w:p w14:paraId="14A66637" w14:textId="77777777" w:rsidR="00C955CE" w:rsidRDefault="00C7299E" w:rsidP="00520607">
      <w:pPr>
        <w:pStyle w:val="Heading3"/>
      </w:pPr>
      <w:bookmarkStart w:id="26" w:name="_Toc203221962"/>
      <w:r>
        <w:t>2.4.2 Reformacija i znanstvena revolucija</w:t>
      </w:r>
      <w:bookmarkEnd w:id="26"/>
    </w:p>
    <w:p w14:paraId="4EAC1795" w14:textId="77777777" w:rsidR="00C955CE" w:rsidRDefault="00C7299E">
      <w:pPr>
        <w:spacing w:after="200"/>
      </w:pPr>
      <w:r>
        <w:rPr>
          <w:szCs w:val="22"/>
        </w:rPr>
        <w:t>Razdoblje 16. i 17. stoljeća u europskoj povijesti obilježeno je dvama dubokim i preobrazbenim pokretima: reformacijom i znanstvenom revolucijom. Njihova istodobnost, kao i djelomično zemljopisno preklapanje, potiču na razmatranje složenih veza i međusobnih utjecaja. Premda se ne može uspostaviti jednostavna uzročno-posljedična veza, razvidno je kako je reformacija stvorila intelektualno, društveno i kulturno ozračje koje je pogodovalo nastanku i razvoju novovjekovne znanosti.</w:t>
      </w:r>
    </w:p>
    <w:p w14:paraId="3B119389" w14:textId="77777777" w:rsidR="00C955CE" w:rsidRDefault="00C7299E">
      <w:pPr>
        <w:spacing w:after="200"/>
      </w:pPr>
      <w:r>
        <w:rPr>
          <w:szCs w:val="22"/>
        </w:rPr>
        <w:t xml:space="preserve">Ključnu ulogu u širenju reformacijskih ideja, ali i u stvaranju podloge za znanstveni napredak, odigrao je izum tiskarskoga stroja. Omogućivši masovnu i brzu reprodukciju tekstova, tisak je potkopao monopol Katoličke crkve nad znanjem i tumačenjem svetih spisa. Načelo </w:t>
      </w:r>
      <w:r>
        <w:rPr>
          <w:i/>
          <w:szCs w:val="22"/>
        </w:rPr>
        <w:t>sola scriptura</w:t>
      </w:r>
      <w:r>
        <w:rPr>
          <w:szCs w:val="22"/>
        </w:rPr>
        <w:t>, jedno od središnjih stupova reformacije, poticalo je vjernike na samostalno čitanje i promišljanje Biblije, što je posljedično dovelo do porasta pismenosti. Ta novostečena vještina i navika kritičkoga čitanja nije ostala ograničena isključivo na vjerske tekstove, već se proširila i na druga područja ljudskoga znanja, uključujući i ona znanstvena. Dostupnost tiskanih djela omogućila je bržu i širu razmjenu ideja među učenjacima diljem Europe, stvarajući temelje za znanstvenu zajednicu kakvu poznajemo danas.</w:t>
      </w:r>
    </w:p>
    <w:p w14:paraId="2C55B188" w14:textId="77777777" w:rsidR="00C955CE" w:rsidRDefault="00C7299E">
      <w:pPr>
        <w:spacing w:after="200"/>
      </w:pPr>
      <w:r>
        <w:rPr>
          <w:szCs w:val="22"/>
        </w:rPr>
        <w:t>U svojoj suštini, reformacija je predstavljala temeljni izazov duhovnom i svjetovnom autoritetu Katoličke crkve. Čin Martina Luthera, koji je javno doveo u pitanje nepogrešivost pape i crkvenih koncila, odjeknuo je znatno šire od teoloških krugova. To potkopavanje jednoga monolitnog autoriteta stvorilo je intelektualno ozračje u kojem je postalo zamislivo, pa i poželjno, propitivati i druge ustaljene dogme, uključujući i one znanstvene, poput aristotelovsko-ptolomejskoga geocentričnog sustava koji je Crkva prihvaćala. Ako je autoritet Crkve mogao biti doveden u pitanje na području vjere, zašto ne bi mogao biti doveden u pitanje i na području tumačenja prirode? Na taj je način reformacija, premda nenamjerno, pridonijela sekularizaciji znanja i legitimizirala kritičko preispitivanje kao valjanu spoznajnu metodu.</w:t>
      </w:r>
    </w:p>
    <w:p w14:paraId="6E88822C" w14:textId="77777777" w:rsidR="00C955CE" w:rsidRDefault="00C7299E">
      <w:pPr>
        <w:spacing w:after="200"/>
      </w:pPr>
      <w:r>
        <w:rPr>
          <w:szCs w:val="22"/>
        </w:rPr>
        <w:t xml:space="preserve">Protestantska doktrina o »svećenstvu svih vjernika«, koja svakom pojedincu daje pravo i dužnost da samostalno tumači Božju riječ, pronalazi svoju znanstvenu analogiju. Znanstvenik, kao individualni agent, sada preuzima ulogu onoga koji izravno »čita« i tumači »knjigu prirode«, bez posredovanja drevnih autoriteta poput Aristotela ili Galena. Ova nova epistemološka paradigma, koja je naglašavala osobno iskustvo i tumačenje, nije ostala ograničena samo na teologiju. Prenijela se i na proučavanje prirode, koju se počelo doživljavati kao »drugu Božju knjigu« (Harrison, 2007), otvorenu za čitanje i tumačenje putem promatranja i eksperimenta. Max Weber je u svojoj glasovitoj tezi povezao protestantsku etiku s duhom kapitalizma, a sličnu je vezu Robert K. Merton uspostavio između puritanizma, kao jednog od ogranaka protestantizma, i razvoja eksperimentalne znanosti u Engleskoj </w:t>
      </w:r>
      <w:r>
        <w:rPr>
          <w:szCs w:val="22"/>
        </w:rPr>
        <w:lastRenderedPageBreak/>
        <w:t>17. stoljeća (Merton, 1970). Prema Mertonu, puritanske vrijednosti poput marljivosti, metodologije i utilitarizma poticale su znanstvena istraživanja koja su mogla donijeti praktičnu korist i slaviti Boga kroz otkrivanje zakonitosti njegova stvaranja.</w:t>
      </w:r>
    </w:p>
    <w:p w14:paraId="05F6D50A" w14:textId="77777777" w:rsidR="00C955CE" w:rsidRDefault="00C7299E">
      <w:pPr>
        <w:spacing w:after="200"/>
      </w:pPr>
      <w:r>
        <w:rPr>
          <w:szCs w:val="22"/>
        </w:rPr>
        <w:t>```mermaid</w:t>
      </w:r>
    </w:p>
    <w:p w14:paraId="69578845" w14:textId="77777777" w:rsidR="00C955CE" w:rsidRDefault="00C7299E">
      <w:pPr>
        <w:spacing w:after="200"/>
      </w:pPr>
      <w:r>
        <w:rPr>
          <w:szCs w:val="22"/>
        </w:rPr>
        <w:t>graph LR</w:t>
      </w:r>
    </w:p>
    <w:p w14:paraId="5E139C47" w14:textId="77777777" w:rsidR="00C955CE" w:rsidRDefault="00C7299E">
      <w:pPr>
        <w:spacing w:after="200"/>
      </w:pPr>
      <w:r>
        <w:rPr>
          <w:szCs w:val="22"/>
        </w:rPr>
        <w:t>subgraph "Intelektualno ozračje ranog novovjekovlja"</w:t>
      </w:r>
    </w:p>
    <w:p w14:paraId="315F2822" w14:textId="77777777" w:rsidR="00C955CE" w:rsidRDefault="00C7299E">
      <w:pPr>
        <w:spacing w:after="200"/>
      </w:pPr>
      <w:r>
        <w:rPr>
          <w:szCs w:val="22"/>
        </w:rPr>
        <w:t>style fill:#fff,stroke:#333,stroke-width:2px</w:t>
      </w:r>
    </w:p>
    <w:p w14:paraId="2A93801D" w14:textId="77777777" w:rsidR="00C955CE" w:rsidRDefault="00C7299E">
      <w:pPr>
        <w:spacing w:after="200"/>
      </w:pPr>
      <w:r>
        <w:rPr>
          <w:szCs w:val="22"/>
        </w:rPr>
        <w:t>A(Reformacija) --&gt; B{Tiskarski stroj};</w:t>
      </w:r>
    </w:p>
    <w:p w14:paraId="77A69141" w14:textId="77777777" w:rsidR="00C955CE" w:rsidRDefault="00C7299E">
      <w:pPr>
        <w:spacing w:after="200"/>
      </w:pPr>
      <w:r>
        <w:rPr>
          <w:szCs w:val="22"/>
        </w:rPr>
        <w:t>A --&gt; C{Načelo  Sola Scriptura};</w:t>
      </w:r>
    </w:p>
    <w:p w14:paraId="4C1F57B5" w14:textId="77777777" w:rsidR="00C955CE" w:rsidRDefault="00C7299E">
      <w:pPr>
        <w:spacing w:after="200"/>
      </w:pPr>
      <w:r>
        <w:rPr>
          <w:szCs w:val="22"/>
        </w:rPr>
        <w:t>B --&gt; D[Širenje pismenosti];</w:t>
      </w:r>
    </w:p>
    <w:p w14:paraId="6974A693" w14:textId="77777777" w:rsidR="00C955CE" w:rsidRDefault="00C7299E">
      <w:pPr>
        <w:spacing w:after="200"/>
      </w:pPr>
      <w:r>
        <w:rPr>
          <w:szCs w:val="22"/>
        </w:rPr>
        <w:t>C --&gt; D;</w:t>
      </w:r>
    </w:p>
    <w:p w14:paraId="3B273DDA" w14:textId="77777777" w:rsidR="00C955CE" w:rsidRDefault="00C7299E">
      <w:pPr>
        <w:spacing w:after="200"/>
      </w:pPr>
      <w:r>
        <w:rPr>
          <w:szCs w:val="22"/>
        </w:rPr>
        <w:t>A --&gt; E[Potkopavanje crkvenog autoriteta];</w:t>
      </w:r>
    </w:p>
    <w:p w14:paraId="6B7CB5F9" w14:textId="77777777" w:rsidR="00C955CE" w:rsidRDefault="00C7299E">
      <w:pPr>
        <w:spacing w:after="200"/>
      </w:pPr>
      <w:r>
        <w:rPr>
          <w:szCs w:val="22"/>
        </w:rPr>
        <w:t>D --&gt; F(Individualno tumačenje tekstova);</w:t>
      </w:r>
    </w:p>
    <w:p w14:paraId="2A5E133C" w14:textId="77777777" w:rsidR="00C955CE" w:rsidRDefault="00C7299E">
      <w:pPr>
        <w:spacing w:after="200"/>
      </w:pPr>
      <w:r>
        <w:rPr>
          <w:szCs w:val="22"/>
        </w:rPr>
        <w:t>E --&gt; G(Legitimacija kritičkog propitivanja);</w:t>
      </w:r>
    </w:p>
    <w:p w14:paraId="7614AF59" w14:textId="77777777" w:rsidR="00C955CE" w:rsidRDefault="00C7299E">
      <w:pPr>
        <w:spacing w:after="200"/>
      </w:pPr>
      <w:r>
        <w:rPr>
          <w:szCs w:val="22"/>
        </w:rPr>
        <w:t>F &amp; G --&gt; H((Kulturno ozračje pogodno za znanost));</w:t>
      </w:r>
    </w:p>
    <w:p w14:paraId="1297DF46" w14:textId="77777777" w:rsidR="00C955CE" w:rsidRDefault="00C7299E">
      <w:pPr>
        <w:spacing w:after="200"/>
      </w:pPr>
      <w:r>
        <w:rPr>
          <w:szCs w:val="22"/>
        </w:rPr>
        <w:t>H --&gt; I(Znanstvena revolucija);</w:t>
      </w:r>
    </w:p>
    <w:p w14:paraId="675D304F" w14:textId="77777777" w:rsidR="00C955CE" w:rsidRDefault="00C7299E">
      <w:pPr>
        <w:spacing w:after="200"/>
      </w:pPr>
      <w:r>
        <w:rPr>
          <w:szCs w:val="22"/>
        </w:rPr>
        <w:t>end</w:t>
      </w:r>
    </w:p>
    <w:p w14:paraId="7D132328" w14:textId="77777777" w:rsidR="00C955CE" w:rsidRDefault="00C7299E">
      <w:pPr>
        <w:spacing w:after="200"/>
      </w:pPr>
      <w:r>
        <w:rPr>
          <w:szCs w:val="22"/>
        </w:rPr>
        <w:t>```</w:t>
      </w:r>
    </w:p>
    <w:p w14:paraId="6238BB47" w14:textId="47CF1633" w:rsidR="00C955CE" w:rsidRDefault="00C7299E">
      <w:pPr>
        <w:spacing w:after="200"/>
      </w:pPr>
      <w:r>
        <w:rPr>
          <w:b/>
          <w:szCs w:val="22"/>
        </w:rPr>
        <w:t>Prikaz 1.</w:t>
      </w:r>
      <w:r>
        <w:rPr>
          <w:szCs w:val="22"/>
        </w:rPr>
        <w:t xml:space="preserve"> Shematski prikaz ključnih posljedica reformacije koje su doprinijele stvaranju poticajnog okruženja za znanstvenu revoluciju. Reformacijski poticaji, pojačani tehnologijom tiska, doveli su do fragmentacije autoriteta i naglašavanja individualne spoznaje, što je stvorilo plodno tlo za nove znanstvene metode i otkrića.</w:t>
      </w:r>
    </w:p>
    <w:p w14:paraId="35757579" w14:textId="77777777" w:rsidR="00C955CE" w:rsidRDefault="00C7299E">
      <w:pPr>
        <w:spacing w:after="200"/>
      </w:pPr>
      <w:r>
        <w:rPr>
          <w:szCs w:val="22"/>
        </w:rPr>
        <w:t>Valja ipak naglasiti kako odnos reformacije i znanosti nije bio jednoznačno poticajan. Sami reformatori, uključujući Luthera i Calvina, iskazivali su znatan skepticizam, pa i otvoreno protivljenje nekim novim znanstvenim idejama, poput Kopernikove heliocentrične teorije. Njihov je primarni cilj bila obnova vjere, a ne promicanje znanosti. Nadalje, znanstvena revolucija nije bila isključivo protestantski fenomen; znanstvenici poput Kopernika, Galilea i Descartesa djelovali su unutar katoličkoga svijeta. Stoga se utjecaj reformacije na znanost ne očituje toliko u izravnoj doktrinarnoj podršci, koliko u njezinim neizravnim i često nenamjeravanim posljedicama: fragmentaciji intelektualnog autoriteta, promicanju pismenosti i kulture čitanja te uspostavi novoga vrijednosnog sustava u kojem je individualni agent, bilo kao vjernik ili kao znanstvenik, postao središtem spoznajnog procesa.</w:t>
      </w:r>
    </w:p>
    <w:p w14:paraId="0B8D412C" w14:textId="77777777" w:rsidR="00C955CE" w:rsidRDefault="00C7299E" w:rsidP="00520607">
      <w:pPr>
        <w:pStyle w:val="Heading3"/>
      </w:pPr>
      <w:bookmarkStart w:id="27" w:name="_Toc203221963"/>
      <w:r>
        <w:t>2.4.3 Globalno širenje i kulturni utjecaj</w:t>
      </w:r>
      <w:bookmarkEnd w:id="27"/>
    </w:p>
    <w:p w14:paraId="4509E2C4" w14:textId="77777777" w:rsidR="00C955CE" w:rsidRDefault="00C7299E">
      <w:pPr>
        <w:spacing w:after="200"/>
      </w:pPr>
      <w:r>
        <w:rPr>
          <w:szCs w:val="22"/>
        </w:rPr>
        <w:t>Sveopća umreženost suvremenoga svijeta, ostvarena posredstvom digitalnih tehnologija i interneta, predstavlja temeljni preduvjet za globalnu diseminaciju kulturnih sadržaja i ideja. Ta digitalna infrastruktura dokida prostorne i vremenske prepreke, omogućujući gotovo trenutačno širenje informacija na dosad nezabilježenoj razini. Time se stvaraju okviri unutar kojih kulturni fenomeni, neovisno o svojemu izvorištu, stječu potencijal za planetarnu rasprostranjenost.</w:t>
      </w:r>
    </w:p>
    <w:p w14:paraId="274D525F" w14:textId="558AB2EA" w:rsidR="00C955CE" w:rsidRDefault="00C7299E">
      <w:pPr>
        <w:spacing w:after="200"/>
        <w:rPr>
          <w:szCs w:val="22"/>
        </w:rPr>
      </w:pPr>
      <w:r>
        <w:rPr>
          <w:szCs w:val="22"/>
        </w:rPr>
        <w:t>Unutar toga novouspostavljenog komunikacijskog okvira djeluju različiti agenti, poput platformi društvenih medija, utjecajnih pojedinaca (</w:t>
      </w:r>
      <w:r>
        <w:rPr>
          <w:i/>
          <w:szCs w:val="22"/>
        </w:rPr>
        <w:t>influencera</w:t>
      </w:r>
      <w:r>
        <w:rPr>
          <w:szCs w:val="22"/>
        </w:rPr>
        <w:t xml:space="preserve">) te specijaliziranih internetskih zajednica. </w:t>
      </w:r>
      <w:r>
        <w:rPr>
          <w:szCs w:val="22"/>
        </w:rPr>
        <w:lastRenderedPageBreak/>
        <w:t xml:space="preserve">Njihova se uloga ne može svesti na puko posredovanje ili distribuciju sadržaja; oni su, naprotiv, aktivni sudionici u procesima stvaranja, prilagodbe i preoblikovanja značenja kulturnih proizvoda. Kroz njihovo djelovanje, sadržaji </w:t>
      </w:r>
      <w:r w:rsidRPr="5F81D785">
        <w:rPr>
          <w:szCs w:val="22"/>
        </w:rPr>
        <w:t>se</w:t>
      </w:r>
      <w:r>
        <w:rPr>
          <w:szCs w:val="22"/>
        </w:rPr>
        <w:t xml:space="preserve"> šire, </w:t>
      </w:r>
      <w:r w:rsidR="5F81D785" w:rsidRPr="5F81D785">
        <w:rPr>
          <w:szCs w:val="22"/>
        </w:rPr>
        <w:t>ali</w:t>
      </w:r>
      <w:r>
        <w:rPr>
          <w:szCs w:val="22"/>
        </w:rPr>
        <w:t xml:space="preserve"> i tumače, komentiraju i ugrađuju u nove semantičke mreže.</w:t>
      </w:r>
    </w:p>
    <w:p w14:paraId="5C5DBFD5" w14:textId="77777777" w:rsidR="00C955CE" w:rsidRDefault="00C7299E">
      <w:pPr>
        <w:spacing w:after="200"/>
      </w:pPr>
      <w:r>
        <w:rPr>
          <w:szCs w:val="22"/>
        </w:rPr>
        <w:t xml:space="preserve">Proces globalnog širenja rijetko je jednosmjeran i nepromjenjiv. Kulturni fenomeni, premda globalno dostupni, prolaze kroz proces lokalizacije, odnosno prilagodbe specifičnim kulturnim, jezičnim i društvenim kontekstima. Taj se spoj globalnoga i lokalnoga naziva </w:t>
      </w:r>
      <w:r>
        <w:rPr>
          <w:i/>
          <w:szCs w:val="22"/>
        </w:rPr>
        <w:t>glokalizacijom</w:t>
      </w:r>
      <w:r>
        <w:rPr>
          <w:szCs w:val="22"/>
        </w:rPr>
        <w:t>, a očituje se, primjerice, u načinu na koji se internetski memovi prevode i adaptiraju kako bi rezonirali s lokalnim humorom i društvenim prilikama (Shifman, 2014). Sadržaj tako zadržava svoju prepoznatljivu jezgru, ali istodobno poprima i nova, lokalno uvjetovana značenja.</w:t>
      </w:r>
    </w:p>
    <w:p w14:paraId="1395267F" w14:textId="77777777" w:rsidR="00C955CE" w:rsidRDefault="00C7299E">
      <w:pPr>
        <w:spacing w:after="200"/>
      </w:pPr>
      <w:r>
        <w:rPr>
          <w:szCs w:val="22"/>
        </w:rPr>
        <w:t>Takvo prožimanje ishodište je hibridnih kulturnih oblika koji u sebi sjedinjuju elemente različitih tradicija. Time se dokida oštra dihotomija između, primjerice, zapadnjačke i nezapadnjačke kulture, jer kulturni utjecaj postaje višesmjeran i recipročan. Globalna scena sve više postaje poprištem na kojemu se različiti kulturni izričaji susreću, miješaju i stvaraju nove, sinkretičke forme koje svjedoče o složenosti suvremenih identiteta.</w:t>
      </w:r>
    </w:p>
    <w:p w14:paraId="5BF2A0FD" w14:textId="77777777" w:rsidR="00C955CE" w:rsidRDefault="00C7299E">
      <w:pPr>
        <w:spacing w:after="200"/>
      </w:pPr>
      <w:r>
        <w:rPr>
          <w:szCs w:val="22"/>
        </w:rPr>
        <w:t>Opisani procesi ujedno osporavaju i pojednostavljene poglede poput tehnološkog determinizma – stajališta prema kojemu tehnologija jednoznačno oblikuje društvo i kulturu. Naprotiv, vidljivo je da korisnici i zajednice aktivno prisvajaju tehnologiju, prilagođavaju je svojim potrebama i rabe je na nepredviđene načine, čime i sami postaju agensi kulturnih i društvenih promjena (Baym, 2015). Složenost tih odnosa može se prikazati sljedećim dijagramom:</w:t>
      </w:r>
    </w:p>
    <w:p w14:paraId="0616F55C" w14:textId="77777777" w:rsidR="00C955CE" w:rsidRDefault="00C7299E">
      <w:pPr>
        <w:spacing w:after="200"/>
      </w:pPr>
      <w:r>
        <w:rPr>
          <w:szCs w:val="22"/>
        </w:rPr>
        <w:t>```mermaid</w:t>
      </w:r>
    </w:p>
    <w:p w14:paraId="39CF9008" w14:textId="77777777" w:rsidR="00C955CE" w:rsidRDefault="00C7299E">
      <w:pPr>
        <w:spacing w:after="200"/>
      </w:pPr>
      <w:r>
        <w:rPr>
          <w:szCs w:val="22"/>
        </w:rPr>
        <w:t>graph LR</w:t>
      </w:r>
    </w:p>
    <w:p w14:paraId="6AD552ED" w14:textId="77777777" w:rsidR="00C955CE" w:rsidRDefault="00C7299E">
      <w:pPr>
        <w:spacing w:after="200"/>
      </w:pPr>
      <w:r>
        <w:rPr>
          <w:szCs w:val="22"/>
        </w:rPr>
        <w:t>subgraph "Proces kulturne diseminacije i hibridizacije"</w:t>
      </w:r>
    </w:p>
    <w:p w14:paraId="14DB4E01" w14:textId="77777777" w:rsidR="00C955CE" w:rsidRDefault="00C7299E">
      <w:pPr>
        <w:spacing w:after="200"/>
      </w:pPr>
      <w:r>
        <w:rPr>
          <w:szCs w:val="22"/>
        </w:rPr>
        <w:t>A[Izvorni kulturni proizvod] --&gt; B{Agenti širenja&lt;br&gt;(društveni mediji, zajednice)};</w:t>
      </w:r>
    </w:p>
    <w:p w14:paraId="3C4C323D" w14:textId="77777777" w:rsidR="00C955CE" w:rsidRDefault="00C7299E">
      <w:pPr>
        <w:spacing w:after="200"/>
      </w:pPr>
      <w:r>
        <w:rPr>
          <w:szCs w:val="22"/>
        </w:rPr>
        <w:t>B --&gt; C{Procesi prilagodbe&lt;br&gt;(prijevod, kontekstualizacija)};</w:t>
      </w:r>
    </w:p>
    <w:p w14:paraId="523018A3" w14:textId="77777777" w:rsidR="00C955CE" w:rsidRDefault="00C7299E">
      <w:pPr>
        <w:spacing w:after="200"/>
      </w:pPr>
      <w:r>
        <w:rPr>
          <w:szCs w:val="22"/>
        </w:rPr>
        <w:t>C --&gt; D[Lokalizirana inačica&lt;br&gt;(Glokalizacija)];</w:t>
      </w:r>
    </w:p>
    <w:p w14:paraId="1A2E1430" w14:textId="77777777" w:rsidR="00C955CE" w:rsidRDefault="00C7299E">
      <w:pPr>
        <w:spacing w:after="200"/>
      </w:pPr>
      <w:r>
        <w:rPr>
          <w:szCs w:val="22"/>
        </w:rPr>
        <w:t>D --&gt; E[Hibridni kulturni oblik];</w:t>
      </w:r>
    </w:p>
    <w:p w14:paraId="74C92949" w14:textId="77777777" w:rsidR="00C955CE" w:rsidRDefault="00C7299E">
      <w:pPr>
        <w:spacing w:after="200"/>
      </w:pPr>
      <w:r>
        <w:rPr>
          <w:szCs w:val="22"/>
        </w:rPr>
        <w:t>A --&gt; E;</w:t>
      </w:r>
    </w:p>
    <w:p w14:paraId="6441CA08" w14:textId="77777777" w:rsidR="00C955CE" w:rsidRDefault="00C7299E">
      <w:pPr>
        <w:spacing w:after="200"/>
      </w:pPr>
      <w:r>
        <w:rPr>
          <w:szCs w:val="22"/>
        </w:rPr>
        <w:t>end</w:t>
      </w:r>
    </w:p>
    <w:p w14:paraId="4AF08021" w14:textId="77777777" w:rsidR="00C955CE" w:rsidRDefault="00C7299E">
      <w:pPr>
        <w:spacing w:after="200"/>
      </w:pPr>
      <w:r>
        <w:rPr>
          <w:szCs w:val="22"/>
        </w:rPr>
        <w:t>style A fill:#fff,stroke:#333,stroke-width:2px</w:t>
      </w:r>
    </w:p>
    <w:p w14:paraId="0770490F" w14:textId="77777777" w:rsidR="00C955CE" w:rsidRDefault="00C7299E">
      <w:pPr>
        <w:spacing w:after="200"/>
      </w:pPr>
      <w:r>
        <w:rPr>
          <w:szCs w:val="22"/>
        </w:rPr>
        <w:t>style B fill:#fff,stroke:#333,stroke-width:2px</w:t>
      </w:r>
    </w:p>
    <w:p w14:paraId="79AF7A78" w14:textId="77777777" w:rsidR="00C955CE" w:rsidRDefault="00C7299E">
      <w:pPr>
        <w:spacing w:after="200"/>
      </w:pPr>
      <w:r>
        <w:rPr>
          <w:szCs w:val="22"/>
        </w:rPr>
        <w:t>style C fill:#fff,stroke:#333,stroke-width:2px</w:t>
      </w:r>
    </w:p>
    <w:p w14:paraId="5BFA4C5F" w14:textId="77777777" w:rsidR="00C955CE" w:rsidRDefault="00C7299E">
      <w:pPr>
        <w:spacing w:after="200"/>
      </w:pPr>
      <w:r>
        <w:rPr>
          <w:szCs w:val="22"/>
        </w:rPr>
        <w:t>style D fill:#fff,stroke:#333,stroke-width:2px</w:t>
      </w:r>
    </w:p>
    <w:p w14:paraId="2C50BF3D" w14:textId="77777777" w:rsidR="00C955CE" w:rsidRDefault="00C7299E">
      <w:pPr>
        <w:spacing w:after="200"/>
      </w:pPr>
      <w:r>
        <w:rPr>
          <w:szCs w:val="22"/>
        </w:rPr>
        <w:t>style E fill:#fff,stroke:#333,stroke-width:2px</w:t>
      </w:r>
    </w:p>
    <w:p w14:paraId="30C56220" w14:textId="77777777" w:rsidR="00C955CE" w:rsidRDefault="00C7299E">
      <w:pPr>
        <w:spacing w:after="200"/>
      </w:pPr>
      <w:r>
        <w:rPr>
          <w:szCs w:val="22"/>
        </w:rPr>
        <w:t>```</w:t>
      </w:r>
    </w:p>
    <w:p w14:paraId="1F522CBC" w14:textId="77777777" w:rsidR="00C955CE" w:rsidRDefault="00C7299E">
      <w:pPr>
        <w:spacing w:after="200"/>
      </w:pPr>
      <w:r>
        <w:rPr>
          <w:szCs w:val="22"/>
        </w:rPr>
        <w:t>Konačno, globalna rasprostranjenost kulturnih sadržaja otvara i složena etička pitanja. Pojmovi poput kulturnog prisvajanja (</w:t>
      </w:r>
      <w:r>
        <w:rPr>
          <w:i/>
          <w:szCs w:val="22"/>
        </w:rPr>
        <w:t>cultural appropriation</w:t>
      </w:r>
      <w:r>
        <w:rPr>
          <w:szCs w:val="22"/>
        </w:rPr>
        <w:t>), dekontekstualizacije i komodifikacije tradicijskih praksi postaju središnjim temama u raspravama o posljedicama digitalnog kulturnog prožimanja, tražeći neprestano preispitivanje odnosa moći u globaliziranom svijetu.</w:t>
      </w:r>
    </w:p>
    <w:p w14:paraId="2248D3A5" w14:textId="77777777" w:rsidR="00C955CE" w:rsidRDefault="00C7299E" w:rsidP="00520607">
      <w:pPr>
        <w:pStyle w:val="Heading3"/>
      </w:pPr>
      <w:bookmarkStart w:id="28" w:name="_Toc203221964"/>
      <w:r>
        <w:lastRenderedPageBreak/>
        <w:t>2.4.4 Preteča informacijskoga društva</w:t>
      </w:r>
      <w:bookmarkEnd w:id="28"/>
    </w:p>
    <w:p w14:paraId="5EEC1E3B" w14:textId="77777777" w:rsidR="00C955CE" w:rsidRDefault="00C7299E">
      <w:pPr>
        <w:spacing w:after="200"/>
      </w:pPr>
      <w:r>
        <w:rPr>
          <w:szCs w:val="22"/>
        </w:rPr>
        <w:t>Pojava informacijskoga društva, premda se često vezuje uz drugu polovicu dvadesetoga stoljeća i ubrzani razvoj digitalne tehnologije, svoje duboke korijene ima u teorijskim postavkama i vizionarskim zamislima koje su joj prethodile. Te su ideje, oblikovane prije no što su postojale tehničke mogućnosti za njihovu potpunu provedbu, stvorile intelektualni temelj za razumijevanje informacija kao središnjega resursa i ključnoga pokretača društvenih promjena. Među misliocima čiji je rad bio presudan, osobito se ističu Vannevar Bush i Norbert Wiener, čiji su koncepti trajno oblikovali arhitekturu suvremenoga digitalnog svijeta.</w:t>
      </w:r>
    </w:p>
    <w:p w14:paraId="2350AD9A" w14:textId="2B1413F4" w:rsidR="00C955CE" w:rsidRDefault="00C7299E">
      <w:pPr>
        <w:spacing w:after="200"/>
      </w:pPr>
      <w:r>
        <w:rPr>
          <w:szCs w:val="22"/>
        </w:rPr>
        <w:t xml:space="preserve">Vannevar Bush u svojemu znamenitom eseju </w:t>
      </w:r>
      <w:r>
        <w:rPr>
          <w:i/>
          <w:szCs w:val="22"/>
        </w:rPr>
        <w:t>As We May Think</w:t>
      </w:r>
      <w:r>
        <w:rPr>
          <w:szCs w:val="22"/>
        </w:rPr>
        <w:t xml:space="preserve"> (Bush, 1945) iznosi viziju koja je proročanski najavila budućnost upravljanja znanjem. Središnji pojam toga eseja jest </w:t>
      </w:r>
      <w:r>
        <w:rPr>
          <w:b/>
          <w:szCs w:val="22"/>
        </w:rPr>
        <w:t>memex</w:t>
      </w:r>
      <w:r>
        <w:rPr>
          <w:i/>
          <w:szCs w:val="22"/>
        </w:rPr>
        <w:t xml:space="preserve">, zamišljeni uređaj koji utjelovljuje posve nov način organizacije i dohvaćanja ljudskoga znanja. Bush je </w:t>
      </w:r>
      <w:r>
        <w:rPr>
          <w:szCs w:val="22"/>
        </w:rPr>
        <w:t>memex</w:t>
      </w:r>
      <w:r>
        <w:rPr>
          <w:i/>
          <w:szCs w:val="22"/>
        </w:rPr>
        <w:t xml:space="preserve"> opisao kao privatizirani, mehanizirani arhiv – svojevrstan radni stol u koji bi pojedinac mogao pohraniti sve svoje knjige, zapise i komunikaciju. Njegova istinska novina, međutim, ne počiva u pukoj mogućnosti pohrane, već u načelu asocijativnoga indeksiranja</w:t>
      </w:r>
      <w:r>
        <w:rPr>
          <w:szCs w:val="22"/>
        </w:rPr>
        <w:t>. Taj mehanizam, suprotstavljen krutim abecednim ili brojčanim sustavima klasifikacije, trebao je oponašati nelinearne i skokovite veze što ih stvara ljudski um. Korisnik bi mogao stvarati tragove ili staze između različitih dokumenata, povezujući tako srodne ideje i podatke neovisno o njihovu izvornom obliku ili mjestu. Upravo je ta zamisao o međusobno povezanim informacijama izravno nadahnula kasnije tvorce hiperteksta, poput Teda Nelsona i Douglasa Engelbarta, te se danas očituje u samoj strukturi svjetske mreže.</w:t>
      </w:r>
    </w:p>
    <w:p w14:paraId="6920C38F" w14:textId="77777777" w:rsidR="00C955CE" w:rsidRDefault="00C7299E">
      <w:pPr>
        <w:spacing w:after="200"/>
      </w:pPr>
      <w:r>
        <w:rPr>
          <w:szCs w:val="22"/>
        </w:rPr>
        <w:t xml:space="preserve">Gotovo istodobno, Norbert Wiener (1948) u svojemu djelu </w:t>
      </w:r>
      <w:r>
        <w:rPr>
          <w:i/>
          <w:szCs w:val="22"/>
        </w:rPr>
        <w:t>Cybernetics: Or Control and Communication in the Animal and the Machine</w:t>
      </w:r>
      <w:r>
        <w:rPr>
          <w:szCs w:val="22"/>
        </w:rPr>
        <w:t xml:space="preserve"> postavlja temelje </w:t>
      </w:r>
      <w:r>
        <w:rPr>
          <w:b/>
          <w:szCs w:val="22"/>
        </w:rPr>
        <w:t>kibernetike</w:t>
      </w:r>
      <w:r>
        <w:rPr>
          <w:szCs w:val="22"/>
        </w:rPr>
        <w:t xml:space="preserve">, znanstvene discipline koja proučava načela upravljanja i komunikacije u živim bićima i strojevima. Wienerova je misao usmjerena na univerzalne zakone koji upravljaju složenim sustavima, bez obzira na to jesu li biološke ili mehaničke naravi. U središtu kibernetičke misli nalazi se pojam </w:t>
      </w:r>
      <w:r>
        <w:rPr>
          <w:b/>
          <w:szCs w:val="22"/>
        </w:rPr>
        <w:t>povratne sprege</w:t>
      </w:r>
      <w:r>
        <w:rPr>
          <w:szCs w:val="22"/>
        </w:rPr>
        <w:t xml:space="preserve"> (</w:t>
      </w:r>
      <w:r>
        <w:rPr>
          <w:i/>
          <w:szCs w:val="22"/>
        </w:rPr>
        <w:t>feedback loop</w:t>
      </w:r>
      <w:r>
        <w:rPr>
          <w:szCs w:val="22"/>
        </w:rPr>
        <w:t xml:space="preserve">), temeljni mehanizam samoregulacije koji sustavu omogućuje prilagodbu i održavanje stabilnosti na temelju primljenih informacija o vlastitom djelovanju. Proučavanjem načina na koji sustavi prikupljaju, obrađuju i koriste informacije za usmjeravanje svojega ponašanja, kibernetika je pružila teorijski okvir za razvoj umjetne inteligencije, robotike i računalnih mreža. Ona je uvela poimanje sustava kao </w:t>
      </w:r>
      <w:r>
        <w:rPr>
          <w:b/>
          <w:szCs w:val="22"/>
        </w:rPr>
        <w:t>agenta</w:t>
      </w:r>
      <w:r>
        <w:rPr>
          <w:szCs w:val="22"/>
        </w:rPr>
        <w:t xml:space="preserve"> koji aktivno djeluje unutar svojega okruženja, čime je postavljen kamen temeljac za razumijevanje strojeva koji mogu učiti i samostalno donositi odluke.</w:t>
      </w:r>
    </w:p>
    <w:p w14:paraId="28FB4441" w14:textId="77777777" w:rsidR="00C955CE" w:rsidRDefault="00C7299E">
      <w:pPr>
        <w:spacing w:after="200"/>
      </w:pPr>
      <w:r>
        <w:rPr>
          <w:szCs w:val="22"/>
        </w:rPr>
        <w:t xml:space="preserve">Premda su djelovali u razdoblju prije pune digitalne revolucije, Bushova vizija umreženoga znanja i Wienerova teorija o informacijskim sustavima koji se samostalno upravljaju čine dva temeljna stupa na kojima je kasnije sazdana arhitektura informacijskoga društva. Bush je predvidio </w:t>
      </w:r>
      <w:r>
        <w:rPr>
          <w:i/>
          <w:szCs w:val="22"/>
        </w:rPr>
        <w:t>kako</w:t>
      </w:r>
      <w:r>
        <w:rPr>
          <w:szCs w:val="22"/>
        </w:rPr>
        <w:t xml:space="preserve"> ćemo pristupati informacijama, dok je Wiener objasnio </w:t>
      </w:r>
      <w:r>
        <w:rPr>
          <w:i/>
          <w:szCs w:val="22"/>
        </w:rPr>
        <w:t>kako</w:t>
      </w:r>
      <w:r>
        <w:rPr>
          <w:szCs w:val="22"/>
        </w:rPr>
        <w:t xml:space="preserve"> sustavi, uključujući i one tehnološke, tim informacijama mogu upravljati. Njihov rad svjedoči o tome da je informacijsko društvo ponajprije plod intelektualne evolucije, a tek potom tehnološke revolucije.</w:t>
      </w:r>
    </w:p>
    <w:p w14:paraId="4A763C64" w14:textId="1E68A91B" w:rsidR="00C955CE" w:rsidRDefault="00C7299E">
      <w:pPr>
        <w:spacing w:after="200"/>
      </w:pPr>
      <w:r>
        <w:rPr>
          <w:b/>
          <w:szCs w:val="22"/>
        </w:rPr>
        <w:t>Prikaz 1:</w:t>
      </w:r>
      <w:r>
        <w:rPr>
          <w:i/>
          <w:szCs w:val="22"/>
        </w:rPr>
        <w:t xml:space="preserve"> </w:t>
      </w:r>
      <w:r>
        <w:rPr>
          <w:szCs w:val="22"/>
        </w:rPr>
        <w:t>Intelektualni temelji informacijskoga društva</w:t>
      </w:r>
    </w:p>
    <w:p w14:paraId="34F7ACCF" w14:textId="77777777" w:rsidR="00C955CE" w:rsidRDefault="00C7299E">
      <w:pPr>
        <w:spacing w:after="200"/>
      </w:pPr>
      <w:r>
        <w:rPr>
          <w:szCs w:val="22"/>
        </w:rPr>
        <w:t>```mermaid</w:t>
      </w:r>
    </w:p>
    <w:p w14:paraId="1CAD4AEE" w14:textId="77777777" w:rsidR="00C955CE" w:rsidRDefault="00C7299E">
      <w:pPr>
        <w:spacing w:after="200"/>
      </w:pPr>
      <w:r>
        <w:rPr>
          <w:szCs w:val="22"/>
        </w:rPr>
        <w:t>graph LR</w:t>
      </w:r>
    </w:p>
    <w:p w14:paraId="3F205C1C" w14:textId="77777777" w:rsidR="00C955CE" w:rsidRDefault="00C7299E">
      <w:pPr>
        <w:spacing w:after="200"/>
      </w:pPr>
      <w:r>
        <w:rPr>
          <w:szCs w:val="22"/>
        </w:rPr>
        <w:t>subgraph "Intelektualni temelji"</w:t>
      </w:r>
    </w:p>
    <w:p w14:paraId="577A7B3B" w14:textId="77777777" w:rsidR="00C955CE" w:rsidRDefault="00C7299E">
      <w:pPr>
        <w:spacing w:after="200"/>
      </w:pPr>
      <w:r>
        <w:rPr>
          <w:szCs w:val="22"/>
        </w:rPr>
        <w:t>style subgraph fill:#fff,stroke:#ccc,stroke-width:1px</w:t>
      </w:r>
    </w:p>
    <w:p w14:paraId="10D67734" w14:textId="77777777" w:rsidR="00C955CE" w:rsidRDefault="00C7299E">
      <w:pPr>
        <w:spacing w:after="200"/>
      </w:pPr>
      <w:r>
        <w:rPr>
          <w:szCs w:val="22"/>
        </w:rPr>
        <w:t xml:space="preserve">A[Vannevar Bush &lt;br&gt; "As We May Think" (1945)] --&gt; B(Koncept Memexa &lt;br&gt; </w:t>
      </w:r>
      <w:r>
        <w:rPr>
          <w:i/>
          <w:szCs w:val="22"/>
        </w:rPr>
        <w:t>Asocijativno indeksiranje</w:t>
      </w:r>
      <w:r>
        <w:rPr>
          <w:szCs w:val="22"/>
        </w:rPr>
        <w:t>);</w:t>
      </w:r>
    </w:p>
    <w:p w14:paraId="0EA7C788" w14:textId="77777777" w:rsidR="00C955CE" w:rsidRDefault="00C7299E">
      <w:pPr>
        <w:spacing w:after="200"/>
      </w:pPr>
      <w:r>
        <w:rPr>
          <w:szCs w:val="22"/>
        </w:rPr>
        <w:t xml:space="preserve">C[Norbert Wiener &lt;br&gt; "Cybernetics" (1948)] --&gt; D(Kibernetika &lt;br&gt; </w:t>
      </w:r>
      <w:r>
        <w:rPr>
          <w:i/>
          <w:szCs w:val="22"/>
        </w:rPr>
        <w:t>Povratna sprega i upravljanje</w:t>
      </w:r>
      <w:r>
        <w:rPr>
          <w:szCs w:val="22"/>
        </w:rPr>
        <w:t>);</w:t>
      </w:r>
    </w:p>
    <w:p w14:paraId="559E6460" w14:textId="77777777" w:rsidR="00C955CE" w:rsidRDefault="00C7299E">
      <w:pPr>
        <w:spacing w:after="200"/>
      </w:pPr>
      <w:r>
        <w:rPr>
          <w:szCs w:val="22"/>
        </w:rPr>
        <w:lastRenderedPageBreak/>
        <w:t>end</w:t>
      </w:r>
    </w:p>
    <w:p w14:paraId="387DAB04" w14:textId="77777777" w:rsidR="00C955CE" w:rsidRDefault="00C7299E">
      <w:pPr>
        <w:spacing w:after="200"/>
      </w:pPr>
      <w:r>
        <w:rPr>
          <w:szCs w:val="22"/>
        </w:rPr>
        <w:t>subgraph "Daljnji razvoj"</w:t>
      </w:r>
    </w:p>
    <w:p w14:paraId="481680C2" w14:textId="77777777" w:rsidR="00C955CE" w:rsidRDefault="00C7299E">
      <w:pPr>
        <w:spacing w:after="200"/>
      </w:pPr>
      <w:r>
        <w:rPr>
          <w:szCs w:val="22"/>
        </w:rPr>
        <w:t>style subgraph fill:#fff,stroke:#ccc,stroke-width:1px</w:t>
      </w:r>
    </w:p>
    <w:p w14:paraId="2256772F" w14:textId="77777777" w:rsidR="00C955CE" w:rsidRDefault="00C7299E">
      <w:pPr>
        <w:spacing w:after="200"/>
      </w:pPr>
      <w:r>
        <w:rPr>
          <w:szCs w:val="22"/>
        </w:rPr>
        <w:t xml:space="preserve">B --&gt; E(Hipertekst &lt;br&gt; </w:t>
      </w:r>
      <w:r>
        <w:rPr>
          <w:i/>
          <w:szCs w:val="22"/>
        </w:rPr>
        <w:t>Ted Nelson, D. Engelbart</w:t>
      </w:r>
      <w:r>
        <w:rPr>
          <w:szCs w:val="22"/>
        </w:rPr>
        <w:t>);</w:t>
      </w:r>
    </w:p>
    <w:p w14:paraId="6A26FE58" w14:textId="77777777" w:rsidR="00C955CE" w:rsidRDefault="00C7299E">
      <w:pPr>
        <w:spacing w:after="200"/>
      </w:pPr>
      <w:r>
        <w:rPr>
          <w:szCs w:val="22"/>
        </w:rPr>
        <w:t>D --&gt; F(Umjetna inteligencija i &lt;br&gt; teorija sustava);</w:t>
      </w:r>
    </w:p>
    <w:p w14:paraId="74F85F9D" w14:textId="77777777" w:rsidR="00C955CE" w:rsidRDefault="00C7299E">
      <w:pPr>
        <w:spacing w:after="200"/>
      </w:pPr>
      <w:r>
        <w:rPr>
          <w:szCs w:val="22"/>
        </w:rPr>
        <w:t>end</w:t>
      </w:r>
    </w:p>
    <w:p w14:paraId="77790E95" w14:textId="77777777" w:rsidR="00C955CE" w:rsidRDefault="00C7299E">
      <w:pPr>
        <w:spacing w:after="200"/>
      </w:pPr>
      <w:r>
        <w:rPr>
          <w:szCs w:val="22"/>
        </w:rPr>
        <w:t>subgraph "Sinteza"</w:t>
      </w:r>
    </w:p>
    <w:p w14:paraId="7A315067" w14:textId="77777777" w:rsidR="00C955CE" w:rsidRDefault="00C7299E">
      <w:pPr>
        <w:spacing w:after="200"/>
      </w:pPr>
      <w:r>
        <w:rPr>
          <w:szCs w:val="22"/>
        </w:rPr>
        <w:t>style subgraph fill:#fff,stroke:#ccc,stroke-width:1px</w:t>
      </w:r>
    </w:p>
    <w:p w14:paraId="50E67D5F" w14:textId="77777777" w:rsidR="00C955CE" w:rsidRDefault="00C7299E">
      <w:pPr>
        <w:spacing w:after="200"/>
      </w:pPr>
      <w:r>
        <w:rPr>
          <w:szCs w:val="22"/>
        </w:rPr>
        <w:t>E --&gt; G[Informacijsko društvo];</w:t>
      </w:r>
    </w:p>
    <w:p w14:paraId="35648C64" w14:textId="77777777" w:rsidR="00C955CE" w:rsidRDefault="00C7299E">
      <w:pPr>
        <w:spacing w:after="200"/>
      </w:pPr>
      <w:r>
        <w:rPr>
          <w:szCs w:val="22"/>
        </w:rPr>
        <w:t>F --&gt; G[Informacijsko društvo];</w:t>
      </w:r>
    </w:p>
    <w:p w14:paraId="6D6A9ADD" w14:textId="77777777" w:rsidR="00C955CE" w:rsidRDefault="00C7299E">
      <w:pPr>
        <w:spacing w:after="200"/>
      </w:pPr>
      <w:r>
        <w:rPr>
          <w:szCs w:val="22"/>
        </w:rPr>
        <w:t>end</w:t>
      </w:r>
    </w:p>
    <w:p w14:paraId="2DC3F584" w14:textId="77777777" w:rsidR="00C955CE" w:rsidRDefault="00C7299E">
      <w:pPr>
        <w:spacing w:after="200"/>
      </w:pPr>
      <w:r>
        <w:rPr>
          <w:szCs w:val="22"/>
        </w:rPr>
        <w:t>```</w:t>
      </w:r>
    </w:p>
    <w:p w14:paraId="3032BF40" w14:textId="77777777" w:rsidR="00C955CE" w:rsidRDefault="00C7299E" w:rsidP="00520607">
      <w:pPr>
        <w:pStyle w:val="Heading3"/>
      </w:pPr>
      <w:bookmarkStart w:id="29" w:name="_Toc203221965"/>
      <w:r>
        <w:t>2.4.5 Nasljeđe za daljnji razvoj komunikacije</w:t>
      </w:r>
      <w:bookmarkEnd w:id="29"/>
    </w:p>
    <w:p w14:paraId="645AF9D0" w14:textId="77777777" w:rsidR="00C955CE" w:rsidRDefault="00C7299E" w:rsidP="006D0BBD">
      <w:pPr>
        <w:pStyle w:val="Heading2"/>
      </w:pPr>
      <w:bookmarkStart w:id="30" w:name="_Toc203221966"/>
      <w:r>
        <w:t>2.5</w:t>
      </w:r>
      <w:r>
        <w:tab/>
        <w:t>Telegraf i telefon: Početak elektroničke komunikacije</w:t>
      </w:r>
      <w:bookmarkEnd w:id="30"/>
    </w:p>
    <w:p w14:paraId="112E863E" w14:textId="77777777" w:rsidR="00C955CE" w:rsidRDefault="00C7299E">
      <w:pPr>
        <w:spacing w:after="200"/>
      </w:pPr>
      <w:r>
        <w:rPr>
          <w:szCs w:val="22"/>
        </w:rPr>
        <w:t>Devetnaesto stoljeće donosi temeljni preokret u povijesti ljudske komunikacije, uvodeći tehnologije koje su po prvi put omogućile prijenos poruka brzinom većom od bilo kojeg fizičkog prometala. Pojava telegrafa, a potom i telefona, označila je svršetak ere u kojoj je brzina komunikacije bila ograničena brzinom konja, broda ili vlaka. Time je započelo doba elektroničke komunikacije, čiji se temelji i danas osjećaju u svim suvremenim mrežama.</w:t>
      </w:r>
    </w:p>
    <w:p w14:paraId="40E0BEA8" w14:textId="416607A3" w:rsidR="00C955CE" w:rsidRDefault="00C7299E" w:rsidP="00520607">
      <w:pPr>
        <w:pStyle w:val="Heading4"/>
      </w:pPr>
      <w:r>
        <w:t>Telegraf: Prekid s prostornim i vremenskim ograničenjima</w:t>
      </w:r>
    </w:p>
    <w:p w14:paraId="08FF0D79" w14:textId="77777777" w:rsidR="00C955CE" w:rsidRDefault="00C7299E">
      <w:pPr>
        <w:spacing w:after="200"/>
      </w:pPr>
      <w:r>
        <w:rPr>
          <w:szCs w:val="22"/>
        </w:rPr>
        <w:t>Izum električnog telegrafa, koji se najčešće veže uz rad Samuela Morsea sredinom 1830-ih godina, predstavljao je istinsku prekretnicu. Njegova je suština ležala u sposobnosti pretvaranja pisanih znakova u električne impulse koji su se, putujući žicom, mogli prenijeti na goleme udaljenosti gotovo trenutačno. Morseov kod, sustav točaka i crtica, postao je prvi standardizirani jezik strojeva, apstrakcija koja je omogućila da se ljudska misao kodira, pošalje i potom dekodira na odredištu.</w:t>
      </w:r>
    </w:p>
    <w:p w14:paraId="3BB497A6" w14:textId="77777777" w:rsidR="00C955CE" w:rsidRDefault="00C7299E">
      <w:pPr>
        <w:spacing w:after="200"/>
      </w:pPr>
      <w:r>
        <w:rPr>
          <w:szCs w:val="22"/>
        </w:rPr>
        <w:t xml:space="preserve">Ovaj izum nije predstavljao puko ubrzanje postojećih metoda, već je stvorio posve novu paradigmu komunikacije. Dok je ranije poruci iz Londona do New Yorka trebalo nekoliko tjedana, telegraf je tu istu udaljenost premostio u nekoliko minuta. Uspostava prvog transatlantskog telegrafskog kabela 1858. godine simbolički je povezala kontinente, stvarajući preduvjete za globalno tržište, centralizirano upravljanje i međunarodnu diplomaciju u stvarnom vremenu. Komunikacija se odvojila od transporta, a informacija je postala roba koja putuje brzinom svjetlosti. U tom sustavu, uloga </w:t>
      </w:r>
      <w:r>
        <w:rPr>
          <w:b/>
          <w:szCs w:val="22"/>
        </w:rPr>
        <w:t>agenta</w:t>
      </w:r>
      <w:r>
        <w:rPr>
          <w:szCs w:val="22"/>
        </w:rPr>
        <w:t xml:space="preserve"> u komunikacijskom procesu više nije bila ograničena na ljudskog glasnika; nju je preuzeo složeni elektromehanički sustav operatera i uređaja.</w:t>
      </w:r>
    </w:p>
    <w:p w14:paraId="1A2A9A17" w14:textId="77777777" w:rsidR="00C955CE" w:rsidRDefault="00C7299E">
      <w:pPr>
        <w:spacing w:after="200"/>
      </w:pPr>
      <w:r>
        <w:rPr>
          <w:szCs w:val="22"/>
        </w:rPr>
        <w:t>```mermaid</w:t>
      </w:r>
    </w:p>
    <w:p w14:paraId="6F663593" w14:textId="77777777" w:rsidR="00C955CE" w:rsidRDefault="00C7299E">
      <w:pPr>
        <w:spacing w:after="200"/>
      </w:pPr>
      <w:r>
        <w:rPr>
          <w:szCs w:val="22"/>
        </w:rPr>
        <w:t>graph LR</w:t>
      </w:r>
    </w:p>
    <w:p w14:paraId="3F2244B5" w14:textId="77777777" w:rsidR="00C955CE" w:rsidRDefault="00C7299E">
      <w:pPr>
        <w:spacing w:after="200"/>
      </w:pPr>
      <w:r>
        <w:rPr>
          <w:szCs w:val="22"/>
        </w:rPr>
        <w:t>subgraph "Evolucija komunikacijske tehnologije u 19. st."</w:t>
      </w:r>
    </w:p>
    <w:p w14:paraId="20B2BAC8" w14:textId="77777777" w:rsidR="00C955CE" w:rsidRDefault="00C7299E">
      <w:pPr>
        <w:spacing w:after="200"/>
      </w:pPr>
      <w:r>
        <w:rPr>
          <w:szCs w:val="22"/>
        </w:rPr>
        <w:t>A[Fizički prijenos&lt;br/&gt;(Glasnik, Pismo)&lt;br/&gt;Ograničen brzinom transporta] --&gt; B[Telegraf&lt;br/&gt;(Samuel Morse, ~1837.)&lt;br/&gt;&lt;b&gt;Prijenos kodiranih simbola&lt;/b&gt;&lt;br/&gt;- Gotovo trenutačan&lt;br/&gt;- Zahtijeva posrednika (operatera)]</w:t>
      </w:r>
    </w:p>
    <w:p w14:paraId="03B45B22" w14:textId="77777777" w:rsidR="00C955CE" w:rsidRDefault="00C7299E">
      <w:pPr>
        <w:spacing w:after="200"/>
      </w:pPr>
      <w:r>
        <w:rPr>
          <w:szCs w:val="22"/>
        </w:rPr>
        <w:lastRenderedPageBreak/>
        <w:t>B --&gt; C[Telefon&lt;br/&gt;(A. G. Bell, 1876.)&lt;br/&gt;&lt;b&gt;Prijenos ljudskoga glasa&lt;/b&gt;&lt;br/&gt;- Direktan i osoban&lt;br/&gt;- Demokratizacija trenutne komunikacije]</w:t>
      </w:r>
    </w:p>
    <w:p w14:paraId="3918DDFA" w14:textId="77777777" w:rsidR="00C955CE" w:rsidRDefault="00C7299E">
      <w:pPr>
        <w:spacing w:after="200"/>
      </w:pPr>
      <w:r>
        <w:rPr>
          <w:szCs w:val="22"/>
        </w:rPr>
        <w:t>C --&gt; D[Temelj za moderne&lt;br/&gt;telekomunikacijske mreže]</w:t>
      </w:r>
    </w:p>
    <w:p w14:paraId="0A088342" w14:textId="77777777" w:rsidR="00C955CE" w:rsidRDefault="00C7299E">
      <w:pPr>
        <w:spacing w:after="200"/>
      </w:pPr>
      <w:r>
        <w:rPr>
          <w:szCs w:val="22"/>
        </w:rPr>
        <w:t>end</w:t>
      </w:r>
    </w:p>
    <w:p w14:paraId="03A040BD" w14:textId="77777777" w:rsidR="00C955CE" w:rsidRDefault="00C7299E">
      <w:pPr>
        <w:spacing w:after="200"/>
      </w:pPr>
      <w:r>
        <w:rPr>
          <w:szCs w:val="22"/>
        </w:rPr>
        <w:t>style A fill:#f9f9f9,stroke:#333,stroke-width:2px</w:t>
      </w:r>
    </w:p>
    <w:p w14:paraId="35E04A42" w14:textId="77777777" w:rsidR="00C955CE" w:rsidRDefault="00C7299E">
      <w:pPr>
        <w:spacing w:after="200"/>
      </w:pPr>
      <w:r>
        <w:rPr>
          <w:szCs w:val="22"/>
        </w:rPr>
        <w:t>style B fill:#f9f9f9,stroke:#333,stroke-width:2px</w:t>
      </w:r>
    </w:p>
    <w:p w14:paraId="788D9745" w14:textId="77777777" w:rsidR="00C955CE" w:rsidRDefault="00C7299E">
      <w:pPr>
        <w:spacing w:after="200"/>
      </w:pPr>
      <w:r>
        <w:rPr>
          <w:szCs w:val="22"/>
        </w:rPr>
        <w:t>style C fill:#f9f9f9,stroke:#333,stroke-width:2px</w:t>
      </w:r>
    </w:p>
    <w:p w14:paraId="6AF13557" w14:textId="77777777" w:rsidR="00C955CE" w:rsidRDefault="00C7299E">
      <w:pPr>
        <w:spacing w:after="200"/>
      </w:pPr>
      <w:r>
        <w:rPr>
          <w:szCs w:val="22"/>
        </w:rPr>
        <w:t>style D fill:#e6ffed,stroke:#2a9d8f,stroke-width:2px</w:t>
      </w:r>
    </w:p>
    <w:p w14:paraId="42982D70" w14:textId="77777777" w:rsidR="00C955CE" w:rsidRDefault="00C7299E">
      <w:pPr>
        <w:spacing w:after="200"/>
      </w:pPr>
      <w:r>
        <w:rPr>
          <w:szCs w:val="22"/>
        </w:rPr>
        <w:t>```</w:t>
      </w:r>
    </w:p>
    <w:p w14:paraId="6313EBA4" w14:textId="77777777" w:rsidR="00C955CE" w:rsidRDefault="00C7299E">
      <w:pPr>
        <w:spacing w:after="200"/>
      </w:pPr>
      <w:r>
        <w:rPr>
          <w:i/>
          <w:szCs w:val="22"/>
        </w:rPr>
        <w:t>Prikaz 1: Razvojni prijelaz od fizičke prema elektroničkoj komunikaciji u 19. stoljeću.</w:t>
      </w:r>
    </w:p>
    <w:p w14:paraId="0E43D723" w14:textId="023FC29F" w:rsidR="00C955CE" w:rsidRDefault="00C7299E" w:rsidP="00520607">
      <w:pPr>
        <w:pStyle w:val="Heading4"/>
      </w:pPr>
      <w:r>
        <w:t>Telefon: Prijenos ljudskoga glasa</w:t>
      </w:r>
    </w:p>
    <w:p w14:paraId="5BA1040C" w14:textId="77777777" w:rsidR="00C955CE" w:rsidRDefault="00C7299E">
      <w:pPr>
        <w:spacing w:after="200"/>
      </w:pPr>
      <w:r>
        <w:rPr>
          <w:szCs w:val="22"/>
        </w:rPr>
        <w:t>Dok je telegraf prenosio simbole, telefon, patentiran od strane Alexandera Grahama Bella 1876. godine, ostvario je još smioniji cilj: prijenos samoga ljudskog glasa. Ta je mogućnost iz temelja promijenila narav komunikacije na daljinu. Nestala je potreba za posrednikom, telegrafistom koji bi poruku kodirao i dekodirao. Umjesto toga, telefon je omogućio izravan, osoban i sinkron razgovor dviju osoba, neovisno o njihovoj fizičkoj udaljenosti.</w:t>
      </w:r>
    </w:p>
    <w:p w14:paraId="4B253240" w14:textId="77777777" w:rsidR="00C955CE" w:rsidRDefault="00C7299E">
      <w:pPr>
        <w:spacing w:after="200"/>
      </w:pPr>
      <w:r>
        <w:rPr>
          <w:szCs w:val="22"/>
        </w:rPr>
        <w:t>Time je neposrednost ljudske interakcije, dotad vezana uz susret licem u lice, postala dostupna putem tehnologije. Uvođenje telefona u poslovni svijet i privatne domove preoblikovalo je društvene odnose, omogućivši nove oblike osobne i poslovne interakcije, kako to potanko opisuje Fischer (1992). Telefon je potaknuo osjećaj prisutnosti i intimnosti koji telegraf, sa svojom formalnom i posredovanom prirodom, nikada nije mogao postići. On je demokratizirao trenutnu komunikaciju, učinivši je dostupnom širokim slojevima stanovništva i time postavio temelje za društvo umreženosti kakvo poznajemo danas.</w:t>
      </w:r>
    </w:p>
    <w:p w14:paraId="6D059EAF" w14:textId="77777777" w:rsidR="00C955CE" w:rsidRDefault="00C7299E">
      <w:pPr>
        <w:spacing w:after="200"/>
      </w:pPr>
      <w:r>
        <w:rPr>
          <w:szCs w:val="22"/>
        </w:rPr>
        <w:t>Telegraf i telefon zajedno su uspostavili temeljna načela na kojima počiva cjelokupna kasnija elektronička komunikacija: korištenje električne energije za prijenos informacija, koncept mreže koja povezuje udaljene točke te ideju da se vrijeme i prostor mogu savladati tehnologijom. Oni su bili prvi koraci u dugom procesu koji je čovječanstvo odveo prema globalnom informacijskom dobu.</w:t>
      </w:r>
    </w:p>
    <w:p w14:paraId="691827D5" w14:textId="77777777" w:rsidR="00C955CE" w:rsidRDefault="00C7299E" w:rsidP="00520607">
      <w:pPr>
        <w:pStyle w:val="Heading3"/>
      </w:pPr>
      <w:bookmarkStart w:id="31" w:name="_Toc203221967"/>
      <w:r>
        <w:t>2.5.1 Telegraf: nove brzine i novi horizonti</w:t>
      </w:r>
      <w:bookmarkEnd w:id="31"/>
    </w:p>
    <w:p w14:paraId="5EBD0486" w14:textId="77777777" w:rsidR="00C955CE" w:rsidRDefault="00C7299E">
      <w:pPr>
        <w:spacing w:after="200"/>
      </w:pPr>
      <w:r>
        <w:rPr>
          <w:szCs w:val="22"/>
        </w:rPr>
        <w:t>U povijesnom tkanju devetnaestoga stoljeća, malo je koja pojava tako duboko i trajno izmijenila obrise ljudske komunikacije kao što je to učinio električni telegraf. Njegov se nastanak ne može promatrati isključivo kao tehnološki iskorak; on je bio istinska prekretnica, ishodište nove paradigme koja je dokinula tisućljetnu ovisnost prijenosa informacija o fizičkoj brzini glasnika, bilo da je riječ o konjaniku, poštanskoj kočiji ili brodu. Prije telegrafa, svijet se kretao brzinom mišića i vjetra. Nakon njega, poruka je mogla preteći Sunce, a udaljenost je postala veličina koju je, po prvi put u povijesti, bilo moguće nadvladati gotovo trenutačno.</w:t>
      </w:r>
    </w:p>
    <w:p w14:paraId="146362F9" w14:textId="77777777" w:rsidR="00C955CE" w:rsidRDefault="00C7299E">
      <w:pPr>
        <w:spacing w:after="200"/>
      </w:pPr>
      <w:r>
        <w:rPr>
          <w:szCs w:val="22"/>
        </w:rPr>
        <w:t xml:space="preserve">Temeljno načelo telegrafa počivalo je na jednostavnoj, ali genijalnoj zamisli: pretvaranju električnih impulsa, poslanih kroz dugačku metalnu žicu, u kodirane znakove. Morseov kod, sa svojim sustavom točaka i crtica, postao je </w:t>
      </w:r>
      <w:r>
        <w:rPr>
          <w:i/>
          <w:szCs w:val="22"/>
        </w:rPr>
        <w:t>lingua franca</w:t>
      </w:r>
      <w:r>
        <w:rPr>
          <w:szCs w:val="22"/>
        </w:rPr>
        <w:t xml:space="preserve"> toga novog doba, apstraktni jezik strojeva koji su ljudski operatori, vješti </w:t>
      </w:r>
      <w:r>
        <w:rPr>
          <w:i/>
          <w:szCs w:val="22"/>
        </w:rPr>
        <w:t>agenti</w:t>
      </w:r>
      <w:r>
        <w:rPr>
          <w:szCs w:val="22"/>
        </w:rPr>
        <w:t xml:space="preserve"> posredovanja, pretvarali u smislene riječi. Ta je nova brzina bila zapanjujuća. Vijest koja bi tjednima putovala preko Atlantika sada je stizala na odredište u minutama. Ta kvantitativna promjena – drastično smanjenje vremena potrebnog za komunikaciju – nužno je potaknula i duboke kvalitativne promjene u ustrojstvu društva.</w:t>
      </w:r>
    </w:p>
    <w:p w14:paraId="43D89936" w14:textId="77777777" w:rsidR="00C955CE" w:rsidRDefault="00C7299E">
      <w:pPr>
        <w:spacing w:after="200"/>
      </w:pPr>
      <w:r>
        <w:rPr>
          <w:szCs w:val="22"/>
        </w:rPr>
        <w:t xml:space="preserve">Telegraf nije bio tek puko ubrzanje postojećih komunikacijskih praksi; on je predstavljao kvalitativni skok koji je iznjedrio posve nove oblike društvene i gospodarske interakcije. Otvorili su se novi </w:t>
      </w:r>
      <w:r>
        <w:rPr>
          <w:szCs w:val="22"/>
        </w:rPr>
        <w:lastRenderedPageBreak/>
        <w:t>horizonti mogućnosti koji su prije bili nezamislivi. Tržišta kapitala i robe, poput onih u Londonu i New Yorku, mogla su djelovati kao jedinstven, sinkroniziran sustav, jer su cijene i transakcije postajale trenutačno dostupne s obje strane oceana. Poslovno je carstvo moglo biti koordinirano iz jednog središta, a vojske su dobile mogućnost centraliziranog zapovijedanja u stvarnom vremenu. Novinske su agencije, poput Reutersa i Associated Pressa, izrasle upravo na telegrafskoj mreži, stvarajući globalni protok vijesti i preoblikujući javno mnijenje (Standage, 1998). Time je promijenjena i sama percepcija prostora i vremena; svijet se počeo doimati manjim, povezanijim i užurbanijim.</w:t>
      </w:r>
    </w:p>
    <w:p w14:paraId="677A93A4" w14:textId="77777777" w:rsidR="00C955CE" w:rsidRDefault="00C7299E">
      <w:pPr>
        <w:spacing w:after="200"/>
      </w:pPr>
      <w:r>
        <w:rPr>
          <w:szCs w:val="22"/>
        </w:rPr>
        <w:t xml:space="preserve">Promatrati telegraf isključivo kao tehnološki artefakt značilo bi zanemariti njegovu ulogu temeljnog kamena novoga komunikacijskog poretka. On je bio složen sociotehnički sustav koji je obuhvaćao ne samo uređaje i žice, već i međunarodne standarde, protokole za slanje poruka te čitavu novu profesiju – telegrafiste. Ti su vješti operatori, kao ključni ljudski </w:t>
      </w:r>
      <w:r>
        <w:rPr>
          <w:i/>
          <w:szCs w:val="22"/>
        </w:rPr>
        <w:t>agenti</w:t>
      </w:r>
      <w:r>
        <w:rPr>
          <w:szCs w:val="22"/>
        </w:rPr>
        <w:t xml:space="preserve"> u komunikacijskom lancu, bili neizostavan dio funkcioniranja cjelokupne mreže. Njihova sposobnost brzog i točnog kodiranja i dekodiranja poruka bila je jednako važna kao i ispravnost samih tehničkih postrojenja. Cjelokupni se proces može prikazati kao slijed koraka u kojem svaki element ima svoju nezamjenjivu ulogu.</w:t>
      </w:r>
    </w:p>
    <w:p w14:paraId="647EF16A" w14:textId="77777777" w:rsidR="00C955CE" w:rsidRDefault="00C7299E">
      <w:pPr>
        <w:spacing w:after="200"/>
      </w:pPr>
      <w:r>
        <w:rPr>
          <w:szCs w:val="22"/>
        </w:rPr>
        <w:t>```mermaid</w:t>
      </w:r>
    </w:p>
    <w:p w14:paraId="75004C7E" w14:textId="77777777" w:rsidR="00C955CE" w:rsidRDefault="00C7299E">
      <w:pPr>
        <w:spacing w:after="200"/>
      </w:pPr>
      <w:r>
        <w:rPr>
          <w:szCs w:val="22"/>
        </w:rPr>
        <w:t>graph LR</w:t>
      </w:r>
    </w:p>
    <w:p w14:paraId="27836793" w14:textId="77777777" w:rsidR="00C955CE" w:rsidRDefault="00C7299E">
      <w:pPr>
        <w:spacing w:after="200"/>
      </w:pPr>
      <w:r>
        <w:rPr>
          <w:szCs w:val="22"/>
        </w:rPr>
        <w:t>style(graph) fill:#ffffff</w:t>
      </w:r>
    </w:p>
    <w:p w14:paraId="77293828" w14:textId="77777777" w:rsidR="00C955CE" w:rsidRDefault="00C7299E">
      <w:pPr>
        <w:spacing w:after="200"/>
      </w:pPr>
      <w:r>
        <w:rPr>
          <w:szCs w:val="22"/>
        </w:rPr>
        <w:t>subgraph Početna točka</w:t>
      </w:r>
    </w:p>
    <w:p w14:paraId="035C5ADC" w14:textId="77777777" w:rsidR="00C955CE" w:rsidRDefault="00C7299E">
      <w:pPr>
        <w:spacing w:after="200"/>
      </w:pPr>
      <w:r>
        <w:rPr>
          <w:szCs w:val="22"/>
        </w:rPr>
        <w:t>A[Pošiljatelj poruke]</w:t>
      </w:r>
    </w:p>
    <w:p w14:paraId="09165502" w14:textId="77777777" w:rsidR="00C955CE" w:rsidRDefault="00C7299E">
      <w:pPr>
        <w:spacing w:after="200"/>
      </w:pPr>
      <w:r>
        <w:rPr>
          <w:szCs w:val="22"/>
        </w:rPr>
        <w:t>end</w:t>
      </w:r>
    </w:p>
    <w:p w14:paraId="38C7F236" w14:textId="77777777" w:rsidR="00C955CE" w:rsidRDefault="00C7299E">
      <w:pPr>
        <w:spacing w:after="200"/>
      </w:pPr>
      <w:r>
        <w:rPr>
          <w:szCs w:val="22"/>
        </w:rPr>
        <w:t>subgraph Prijenosni sustav</w:t>
      </w:r>
    </w:p>
    <w:p w14:paraId="69A3DC34" w14:textId="77777777" w:rsidR="00C955CE" w:rsidRDefault="00C7299E">
      <w:pPr>
        <w:spacing w:after="200"/>
      </w:pPr>
      <w:r>
        <w:rPr>
          <w:szCs w:val="22"/>
        </w:rPr>
        <w:t>B(Telegrafist / Agent) -- Kodira poruku --&gt; C{Telegrafski uređaj};</w:t>
      </w:r>
    </w:p>
    <w:p w14:paraId="4E43A7E2" w14:textId="77777777" w:rsidR="00C955CE" w:rsidRDefault="00C7299E">
      <w:pPr>
        <w:spacing w:after="200"/>
      </w:pPr>
      <w:r>
        <w:rPr>
          <w:szCs w:val="22"/>
        </w:rPr>
        <w:t>C -- Šalje električne impulse --&gt; D((Žičana mreža));</w:t>
      </w:r>
    </w:p>
    <w:p w14:paraId="148C5FA6" w14:textId="77777777" w:rsidR="00C955CE" w:rsidRDefault="00C7299E">
      <w:pPr>
        <w:spacing w:after="200"/>
      </w:pPr>
      <w:r>
        <w:rPr>
          <w:szCs w:val="22"/>
        </w:rPr>
        <w:t>D -- Vodi impulse do --&gt; E{Prijemni uređaj};</w:t>
      </w:r>
    </w:p>
    <w:p w14:paraId="683E0EE9" w14:textId="77777777" w:rsidR="00C955CE" w:rsidRDefault="00C7299E">
      <w:pPr>
        <w:spacing w:after="200"/>
      </w:pPr>
      <w:r>
        <w:rPr>
          <w:szCs w:val="22"/>
        </w:rPr>
        <w:t>end</w:t>
      </w:r>
    </w:p>
    <w:p w14:paraId="2FCEF5E9" w14:textId="77777777" w:rsidR="00C955CE" w:rsidRDefault="00C7299E">
      <w:pPr>
        <w:spacing w:after="200"/>
      </w:pPr>
      <w:r>
        <w:rPr>
          <w:szCs w:val="22"/>
        </w:rPr>
        <w:t>subgraph Odredišna točka</w:t>
      </w:r>
    </w:p>
    <w:p w14:paraId="31BCA963" w14:textId="77777777" w:rsidR="00C955CE" w:rsidRDefault="00C7299E">
      <w:pPr>
        <w:spacing w:after="200"/>
      </w:pPr>
      <w:r>
        <w:rPr>
          <w:szCs w:val="22"/>
        </w:rPr>
        <w:t>F(Telegrafist / Agent) -- Dekodira poruku --&gt; G[Primatelj poruke];</w:t>
      </w:r>
    </w:p>
    <w:p w14:paraId="2DBB0838" w14:textId="77777777" w:rsidR="00C955CE" w:rsidRDefault="00C7299E">
      <w:pPr>
        <w:spacing w:after="200"/>
      </w:pPr>
      <w:r>
        <w:rPr>
          <w:szCs w:val="22"/>
        </w:rPr>
        <w:t>E --&gt; F;</w:t>
      </w:r>
    </w:p>
    <w:p w14:paraId="7B370A3B" w14:textId="77777777" w:rsidR="00C955CE" w:rsidRDefault="00C7299E">
      <w:pPr>
        <w:spacing w:after="200"/>
      </w:pPr>
      <w:r>
        <w:rPr>
          <w:szCs w:val="22"/>
        </w:rPr>
        <w:t>end</w:t>
      </w:r>
    </w:p>
    <w:p w14:paraId="09907AFD" w14:textId="77777777" w:rsidR="00C955CE" w:rsidRDefault="00C7299E">
      <w:pPr>
        <w:spacing w:after="200"/>
      </w:pPr>
      <w:r>
        <w:rPr>
          <w:szCs w:val="22"/>
        </w:rPr>
        <w:t>A --&gt; B;</w:t>
      </w:r>
    </w:p>
    <w:p w14:paraId="06CAF1A3" w14:textId="77777777" w:rsidR="00C955CE" w:rsidRDefault="00C7299E">
      <w:pPr>
        <w:spacing w:after="200"/>
      </w:pPr>
      <w:r>
        <w:rPr>
          <w:szCs w:val="22"/>
        </w:rPr>
        <w:t>```</w:t>
      </w:r>
    </w:p>
    <w:p w14:paraId="32A4B6C2" w14:textId="7C7041C8" w:rsidR="00C955CE" w:rsidRDefault="00C7299E">
      <w:pPr>
        <w:spacing w:after="200"/>
      </w:pPr>
      <w:r>
        <w:t xml:space="preserve">Polaganje prvoga transatlantskog telegrafskog kabela 1866. godine bio je pothvat usporediv s kasnijim svemirskim istraživanjima – trijumf ljudske upornosti i inženjerske vještine. Tim je činom simbolički, ali i </w:t>
      </w:r>
      <w:commentRangeStart w:id="32"/>
      <w:r>
        <w:t>stvarno</w:t>
      </w:r>
      <w:commentRangeEnd w:id="32"/>
      <w:r>
        <w:rPr>
          <w:rStyle w:val="CommentReference"/>
        </w:rPr>
        <w:commentReference w:id="32"/>
      </w:r>
      <w:r>
        <w:t xml:space="preserve">, stvoren jedinstven informacijski prostor koji je obuhvaćao Stari i Novi svijet. Telegraf je tako postavio temelje za sve buduće oblike elektroničke komunikacije, od telefona i radija do interneta. On je bio prva tehnologija koja je odvojila komunikaciju od transporta, dokazavši da se poruka može kretati neovisno o fizičkom prijenosu predmeta ili ljudi (Carey, 1989). U tom smislu, telegrafska mreža devetnaestoga stoljeća nije bila tek prethodnica, već arhetip današnjega globalnog </w:t>
      </w:r>
      <w:r>
        <w:lastRenderedPageBreak/>
        <w:t>informacijskog društva, a njezini odjeci i danas oblikuju način na koji živimo, radimo i razumijemo svijet oko sebe.</w:t>
      </w:r>
    </w:p>
    <w:p w14:paraId="58B3A69E" w14:textId="61078D11" w:rsidR="00C955CE" w:rsidRDefault="00C7299E" w:rsidP="00520607">
      <w:pPr>
        <w:pStyle w:val="Heading3"/>
      </w:pPr>
      <w:bookmarkStart w:id="33" w:name="_Toc203221968"/>
      <w:r>
        <w:t>2.5.2</w:t>
      </w:r>
      <w:r>
        <w:tab/>
        <w:t>Telefon: intimna revolucija na žici</w:t>
      </w:r>
      <w:bookmarkEnd w:id="33"/>
    </w:p>
    <w:p w14:paraId="7F0BD0BD" w14:textId="77777777" w:rsidR="00C955CE" w:rsidRDefault="00C7299E">
      <w:pPr>
        <w:spacing w:after="200"/>
      </w:pPr>
      <w:r>
        <w:rPr>
          <w:szCs w:val="22"/>
        </w:rPr>
        <w:t>Pojava telefona, tehničkoga čuda s kraja devetnaestoga stoljeća, nije označila tek puki napredak u nizu komunikacijskih izuma, već je pokrenula korjenitu preobrazbu društvenih odnosa i same percepcije prostora i vremena. Dok je telegraf svijet već bio učinio manjim prenoseći kodirane poruke preko golemih udaljenosti, njegov je doseg ostao u sferi službenoga, trgovačkog i vojnog. Komunikacija je bila posredovana, asinkrona i lišena ljudskoga glasa. Telefon je, nasuprot tomu, u komunikacijski čin vratio ono najosobnije – živu riječ, s njezinom bojom, naglaskom, stankama i svim onim neizrecivim nijansama koje odražavaju ljudsku dušu. Time je otpočela tiha, ali duboka revolucija koja se nije odvijala na trgovima ili u parlamentima, već u privatnosti domova, na nevidljivoj „žici“ koja je spajala dvoje sugovornika.</w:t>
      </w:r>
    </w:p>
    <w:p w14:paraId="0353DE98" w14:textId="77777777" w:rsidR="00C955CE" w:rsidRDefault="00C7299E">
      <w:pPr>
        <w:spacing w:after="200"/>
      </w:pPr>
      <w:r>
        <w:rPr>
          <w:szCs w:val="22"/>
        </w:rPr>
        <w:t xml:space="preserve">Ključna preinaka koju je telefon uveo bila je ukidanje nužnosti fizičke prisutnosti za ostvarivanje neposredne i intimne komunikacije. Prostorna udaljenost, dotad nepremostiva zapreka za održavanje prisnih veza, odjednom je postala savladiva. Ljudski glas, kao nositelj identiteta i emocija, putovao je kilometrima, stvarajući iluziju blizine i uspostavljajući jedinstven akustični prostor zajednički samo dvama sugovornicima. U tom se novostvorenom virtualnom prostoru moglo šaptati, tješiti, svađati se i povjeravati tajne, čime je telefon postao moćan </w:t>
      </w:r>
      <w:r>
        <w:rPr>
          <w:i/>
          <w:szCs w:val="22"/>
        </w:rPr>
        <w:t>agent</w:t>
      </w:r>
      <w:r>
        <w:rPr>
          <w:szCs w:val="22"/>
        </w:rPr>
        <w:t xml:space="preserve"> u održavanju obiteljskih i prijateljskih veza koje bi inače oslabile pod teretom geografske razdvojenosti (Fischer, 1992).</w:t>
      </w:r>
    </w:p>
    <w:p w14:paraId="438F317B" w14:textId="77777777" w:rsidR="00C955CE" w:rsidRDefault="00C7299E">
      <w:pPr>
        <w:spacing w:after="200"/>
      </w:pPr>
      <w:r>
        <w:rPr>
          <w:szCs w:val="22"/>
        </w:rPr>
        <w:t>Ova nova mogućnost imala je dalekosežne posljedice za strukturu svakodnevnoga života. U poslovnom je svijetu telefon ubrzao donošenje odluka i tijek informacija, no njegov je najdublji trag ostao u privatnoj sferi. Za žene, koje su u to doba često bile prostorno ograničene na kućanstvo, telefon je predstavljao prozor u svijet. Omogućio im je izgradnju i održavanje vlastitih društvenih mreža neovisno o muškim članovima obitelji, organizaciju društvenih događanja i vođenje kućanstva na učinkovitiji način. Postao je oruđe socijalizacije, ali i simbol određenog društvenog statusa. Zvuk telefona koji zvoni u domu postao je znakom povezanosti s vanjskim svijetom.</w:t>
      </w:r>
    </w:p>
    <w:p w14:paraId="676A015E" w14:textId="79988333" w:rsidR="00C955CE" w:rsidRDefault="00C7299E">
      <w:pPr>
        <w:spacing w:after="200"/>
      </w:pPr>
      <w:r>
        <w:t xml:space="preserve">Ipak, ta je povezanost imala i svoju drugu stranu. Neposrednost koju je telefon nudio istodobno je značila i mogućnost nenajavljenog upada u privatnost doma. Zvono telefona postalo je zapovijed koja zahtijeva trenutačnu pozornost, prekidajući obiteljske objede, razgovore ili trenutke odmora. Granica između javnoga i privatnoga, nekoć čvrsto određena kućnim pragom, postala je propusna. </w:t>
      </w:r>
      <w:commentRangeStart w:id="34"/>
      <w:r>
        <w:t xml:space="preserve">Disembodirana </w:t>
      </w:r>
      <w:commentRangeEnd w:id="34"/>
      <w:r>
        <w:rPr>
          <w:rStyle w:val="CommentReference"/>
        </w:rPr>
        <w:commentReference w:id="34"/>
      </w:r>
      <w:r>
        <w:t>priroda telefonskog glasa, lišenog vizualnih znakova govora tijela, mogla je izazvati i osjećaj tjeskobe ili nepovjerenja. Telefon je tako uspostavio novu dijalektiku bliskosti i distance, dostupnosti i ugroženosti privatnosti, koja će postati jednim od središnjih pitanja modernoga života.</w:t>
      </w:r>
    </w:p>
    <w:p w14:paraId="68C36124" w14:textId="4DA57B97" w:rsidR="00C955CE" w:rsidRDefault="00C7299E">
      <w:pPr>
        <w:spacing w:after="200"/>
      </w:pPr>
      <w:r>
        <w:t>U svojoj biti, telefon je demokratizirao sinkronu komunikaciju na daljinu, prenoseći je iz isključivo institucionalnog okvira u ruke običnoga čovjeka. Njegovom pojavom nije izmijenjen samo način na koji ljudi razgovaraju, nego i ono o čemu razgovaraju i s kime. Uspostavio je temelje za kulturu stalne dostupnosti i umreženosti, čije ćemo krajnje posljedice iskusiti tek s pojavom mobilnih i internetskih tehnologija stoljeće kasnije. Stoga se telefon s pravom može smatrati prvom istinskom „intimnom tehnologijom“ – uređajem koji je preoblikovao same temelje ljudske bliskosti.</w:t>
      </w:r>
    </w:p>
    <w:p w14:paraId="2A7294CC" w14:textId="3308F0A0" w:rsidR="00C955CE" w:rsidRDefault="00C7299E" w:rsidP="004F78E4">
      <w:bookmarkStart w:id="35" w:name="_Toc203221969"/>
      <w:r>
        <w:t>Shematski prikaz utjecaja telefona</w:t>
      </w:r>
      <w:bookmarkEnd w:id="35"/>
    </w:p>
    <w:p w14:paraId="08C30D1C" w14:textId="77777777" w:rsidR="00C955CE" w:rsidRDefault="00C7299E">
      <w:pPr>
        <w:spacing w:after="200"/>
      </w:pPr>
      <w:r>
        <w:rPr>
          <w:szCs w:val="22"/>
        </w:rPr>
        <w:t>```mermaid</w:t>
      </w:r>
    </w:p>
    <w:p w14:paraId="3DDAAB16" w14:textId="77777777" w:rsidR="00C955CE" w:rsidRDefault="00C7299E">
      <w:pPr>
        <w:spacing w:after="200"/>
      </w:pPr>
      <w:r>
        <w:rPr>
          <w:szCs w:val="22"/>
        </w:rPr>
        <w:t>graph LR</w:t>
      </w:r>
    </w:p>
    <w:p w14:paraId="08E24283" w14:textId="77777777" w:rsidR="00C955CE" w:rsidRDefault="00C7299E">
      <w:pPr>
        <w:spacing w:after="200"/>
      </w:pPr>
      <w:r>
        <w:rPr>
          <w:szCs w:val="22"/>
        </w:rPr>
        <w:t>subgraph "Tehnološki agens"</w:t>
      </w:r>
    </w:p>
    <w:p w14:paraId="6B1E550F" w14:textId="77777777" w:rsidR="00C955CE" w:rsidRDefault="00C7299E">
      <w:pPr>
        <w:spacing w:after="200"/>
      </w:pPr>
      <w:r>
        <w:rPr>
          <w:szCs w:val="22"/>
        </w:rPr>
        <w:t>A[Telefon]</w:t>
      </w:r>
    </w:p>
    <w:p w14:paraId="05B20681" w14:textId="77777777" w:rsidR="00C955CE" w:rsidRDefault="00C7299E">
      <w:pPr>
        <w:spacing w:after="200"/>
      </w:pPr>
      <w:r>
        <w:rPr>
          <w:szCs w:val="22"/>
        </w:rPr>
        <w:t>end</w:t>
      </w:r>
    </w:p>
    <w:p w14:paraId="19B045A1" w14:textId="77777777" w:rsidR="00C955CE" w:rsidRDefault="00C7299E">
      <w:pPr>
        <w:spacing w:after="200"/>
      </w:pPr>
      <w:r>
        <w:rPr>
          <w:szCs w:val="22"/>
        </w:rPr>
        <w:t>subgraph "Neposredni učinci"</w:t>
      </w:r>
    </w:p>
    <w:p w14:paraId="1A6BDEE6" w14:textId="77777777" w:rsidR="00C955CE" w:rsidRDefault="00C7299E">
      <w:pPr>
        <w:spacing w:after="200"/>
      </w:pPr>
      <w:r>
        <w:rPr>
          <w:szCs w:val="22"/>
        </w:rPr>
        <w:lastRenderedPageBreak/>
        <w:t>B(Uklanjanje prostorne barijere)</w:t>
      </w:r>
    </w:p>
    <w:p w14:paraId="3752D3E1" w14:textId="77777777" w:rsidR="00C955CE" w:rsidRDefault="00C7299E">
      <w:pPr>
        <w:spacing w:after="200"/>
      </w:pPr>
      <w:r>
        <w:rPr>
          <w:szCs w:val="22"/>
        </w:rPr>
        <w:t>C(Neposrednost ljudskoga glasa)</w:t>
      </w:r>
    </w:p>
    <w:p w14:paraId="7F972CA9" w14:textId="77777777" w:rsidR="00C955CE" w:rsidRDefault="00C7299E">
      <w:pPr>
        <w:spacing w:after="200"/>
      </w:pPr>
      <w:r>
        <w:rPr>
          <w:szCs w:val="22"/>
        </w:rPr>
        <w:t>end</w:t>
      </w:r>
    </w:p>
    <w:p w14:paraId="65994C00" w14:textId="77777777" w:rsidR="00C955CE" w:rsidRDefault="00C7299E">
      <w:pPr>
        <w:spacing w:after="200"/>
      </w:pPr>
      <w:r>
        <w:rPr>
          <w:szCs w:val="22"/>
        </w:rPr>
        <w:t>subgraph "Društvene posljedice"</w:t>
      </w:r>
    </w:p>
    <w:p w14:paraId="45057889" w14:textId="77777777" w:rsidR="00C955CE" w:rsidRDefault="00C7299E">
      <w:pPr>
        <w:spacing w:after="200"/>
      </w:pPr>
      <w:r>
        <w:rPr>
          <w:szCs w:val="22"/>
        </w:rPr>
        <w:t>D(Preobrazba društvenih veza)</w:t>
      </w:r>
    </w:p>
    <w:p w14:paraId="7DEE061E" w14:textId="77777777" w:rsidR="00C955CE" w:rsidRDefault="00C7299E">
      <w:pPr>
        <w:spacing w:after="200"/>
      </w:pPr>
      <w:r>
        <w:rPr>
          <w:szCs w:val="22"/>
        </w:rPr>
        <w:t>E(Stvaranje nove intimnosti)</w:t>
      </w:r>
    </w:p>
    <w:p w14:paraId="2F6DB1BF" w14:textId="77777777" w:rsidR="00C955CE" w:rsidRDefault="00C7299E">
      <w:pPr>
        <w:spacing w:after="200"/>
      </w:pPr>
      <w:r>
        <w:rPr>
          <w:szCs w:val="22"/>
        </w:rPr>
        <w:t>F(Ubrzanje ekonomskih procesa)</w:t>
      </w:r>
    </w:p>
    <w:p w14:paraId="1E48C82D" w14:textId="77777777" w:rsidR="00C955CE" w:rsidRDefault="00C7299E">
      <w:pPr>
        <w:spacing w:after="200"/>
      </w:pPr>
      <w:r>
        <w:rPr>
          <w:szCs w:val="22"/>
        </w:rPr>
        <w:t>H(Propuštanje granice javno/privatno)</w:t>
      </w:r>
    </w:p>
    <w:p w14:paraId="69342D61" w14:textId="77777777" w:rsidR="00C955CE" w:rsidRDefault="00C7299E">
      <w:pPr>
        <w:spacing w:after="200"/>
      </w:pPr>
      <w:r>
        <w:rPr>
          <w:szCs w:val="22"/>
        </w:rPr>
        <w:t>end</w:t>
      </w:r>
    </w:p>
    <w:p w14:paraId="11BDC393" w14:textId="77777777" w:rsidR="00C955CE" w:rsidRDefault="00C7299E">
      <w:pPr>
        <w:spacing w:after="200"/>
      </w:pPr>
      <w:r>
        <w:rPr>
          <w:szCs w:val="22"/>
        </w:rPr>
        <w:t>subgraph "Kulturna sinteza"</w:t>
      </w:r>
    </w:p>
    <w:p w14:paraId="38049001" w14:textId="77777777" w:rsidR="00C955CE" w:rsidRDefault="00C7299E">
      <w:pPr>
        <w:spacing w:after="200"/>
      </w:pPr>
      <w:r>
        <w:rPr>
          <w:szCs w:val="22"/>
        </w:rPr>
        <w:t>G[Intimna revolucija na žici]</w:t>
      </w:r>
    </w:p>
    <w:p w14:paraId="221559A5" w14:textId="77777777" w:rsidR="00C955CE" w:rsidRDefault="00C7299E">
      <w:pPr>
        <w:spacing w:after="200"/>
      </w:pPr>
      <w:r>
        <w:rPr>
          <w:szCs w:val="22"/>
        </w:rPr>
        <w:t>end</w:t>
      </w:r>
    </w:p>
    <w:p w14:paraId="281CDC45" w14:textId="77777777" w:rsidR="00C955CE" w:rsidRDefault="00C7299E">
      <w:pPr>
        <w:spacing w:after="200"/>
      </w:pPr>
      <w:r>
        <w:rPr>
          <w:szCs w:val="22"/>
        </w:rPr>
        <w:t>A --&gt; B</w:t>
      </w:r>
    </w:p>
    <w:p w14:paraId="763B07EC" w14:textId="77777777" w:rsidR="00C955CE" w:rsidRDefault="00C7299E">
      <w:pPr>
        <w:spacing w:after="200"/>
      </w:pPr>
      <w:r>
        <w:rPr>
          <w:szCs w:val="22"/>
        </w:rPr>
        <w:t>A --&gt; C</w:t>
      </w:r>
    </w:p>
    <w:p w14:paraId="51ABE62A" w14:textId="77777777" w:rsidR="00C955CE" w:rsidRDefault="00C7299E">
      <w:pPr>
        <w:spacing w:after="200"/>
      </w:pPr>
      <w:r>
        <w:rPr>
          <w:szCs w:val="22"/>
        </w:rPr>
        <w:t>B &amp; C --&gt; D</w:t>
      </w:r>
    </w:p>
    <w:p w14:paraId="4AA9B5CB" w14:textId="77777777" w:rsidR="00C955CE" w:rsidRDefault="00C7299E">
      <w:pPr>
        <w:spacing w:after="200"/>
      </w:pPr>
      <w:r>
        <w:rPr>
          <w:szCs w:val="22"/>
        </w:rPr>
        <w:t>B &amp; C --&gt; E</w:t>
      </w:r>
    </w:p>
    <w:p w14:paraId="6BB01319" w14:textId="77777777" w:rsidR="00C955CE" w:rsidRDefault="00C7299E">
      <w:pPr>
        <w:spacing w:after="200"/>
      </w:pPr>
      <w:r>
        <w:rPr>
          <w:szCs w:val="22"/>
        </w:rPr>
        <w:t>B &amp; C --&gt; F</w:t>
      </w:r>
    </w:p>
    <w:p w14:paraId="5CD98491" w14:textId="77777777" w:rsidR="00C955CE" w:rsidRDefault="00C7299E">
      <w:pPr>
        <w:spacing w:after="200"/>
      </w:pPr>
      <w:r>
        <w:rPr>
          <w:szCs w:val="22"/>
        </w:rPr>
        <w:t>A --&gt; H</w:t>
      </w:r>
    </w:p>
    <w:p w14:paraId="1FBF8A77" w14:textId="77777777" w:rsidR="00C955CE" w:rsidRDefault="00C7299E">
      <w:pPr>
        <w:spacing w:after="200"/>
      </w:pPr>
      <w:r>
        <w:rPr>
          <w:szCs w:val="22"/>
        </w:rPr>
        <w:t>D &amp; E &amp; F &amp; H --&gt; G</w:t>
      </w:r>
    </w:p>
    <w:p w14:paraId="122FBE44" w14:textId="77777777" w:rsidR="00C955CE" w:rsidRDefault="00C7299E">
      <w:pPr>
        <w:spacing w:after="200"/>
      </w:pPr>
      <w:r>
        <w:rPr>
          <w:szCs w:val="22"/>
        </w:rPr>
        <w:t>```</w:t>
      </w:r>
    </w:p>
    <w:p w14:paraId="221E2B74" w14:textId="77777777" w:rsidR="00C955CE" w:rsidRDefault="00C7299E" w:rsidP="009F55BE">
      <w:pPr>
        <w:pStyle w:val="Heading3"/>
      </w:pPr>
      <w:bookmarkStart w:id="36" w:name="_Toc203221970"/>
      <w:r>
        <w:t>2.5.3 Preoblikovanje društvene dinamike</w:t>
      </w:r>
      <w:bookmarkEnd w:id="36"/>
    </w:p>
    <w:p w14:paraId="7A75BE0E" w14:textId="77777777" w:rsidR="00C955CE" w:rsidRDefault="00C7299E">
      <w:pPr>
        <w:spacing w:after="200"/>
      </w:pPr>
      <w:r>
        <w:rPr>
          <w:szCs w:val="22"/>
        </w:rPr>
        <w:t>Digitalna tehnologija, a napose pojava i sveopća prisutnost društvenih mreža, pokreće duboku preobrazbu načina na koje se pojedinci i zajednice povezuju. Ta promjena ne očituje se samo na razini komunikacijskih obrazaca, već zadire u samu srž društvene strukture, preoblikujući istodobno međuljudske odnose i dinamiku kolektivnoga djelovanja. Riječ je o temeljnom zaokretu koji mijenja pravila društvene interakcije i raspodjele utjecaja.</w:t>
      </w:r>
    </w:p>
    <w:p w14:paraId="120912C7" w14:textId="77777777" w:rsidR="00C955CE" w:rsidRDefault="00C7299E">
      <w:pPr>
        <w:spacing w:after="200"/>
      </w:pPr>
      <w:r>
        <w:rPr>
          <w:szCs w:val="22"/>
        </w:rPr>
        <w:t xml:space="preserve">Unutar tih novonastalih digitalnih okružja, </w:t>
      </w:r>
      <w:r>
        <w:rPr>
          <w:b/>
          <w:szCs w:val="22"/>
        </w:rPr>
        <w:t>agenti</w:t>
      </w:r>
      <w:r>
        <w:rPr>
          <w:szCs w:val="22"/>
        </w:rPr>
        <w:t xml:space="preserve"> – bili oni ljudski dionici ili pak autonomni algoritamski sustavi – stječu znatno proširene mogućnosti djelovanja. Njihova sposobnost da šire informacije brzinom koja je bila nezamisliva u pred-digitalnom dobu (Smith, 2020) nadilazi puko posredovanje vijesti; ona se preobražava u moćno oruđe za oblikovanje javnoga mnijenja i usmjeravanje društvenih rasprava. Moć više nije isključivo vezana uz tradicionalne institucije, već se raspršuje mrežom, postajući dostupna širemu krugu aktera.</w:t>
      </w:r>
    </w:p>
    <w:p w14:paraId="01222128" w14:textId="77777777" w:rsidR="00C955CE" w:rsidRDefault="00C7299E">
      <w:pPr>
        <w:spacing w:after="200"/>
      </w:pPr>
      <w:r>
        <w:rPr>
          <w:szCs w:val="22"/>
        </w:rPr>
        <w:t xml:space="preserve">Zornim primjerom takva djelovanja služe suvremene političke kampanje koje se obilato koriste metodama mikro-ciljanja. Prikupljanjem i analizom podataka s društvenih mreža, one postaju sposobne upućivati precizno prilagođene, personalizirane poruke pomno odabranim segmentima biračkoga tijela, čime postižu iznimnu učinkovitost u mobilizaciji i uvjeravanju (Jones &amp; Williams, </w:t>
      </w:r>
      <w:r>
        <w:rPr>
          <w:szCs w:val="22"/>
        </w:rPr>
        <w:lastRenderedPageBreak/>
        <w:t>2021). Politička arena time dobiva nova pravila, u kojima analitika podataka i algoritamsko profiliranje postaju ključni resursi.</w:t>
      </w:r>
    </w:p>
    <w:p w14:paraId="155EAC3D" w14:textId="77777777" w:rsidR="00C955CE" w:rsidRDefault="00C7299E">
      <w:pPr>
        <w:spacing w:after="200"/>
      </w:pPr>
      <w:r>
        <w:rPr>
          <w:szCs w:val="22"/>
        </w:rPr>
        <w:t xml:space="preserve">Utjecaj ovih procesa ne zaustavlja se, međutim, na političkoj areni, već se duboko proteže i na gospodarsku sferu. Pojava takozvane </w:t>
      </w:r>
      <w:r>
        <w:rPr>
          <w:i/>
          <w:szCs w:val="22"/>
        </w:rPr>
        <w:t>ekonomije dijeljenja</w:t>
      </w:r>
      <w:r>
        <w:rPr>
          <w:szCs w:val="22"/>
        </w:rPr>
        <w:t>, čiji su najpoznatiji predstavnici platforme poput Ubera ili Airbnba, izravna je posljedica novih mrežnih mogućnosti. Takvi modeli iz temelja potresaju tradicionalne poslovne paradigme i dovode do stvaranja novih, često prekarnih oblika rada (Davis, 2019), istodobno otvarajući prostor za nove poduzetničke pothvate koji zaobilaze klasične posrednike.</w:t>
      </w:r>
    </w:p>
    <w:p w14:paraId="6C02562F" w14:textId="77777777" w:rsidR="00C955CE" w:rsidRDefault="00C7299E">
      <w:pPr>
        <w:spacing w:after="200"/>
      </w:pPr>
      <w:r>
        <w:rPr>
          <w:szCs w:val="22"/>
        </w:rPr>
        <w:t>```mermaid</w:t>
      </w:r>
    </w:p>
    <w:p w14:paraId="30B12CFE" w14:textId="77777777" w:rsidR="00C955CE" w:rsidRDefault="00C7299E">
      <w:pPr>
        <w:spacing w:after="200"/>
      </w:pPr>
      <w:r>
        <w:rPr>
          <w:szCs w:val="22"/>
        </w:rPr>
        <w:t>graph LR</w:t>
      </w:r>
    </w:p>
    <w:p w14:paraId="1817DB53" w14:textId="77777777" w:rsidR="00C955CE" w:rsidRDefault="00C7299E">
      <w:pPr>
        <w:spacing w:after="200"/>
      </w:pPr>
      <w:r>
        <w:rPr>
          <w:szCs w:val="22"/>
        </w:rPr>
        <w:t>subgraph "Pokretač promjene"</w:t>
      </w:r>
    </w:p>
    <w:p w14:paraId="6645CAD4" w14:textId="77777777" w:rsidR="00C955CE" w:rsidRDefault="00C7299E">
      <w:pPr>
        <w:spacing w:after="200"/>
      </w:pPr>
      <w:r>
        <w:rPr>
          <w:szCs w:val="22"/>
        </w:rPr>
        <w:t>A[Digitalna tehnologija i društvene mreže]</w:t>
      </w:r>
    </w:p>
    <w:p w14:paraId="1E831264" w14:textId="77777777" w:rsidR="00C955CE" w:rsidRDefault="00C7299E">
      <w:pPr>
        <w:spacing w:after="200"/>
      </w:pPr>
      <w:r>
        <w:rPr>
          <w:szCs w:val="22"/>
        </w:rPr>
        <w:t>end</w:t>
      </w:r>
    </w:p>
    <w:p w14:paraId="256544F8" w14:textId="77777777" w:rsidR="00C955CE" w:rsidRDefault="00C7299E">
      <w:pPr>
        <w:spacing w:after="200"/>
      </w:pPr>
      <w:r>
        <w:rPr>
          <w:szCs w:val="22"/>
        </w:rPr>
        <w:t>subgraph "Ključni mehanizam"</w:t>
      </w:r>
    </w:p>
    <w:p w14:paraId="3913B23D" w14:textId="77777777" w:rsidR="00C955CE" w:rsidRDefault="00C7299E">
      <w:pPr>
        <w:spacing w:after="200"/>
      </w:pPr>
      <w:r>
        <w:rPr>
          <w:szCs w:val="22"/>
        </w:rPr>
        <w:t xml:space="preserve">B{Promijenjene sposobnosti </w:t>
      </w:r>
      <w:r>
        <w:rPr>
          <w:b/>
          <w:szCs w:val="22"/>
        </w:rPr>
        <w:t>agenata</w:t>
      </w:r>
      <w:r>
        <w:rPr>
          <w:szCs w:val="22"/>
        </w:rPr>
        <w:t xml:space="preserve"> &lt;br&gt;(ljudi i algoritmi)}</w:t>
      </w:r>
    </w:p>
    <w:p w14:paraId="43A9A753" w14:textId="77777777" w:rsidR="00C955CE" w:rsidRDefault="00C7299E">
      <w:pPr>
        <w:spacing w:after="200"/>
      </w:pPr>
      <w:r>
        <w:rPr>
          <w:szCs w:val="22"/>
        </w:rPr>
        <w:t>C[Ubrzano i ciljano širenje informacija]</w:t>
      </w:r>
    </w:p>
    <w:p w14:paraId="5E84FAD6" w14:textId="77777777" w:rsidR="00C955CE" w:rsidRDefault="00C7299E">
      <w:pPr>
        <w:spacing w:after="200"/>
      </w:pPr>
      <w:r>
        <w:rPr>
          <w:szCs w:val="22"/>
        </w:rPr>
        <w:t>end</w:t>
      </w:r>
    </w:p>
    <w:p w14:paraId="2E97BBDC" w14:textId="77777777" w:rsidR="00C955CE" w:rsidRDefault="00C7299E">
      <w:pPr>
        <w:spacing w:after="200"/>
      </w:pPr>
      <w:r>
        <w:rPr>
          <w:szCs w:val="22"/>
        </w:rPr>
        <w:t>subgraph "Područja utjecaja"</w:t>
      </w:r>
    </w:p>
    <w:p w14:paraId="0E0EB1C7" w14:textId="77777777" w:rsidR="00C955CE" w:rsidRDefault="00C7299E">
      <w:pPr>
        <w:spacing w:after="200"/>
      </w:pPr>
      <w:r>
        <w:rPr>
          <w:szCs w:val="22"/>
        </w:rPr>
        <w:t>D[</w:t>
      </w:r>
      <w:r>
        <w:rPr>
          <w:b/>
          <w:szCs w:val="22"/>
        </w:rPr>
        <w:t>Preoblikovanje politike</w:t>
      </w:r>
      <w:r>
        <w:rPr>
          <w:szCs w:val="22"/>
        </w:rPr>
        <w:t>&lt;br&gt;&lt;i&gt;Primjer: Mikro-ciljanje&lt;/i&gt;]</w:t>
      </w:r>
    </w:p>
    <w:p w14:paraId="64C6E460" w14:textId="77777777" w:rsidR="00C955CE" w:rsidRDefault="00C7299E">
      <w:pPr>
        <w:spacing w:after="200"/>
      </w:pPr>
      <w:r>
        <w:rPr>
          <w:szCs w:val="22"/>
        </w:rPr>
        <w:t>E[</w:t>
      </w:r>
      <w:r>
        <w:rPr>
          <w:b/>
          <w:szCs w:val="22"/>
        </w:rPr>
        <w:t>Preoblikovanje gospodarstva</w:t>
      </w:r>
      <w:r>
        <w:rPr>
          <w:szCs w:val="22"/>
        </w:rPr>
        <w:t>&lt;br&gt;&lt;i&gt;Primjer: Ekonomija dijeljenja&lt;/i&gt;]</w:t>
      </w:r>
    </w:p>
    <w:p w14:paraId="3D3422D9" w14:textId="77777777" w:rsidR="00C955CE" w:rsidRDefault="00C7299E">
      <w:pPr>
        <w:spacing w:after="200"/>
      </w:pPr>
      <w:r>
        <w:rPr>
          <w:szCs w:val="22"/>
        </w:rPr>
        <w:t>end</w:t>
      </w:r>
    </w:p>
    <w:p w14:paraId="1429AEDC" w14:textId="77777777" w:rsidR="00C955CE" w:rsidRDefault="00C7299E">
      <w:pPr>
        <w:spacing w:after="200"/>
      </w:pPr>
      <w:r>
        <w:rPr>
          <w:szCs w:val="22"/>
        </w:rPr>
        <w:t>subgraph "Dvojaki ishodi"</w:t>
      </w:r>
    </w:p>
    <w:p w14:paraId="1E25E11A" w14:textId="77777777" w:rsidR="00C955CE" w:rsidRDefault="00C7299E">
      <w:pPr>
        <w:spacing w:after="200"/>
      </w:pPr>
      <w:r>
        <w:rPr>
          <w:szCs w:val="22"/>
        </w:rPr>
        <w:t>F((&lt;B&gt;Prilike&lt;/B&gt;&lt;br&gt;Novi poslovni modeli&lt;br&gt;Građanska mobilizacija))</w:t>
      </w:r>
    </w:p>
    <w:p w14:paraId="2E39583F" w14:textId="77777777" w:rsidR="00C955CE" w:rsidRDefault="00C7299E">
      <w:pPr>
        <w:spacing w:after="200"/>
      </w:pPr>
      <w:r>
        <w:rPr>
          <w:szCs w:val="22"/>
        </w:rPr>
        <w:t>G((&lt;B&gt;Rizici&lt;/B&gt;&lt;br&gt;Dezinformacije&lt;br&gt;Društvena polarizacija&lt;br&gt;Prekarni rad))</w:t>
      </w:r>
    </w:p>
    <w:p w14:paraId="68FB2C65" w14:textId="77777777" w:rsidR="00C955CE" w:rsidRDefault="00C7299E">
      <w:pPr>
        <w:spacing w:after="200"/>
      </w:pPr>
      <w:r>
        <w:rPr>
          <w:szCs w:val="22"/>
        </w:rPr>
        <w:t>end</w:t>
      </w:r>
    </w:p>
    <w:p w14:paraId="06E311C9" w14:textId="77777777" w:rsidR="00C955CE" w:rsidRDefault="00C7299E">
      <w:pPr>
        <w:spacing w:after="200"/>
      </w:pPr>
      <w:r>
        <w:rPr>
          <w:szCs w:val="22"/>
        </w:rPr>
        <w:t>A --&gt; B</w:t>
      </w:r>
    </w:p>
    <w:p w14:paraId="502DFF7F" w14:textId="77777777" w:rsidR="00C955CE" w:rsidRDefault="00C7299E">
      <w:pPr>
        <w:spacing w:after="200"/>
      </w:pPr>
      <w:r>
        <w:rPr>
          <w:szCs w:val="22"/>
        </w:rPr>
        <w:t>B --&gt; C</w:t>
      </w:r>
    </w:p>
    <w:p w14:paraId="0FAF7CD0" w14:textId="77777777" w:rsidR="00C955CE" w:rsidRDefault="00C7299E">
      <w:pPr>
        <w:spacing w:after="200"/>
      </w:pPr>
      <w:r>
        <w:rPr>
          <w:szCs w:val="22"/>
        </w:rPr>
        <w:t>C --&gt; D</w:t>
      </w:r>
    </w:p>
    <w:p w14:paraId="5A53EA96" w14:textId="77777777" w:rsidR="00C955CE" w:rsidRDefault="00C7299E">
      <w:pPr>
        <w:spacing w:after="200"/>
      </w:pPr>
      <w:r>
        <w:rPr>
          <w:szCs w:val="22"/>
        </w:rPr>
        <w:t>C --&gt; E</w:t>
      </w:r>
    </w:p>
    <w:p w14:paraId="605B7114" w14:textId="77777777" w:rsidR="00C955CE" w:rsidRDefault="00C7299E">
      <w:pPr>
        <w:spacing w:after="200"/>
      </w:pPr>
      <w:r>
        <w:rPr>
          <w:szCs w:val="22"/>
        </w:rPr>
        <w:t>D --&gt; F &amp; G</w:t>
      </w:r>
    </w:p>
    <w:p w14:paraId="2F0DFE62" w14:textId="77777777" w:rsidR="00C955CE" w:rsidRDefault="00C7299E">
      <w:pPr>
        <w:spacing w:after="200"/>
      </w:pPr>
      <w:r>
        <w:rPr>
          <w:szCs w:val="22"/>
        </w:rPr>
        <w:t>E --&gt; F &amp; G</w:t>
      </w:r>
    </w:p>
    <w:p w14:paraId="46E4C194" w14:textId="77777777" w:rsidR="00C955CE" w:rsidRDefault="00C7299E">
      <w:pPr>
        <w:spacing w:after="200"/>
      </w:pPr>
      <w:r>
        <w:rPr>
          <w:szCs w:val="22"/>
        </w:rPr>
        <w:t>```</w:t>
      </w:r>
    </w:p>
    <w:p w14:paraId="50E32BA6" w14:textId="0CFA72D2" w:rsidR="00C955CE" w:rsidRDefault="00C7299E" w:rsidP="00482BEA">
      <w:pPr>
        <w:pStyle w:val="Slike"/>
      </w:pPr>
      <w:r>
        <w:lastRenderedPageBreak/>
        <w:t xml:space="preserve"> Shematski prikaz procesa preoblikovanja društvene dinamike pod utjecajem digitalne tehnologije. Promjena sposobnosti agenata djeluje kao središnji mehanizam koji utječe na različite društvene sfere, proizvodeći istodobno nove prilike i značajne rizike.</w:t>
      </w:r>
    </w:p>
    <w:p w14:paraId="360E53D3" w14:textId="2D564E6C" w:rsidR="00C955CE" w:rsidRDefault="00C7299E" w:rsidP="00CA6FF4">
      <w:r>
        <w:t xml:space="preserve">Ipak, preobrazba društvene dinamike sa sobom nosi i znatne opasnosti. Struktura digitalnih mreža omogućuje da se dezinformacije šire gotovo trenutačno i s nesagledivim dosegom. Istodobno, algoritamski ustrojeni 'informacijski mjehurići' (engl. </w:t>
      </w:r>
      <w:r>
        <w:rPr>
          <w:i/>
        </w:rPr>
        <w:t>filter bubbles</w:t>
      </w:r>
      <w:r>
        <w:t xml:space="preserve">) i </w:t>
      </w:r>
      <w:r w:rsidR="2ABBE275" w:rsidRPr="75B18929">
        <w:t xml:space="preserve">'komore </w:t>
      </w:r>
      <w:r w:rsidR="2ABBE275" w:rsidRPr="7320639E">
        <w:t>jeke'</w:t>
      </w:r>
      <w:r>
        <w:t xml:space="preserve"> (engl. </w:t>
      </w:r>
      <w:r>
        <w:rPr>
          <w:i/>
        </w:rPr>
        <w:t>echo chambers</w:t>
      </w:r>
      <w:r>
        <w:t>) sustavno izoliraju korisnike od suprotnih stajališta, što neizbježno vodi jačanju društvene polarizacije i eroziji zajedničkoga prostora za dijalog (Parker, 2022). Posljedice takvih pojava predstavljaju ozbiljnu prijetnju temeljima demokratskoga poretka.</w:t>
      </w:r>
    </w:p>
    <w:p w14:paraId="5EB29B4B" w14:textId="191F4A37" w:rsidR="00C955CE" w:rsidRDefault="00C7299E">
      <w:pPr>
        <w:spacing w:after="200"/>
      </w:pPr>
      <w:r>
        <w:t xml:space="preserve">Može se, stoga, zaključiti kako </w:t>
      </w:r>
      <w:r w:rsidR="7A8A4F16">
        <w:t xml:space="preserve">je </w:t>
      </w:r>
      <w:r>
        <w:t>digitalna preobrazba temeljno preoblikovanje društvene dinamike</w:t>
      </w:r>
      <w:r w:rsidR="7A8A4F16">
        <w:t xml:space="preserve"> koja</w:t>
      </w:r>
      <w:r>
        <w:t xml:space="preserve"> otvara neslućene mogućnosti za povezivanje, djelovanje i stvaranje vrijednosti, ali istodobno rađa i nove oblike ranjivosti, sukoba i nadzora. Razumijevanje složenosti i ambivalentnosti toga procesa ključan je preduvjet za odgovorno snalaženje u svijetu koji nastaje.</w:t>
      </w:r>
    </w:p>
    <w:p w14:paraId="656EA2ED" w14:textId="77777777" w:rsidR="00C955CE" w:rsidRDefault="00C7299E" w:rsidP="006D0BBD">
      <w:pPr>
        <w:pStyle w:val="Heading2"/>
      </w:pPr>
      <w:bookmarkStart w:id="37" w:name="_Toc203221971"/>
      <w:r>
        <w:t>2.6 Radio i televizija kao katalizatori masovnog iskustva</w:t>
      </w:r>
      <w:bookmarkEnd w:id="37"/>
    </w:p>
    <w:p w14:paraId="606D3DB4" w14:textId="77777777" w:rsidR="00C955CE" w:rsidRDefault="00C7299E">
      <w:pPr>
        <w:spacing w:after="200"/>
      </w:pPr>
      <w:r>
        <w:rPr>
          <w:szCs w:val="22"/>
        </w:rPr>
        <w:t>Ulaskom u dvadeseto stoljeće, poimanje prostora, vremena i zajednice iz temelja je preoblikovano pojavom dvaju medija koji će obilježiti epohu: radija i televizije. Njihov razvoj nije predstavljao puki tehnološki napredak, već je pokrenuo dubinsku preobrazbu društvene zbilje, uspostavivši nove oblike kolektivnoga doživljavanja svijeta. Upravo su radio i televizija postali prvi istinski katalizatori masovnoga iskustva, sposobni istodobno povezati milijune ljudi u jedinstvenome činu slušanja ili gledanja.</w:t>
      </w:r>
    </w:p>
    <w:p w14:paraId="59E519E6" w14:textId="77777777" w:rsidR="00C955CE" w:rsidRDefault="00C7299E">
      <w:pPr>
        <w:spacing w:after="200"/>
      </w:pPr>
      <w:r>
        <w:rPr>
          <w:szCs w:val="22"/>
        </w:rPr>
        <w:t>Pojava radija u prvim desetljećima stoljeća donijela je revoluciju zvuka. Po prvi put u povijesti, ljudski glas, glazba ili vijest o dalekom događaju mogli su nadvladati fizičke prepreke i ući izravno u privatnost doma. Radio je dokinuo tišinu i ispunio svakodnevicu novom zvučnom kulisom, ali njegova je stvarna moć ležala u sposobnosti da stvara zajednički imaginativni prostor. Slušajući prijenos važnoga političkog govora, sportske utakmice ili radiodrame, pojedinac je postajao svjestan da u istome trenutku s njim to iskustvo dijele tisuće, pa i milijuni neznanaca. Ta svijest o simultanosti stvorila je dosad nepostojeću sponu, nevidljivu mrežu koja je povezivala raspršenu publiku u jedinstveno slušateljsko tijelo.</w:t>
      </w:r>
    </w:p>
    <w:p w14:paraId="451F81E4" w14:textId="77777777" w:rsidR="00C955CE" w:rsidRDefault="00C7299E">
      <w:pPr>
        <w:spacing w:after="200"/>
      </w:pPr>
      <w:r>
        <w:rPr>
          <w:szCs w:val="22"/>
        </w:rPr>
        <w:t>Ako je radio gradio svjetove posredstvom zvuka i poticao imaginaciju, televizija je sredinom stoljeća tu zvučnu sliku nadopunila vizualnom snagom pokretne slike, čime je njezin utjecaj postao još neposredniji i sveobuhvatniji. Televizor je ubrzo preuzeo ulogu središnjega mjesta u domu, postavši „prozor u svijet“ kroz koji su u dnevne boravke ulazili prizori krunidbi, svemirskih letova, ratova i kulturnih spektakala. Moć televizije počivala je u njezinoj sposobnosti da zbilju posreduje naizgled izravno i nefiltrirano. Vizualni doživljaj događaja poput slijetanja na Mjesec 1969. godine nije ostavljao mnogo prostora za individualnu interpretaciju; on je nudio gotovu, zajedničku sliku stvarnosti koja se urezivala u kolektivno pamćenje. Na taj je način televizija postala vrhunski sinkronizacijski mehanizam, ujedinjujući nacionalne i globalne zajednice u zajedničkome, vizualno ovjerenom iskustvu.</w:t>
      </w:r>
    </w:p>
    <w:p w14:paraId="64C6F2E6" w14:textId="77777777" w:rsidR="00C955CE" w:rsidRDefault="00C7299E">
      <w:pPr>
        <w:spacing w:after="200"/>
      </w:pPr>
      <w:r>
        <w:rPr>
          <w:szCs w:val="22"/>
        </w:rPr>
        <w:t>Upravo to sinkronizirano i kolektivno sudjelovanje u medijski posredovanom događaju čini srž masovnoga iskustva. Ono se ne iscrpljuje u činjenici da velik broj ljudi prima istu informaciju, već u prožimajućoj svijesti o zajedništvu toga čina. Taj osjećaj pripadnosti privremenoj, ali iznimno snažnoj zajednici gledatelja ili slušatelja, osnaživao je društvenu koheziju i stvarao zajedničke referentne točke u kulturi. Događaji koje su prenosili radio i televizija postajali su glavnim temama razgovora, dijelom opće kulture i temeljem za izgradnju zajedničkoga identiteta.</w:t>
      </w:r>
    </w:p>
    <w:p w14:paraId="3F61510C" w14:textId="77777777" w:rsidR="00C955CE" w:rsidRDefault="00C7299E">
      <w:pPr>
        <w:spacing w:after="200"/>
      </w:pPr>
      <w:r>
        <w:rPr>
          <w:szCs w:val="22"/>
        </w:rPr>
        <w:t xml:space="preserve">Stoga je uloga radija i televizije daleko nadilazila pasivno prenošenje sadržaja. Oni su djelovali kao aktivni </w:t>
      </w:r>
      <w:r>
        <w:rPr>
          <w:i/>
          <w:szCs w:val="22"/>
        </w:rPr>
        <w:t>agenti</w:t>
      </w:r>
      <w:r>
        <w:rPr>
          <w:szCs w:val="22"/>
        </w:rPr>
        <w:t xml:space="preserve"> društvenih promjena. Oblikovali su javno mnijenje, uspostavljali kulturne norme, stvarali heroje i ikone te dirigirali emocionalnim životom nacije. Način na koji su ti mediji kadrirali stvarnost, birali teme i prezentirali događaje presudno je utjecao na percepciju svijeta i vlastitoga mjesta u njemu. Kako ističu teoretičari medija, sâm medij, njegova tehnološka priroda i način na koji organizira percepciju, postaje porukom koja preoblikuje ljudsko iskustvo i društvene odnose </w:t>
      </w:r>
      <w:r>
        <w:rPr>
          <w:szCs w:val="22"/>
        </w:rPr>
        <w:lastRenderedPageBreak/>
        <w:t>(McLuhan, 1964). Radio i televizija nisu samo izvještavali o povijesti; oni su je stvarali, pretvarajući milijune pojedinaca u sudionike istoga, masovnog i povijesnog trenutka.</w:t>
      </w:r>
    </w:p>
    <w:p w14:paraId="136F1DFE" w14:textId="77777777" w:rsidR="00C955CE" w:rsidRDefault="00C7299E">
      <w:pPr>
        <w:spacing w:after="200"/>
      </w:pPr>
      <w:r>
        <w:rPr>
          <w:szCs w:val="22"/>
        </w:rPr>
        <w:t>```mermaid</w:t>
      </w:r>
    </w:p>
    <w:p w14:paraId="28DE4A94" w14:textId="77777777" w:rsidR="00C955CE" w:rsidRDefault="00C7299E">
      <w:pPr>
        <w:spacing w:after="200"/>
      </w:pPr>
      <w:r>
        <w:rPr>
          <w:szCs w:val="22"/>
        </w:rPr>
        <w:t>graph LR</w:t>
      </w:r>
    </w:p>
    <w:p w14:paraId="72DFD72B" w14:textId="77777777" w:rsidR="00C955CE" w:rsidRDefault="00C7299E">
      <w:pPr>
        <w:spacing w:after="200"/>
      </w:pPr>
      <w:r>
        <w:rPr>
          <w:szCs w:val="22"/>
        </w:rPr>
        <w:t>subgraph "Proces stvaranja masovnog iskustva"</w:t>
      </w:r>
    </w:p>
    <w:p w14:paraId="104E90CC" w14:textId="77777777" w:rsidR="00C955CE" w:rsidRDefault="00C7299E">
      <w:pPr>
        <w:spacing w:after="200"/>
      </w:pPr>
      <w:r>
        <w:rPr>
          <w:szCs w:val="22"/>
        </w:rPr>
        <w:t>A[Tehnološka inovacija &lt;br&gt;&lt;i&gt;Radio i televizija&lt;/i&gt;] --&gt; B[Simultani prijenos &lt;br&gt;&lt;i&gt;Govori, vijesti, događaji&lt;/i&gt;];</w:t>
      </w:r>
    </w:p>
    <w:p w14:paraId="3115A579" w14:textId="77777777" w:rsidR="00C955CE" w:rsidRDefault="00C7299E">
      <w:pPr>
        <w:spacing w:after="200"/>
      </w:pPr>
      <w:r>
        <w:rPr>
          <w:szCs w:val="22"/>
        </w:rPr>
        <w:t>B --&gt; C[Zajednička recepcija &lt;br&gt;&lt;i&gt;Milijuni pojedinaca slušaju/gledaju istodobno&lt;/i&gt;];</w:t>
      </w:r>
    </w:p>
    <w:p w14:paraId="2679D1C0" w14:textId="77777777" w:rsidR="00C955CE" w:rsidRDefault="00C7299E">
      <w:pPr>
        <w:spacing w:after="200"/>
      </w:pPr>
      <w:r>
        <w:rPr>
          <w:szCs w:val="22"/>
        </w:rPr>
        <w:t>C --&gt; D[Svijest o zajedništvu &lt;br&gt;&lt;i&gt;"Svi ovo sada gledaju"&lt;/i&gt;];</w:t>
      </w:r>
    </w:p>
    <w:p w14:paraId="2A706E78" w14:textId="77777777" w:rsidR="00C955CE" w:rsidRDefault="00C7299E">
      <w:pPr>
        <w:spacing w:after="200"/>
      </w:pPr>
      <w:r>
        <w:rPr>
          <w:szCs w:val="22"/>
        </w:rPr>
        <w:t>D --&gt; E[Stvaranje masovnog iskustva &lt;br&gt;&lt;i&gt;Kolektivni doživljaj i pamćenje&lt;/i&gt;];</w:t>
      </w:r>
    </w:p>
    <w:p w14:paraId="364AC284" w14:textId="77777777" w:rsidR="00C955CE" w:rsidRDefault="00C7299E">
      <w:pPr>
        <w:spacing w:after="200"/>
      </w:pPr>
      <w:r>
        <w:rPr>
          <w:szCs w:val="22"/>
        </w:rPr>
        <w:t>E --&gt; F[Kulturni i društveni utjecaj &lt;br&gt;&lt;i&gt;Jačanje kohezije, oblikovanje normi&lt;/i&gt;];</w:t>
      </w:r>
    </w:p>
    <w:p w14:paraId="6D152262" w14:textId="77777777" w:rsidR="00C955CE" w:rsidRDefault="00C7299E">
      <w:pPr>
        <w:spacing w:after="200"/>
      </w:pPr>
      <w:r>
        <w:rPr>
          <w:szCs w:val="22"/>
        </w:rPr>
        <w:t>end</w:t>
      </w:r>
    </w:p>
    <w:p w14:paraId="5ED50109" w14:textId="77777777" w:rsidR="00C955CE" w:rsidRDefault="00C7299E">
      <w:pPr>
        <w:spacing w:after="200"/>
      </w:pPr>
      <w:r>
        <w:rPr>
          <w:szCs w:val="22"/>
        </w:rPr>
        <w:t>style A fill:#ffffff,stroke:#333,stroke-width:2px</w:t>
      </w:r>
    </w:p>
    <w:p w14:paraId="2C95A4CA" w14:textId="77777777" w:rsidR="00C955CE" w:rsidRDefault="00C7299E">
      <w:pPr>
        <w:spacing w:after="200"/>
      </w:pPr>
      <w:r>
        <w:rPr>
          <w:szCs w:val="22"/>
        </w:rPr>
        <w:t>style B fill:#ffffff,stroke:#333,stroke-width:2px</w:t>
      </w:r>
    </w:p>
    <w:p w14:paraId="03DFB027" w14:textId="77777777" w:rsidR="00C955CE" w:rsidRDefault="00C7299E">
      <w:pPr>
        <w:spacing w:after="200"/>
      </w:pPr>
      <w:r>
        <w:rPr>
          <w:szCs w:val="22"/>
        </w:rPr>
        <w:t>style C fill:#ffffff,stroke:#333,stroke-width:2px</w:t>
      </w:r>
    </w:p>
    <w:p w14:paraId="377588AF" w14:textId="77777777" w:rsidR="00C955CE" w:rsidRDefault="00C7299E">
      <w:pPr>
        <w:spacing w:after="200"/>
      </w:pPr>
      <w:r>
        <w:rPr>
          <w:szCs w:val="22"/>
        </w:rPr>
        <w:t>style D fill:#ffffff,stroke:#333,stroke-width:2px</w:t>
      </w:r>
    </w:p>
    <w:p w14:paraId="3309641D" w14:textId="77777777" w:rsidR="00C955CE" w:rsidRDefault="00C7299E">
      <w:pPr>
        <w:spacing w:after="200"/>
      </w:pPr>
      <w:r>
        <w:rPr>
          <w:szCs w:val="22"/>
        </w:rPr>
        <w:t>style E fill:#ffffff,stroke:#333,stroke-width:2px</w:t>
      </w:r>
    </w:p>
    <w:p w14:paraId="0A526B67" w14:textId="77777777" w:rsidR="00C955CE" w:rsidRDefault="00C7299E">
      <w:pPr>
        <w:spacing w:after="200"/>
      </w:pPr>
      <w:r>
        <w:rPr>
          <w:szCs w:val="22"/>
        </w:rPr>
        <w:t>style F fill:#ffffff,stroke:#333,stroke-width:2px</w:t>
      </w:r>
    </w:p>
    <w:p w14:paraId="16EF111B" w14:textId="77777777" w:rsidR="00C955CE" w:rsidRDefault="00C7299E">
      <w:pPr>
        <w:spacing w:after="200"/>
      </w:pPr>
      <w:r>
        <w:rPr>
          <w:szCs w:val="22"/>
        </w:rPr>
        <w:t>```</w:t>
      </w:r>
    </w:p>
    <w:p w14:paraId="6C70059C" w14:textId="29C0F91A" w:rsidR="00C955CE" w:rsidRDefault="00C7299E">
      <w:pPr>
        <w:spacing w:after="200"/>
      </w:pPr>
      <w:r>
        <w:rPr>
          <w:b/>
          <w:szCs w:val="22"/>
        </w:rPr>
        <w:t>Prikaz 1.</w:t>
      </w:r>
      <w:r>
        <w:rPr>
          <w:i/>
          <w:szCs w:val="22"/>
        </w:rPr>
        <w:t xml:space="preserve"> </w:t>
      </w:r>
      <w:r>
        <w:rPr>
          <w:szCs w:val="22"/>
        </w:rPr>
        <w:t>Faze u oblikovanju masovnog iskustva putem radija i televizije, od tehnološke inovacije do društvenog učinka.</w:t>
      </w:r>
    </w:p>
    <w:p w14:paraId="6B95C63B" w14:textId="77777777" w:rsidR="00C955CE" w:rsidRDefault="00C7299E" w:rsidP="009F55BE">
      <w:pPr>
        <w:pStyle w:val="Heading3"/>
      </w:pPr>
      <w:bookmarkStart w:id="38" w:name="_Toc203221972"/>
      <w:r>
        <w:t>2.6.1 Uspon radija i „glas” zajedničke stvarnosti</w:t>
      </w:r>
      <w:bookmarkEnd w:id="38"/>
    </w:p>
    <w:p w14:paraId="6BE2C58F" w14:textId="77777777" w:rsidR="00C955CE" w:rsidRDefault="00C7299E">
      <w:pPr>
        <w:spacing w:after="200"/>
      </w:pPr>
      <w:r>
        <w:rPr>
          <w:szCs w:val="22"/>
        </w:rPr>
        <w:t xml:space="preserve">Pojava radija kao prvog istinski masovnog elektroničkog medija iz temelja je preobrazila društvenu zbilju prve polovice dvadesetog stoljeća. Njegova ključna značajka, koja ga je razlikovala od svih dotadašnjih oblika komunikacije, bila je sposobnost stvaranja </w:t>
      </w:r>
      <w:r>
        <w:rPr>
          <w:b/>
          <w:szCs w:val="22"/>
        </w:rPr>
        <w:t>simultanosti iskustva</w:t>
      </w:r>
      <w:r>
        <w:rPr>
          <w:szCs w:val="22"/>
        </w:rPr>
        <w:t xml:space="preserve"> na do tada nezamislivoj ljestvici. Po prvi put u povijesti, milijuni ljudi, prostorno razdvojeni, mogli su u istom trenutku slušati isti sadržaj, postajući tako dionicima jedinstvene, zajednički dijeljene zvučne stvarnosti.</w:t>
      </w:r>
    </w:p>
    <w:p w14:paraId="75C1F02A" w14:textId="77777777" w:rsidR="00C955CE" w:rsidRDefault="00C7299E">
      <w:pPr>
        <w:spacing w:after="200"/>
      </w:pPr>
      <w:r>
        <w:rPr>
          <w:szCs w:val="22"/>
        </w:rPr>
        <w:t xml:space="preserve">Taj jedinstveni osjećaj kolektivnog sudjelovanja naveo je Marshalla McLuhana (1964) na znamenitu metaforu radija kao </w:t>
      </w:r>
      <w:r>
        <w:rPr>
          <w:b/>
          <w:szCs w:val="22"/>
        </w:rPr>
        <w:t>„plemenskog bubnja”</w:t>
      </w:r>
      <w:r>
        <w:rPr>
          <w:szCs w:val="22"/>
        </w:rPr>
        <w:t xml:space="preserve">, instrumenta koji okuplja raspršenu zajednicu u jedinstvenom ritmu i rezonanciji. Radio je time nadišao svoju ulogu pukog prijenosnika informacija; on je postao snažan </w:t>
      </w:r>
      <w:r>
        <w:rPr>
          <w:b/>
          <w:szCs w:val="22"/>
        </w:rPr>
        <w:t>agent socijalne kohezije</w:t>
      </w:r>
      <w:r>
        <w:rPr>
          <w:szCs w:val="22"/>
        </w:rPr>
        <w:t>, tkajući nevidljive niti koje su povezivale pojedince u njihovim domovima u veliku, zamišljenu zajednicu slušatelja. U vremenima društvenih kriza, ratova ili velikih nacionalnih događaja, radio je bio žarišna točka koja je homogenizirala nacionalno raspoloženje i stvarala osjećaj sudbinske povezanosti.</w:t>
      </w:r>
    </w:p>
    <w:p w14:paraId="2C2766C8" w14:textId="77777777" w:rsidR="00C955CE" w:rsidRDefault="00C7299E">
      <w:pPr>
        <w:spacing w:after="200"/>
      </w:pPr>
      <w:r>
        <w:rPr>
          <w:szCs w:val="22"/>
        </w:rPr>
        <w:t xml:space="preserve">U središtu te nove medijske paradigme nalazio se </w:t>
      </w:r>
      <w:r>
        <w:rPr>
          <w:b/>
          <w:szCs w:val="22"/>
        </w:rPr>
        <w:t>ljudski glas</w:t>
      </w:r>
      <w:r>
        <w:rPr>
          <w:szCs w:val="22"/>
        </w:rPr>
        <w:t xml:space="preserve">. Oslobođen vizualnog konteksta, sveden na svoju zvučnu bit, glas je putem radijskih valova zadobio iznimnu snagu i intimnost. On nije bio tek nositelj semantičkog sadržaja, već moćan medij emocija, prisutnosti i osobnosti. Zvuk glasa koji je ispunjavao privatnost doma stvarao je iluziju neposrednog, gotovo osobnog odnosa između </w:t>
      </w:r>
      <w:r>
        <w:rPr>
          <w:szCs w:val="22"/>
        </w:rPr>
        <w:lastRenderedPageBreak/>
        <w:t>govornika i milijuna pojedinačnih slušatelja. Ta parasocijalna interakcija bila je ključna za razumijevanje utjecaja radija – glas je postao agent koji je premošćivao javni i privatni prostor, donoseći daleke događaje i ličnosti u intimni krug obiteljskog ognjišta.</w:t>
      </w:r>
    </w:p>
    <w:p w14:paraId="7E9ED34E" w14:textId="77777777" w:rsidR="00C955CE" w:rsidRDefault="00C7299E">
      <w:pPr>
        <w:spacing w:after="200"/>
      </w:pPr>
      <w:r>
        <w:rPr>
          <w:szCs w:val="22"/>
        </w:rPr>
        <w:t>Državnici i politički vođe ubrzo su prepoznali moć ovog novog medija za oblikovanje javnog mnijenja i mobilizaciju masa. Glas je postao temeljno političko oruđe. Primjerice, „Razgovori uz kamin” (</w:t>
      </w:r>
      <w:r>
        <w:rPr>
          <w:i/>
          <w:szCs w:val="22"/>
        </w:rPr>
        <w:t>Fireside Chats</w:t>
      </w:r>
      <w:r>
        <w:rPr>
          <w:szCs w:val="22"/>
        </w:rPr>
        <w:t>) američkog predsjednika Franklina D. Roosevelta paradigmatski su primjer korištenja radija za uspostavljanje povjerenja i vodstva. Obraćajući se naciji mirnim i osobnim tonom, Roosevelt je uspijevao stvoriti dojam da razgovara sa svakim građaninom ponaosob, nudeći utjehu i smjernice u teškim vremenima Velike depresije. Glas je u tom kontekstu postao simbolom stabilnosti i autoriteta koji je bio istovremeno i dalek i nevjerojatno blizak.</w:t>
      </w:r>
    </w:p>
    <w:p w14:paraId="2E1D5092" w14:textId="77777777" w:rsidR="00C955CE" w:rsidRDefault="00C7299E">
      <w:pPr>
        <w:spacing w:after="200"/>
      </w:pPr>
      <w:r>
        <w:rPr>
          <w:szCs w:val="22"/>
        </w:rPr>
        <w:t xml:space="preserve">Njegov utjecaj, međutim, nije bio ograničen isključivo na političku sferu; prožimao je i cjelokupni kulturni život, oblikujući glazbeni ukus, popularizirajući dramske oblike kroz radiodrame i stvarajući prve zvijezde etera. Radio je tako uspostavio zvučnu tapiseriju zajedničke kulture, referentni okvir koji su dijelili pripadnici različitih društvenih slojeva. Upravo je ta sposobnost radija da istovremeno emitira jedinstveni „glas” – bilo da je riječ o glasu spikera, političara, glumca ili pjevača – i da ga učini dijelom privatnog iskustva milijuna, stvorila ono što možemo nazvati </w:t>
      </w:r>
      <w:r>
        <w:rPr>
          <w:b/>
          <w:szCs w:val="22"/>
        </w:rPr>
        <w:t>„glasom zajedničke stvarnosti”</w:t>
      </w:r>
      <w:r>
        <w:rPr>
          <w:szCs w:val="22"/>
        </w:rPr>
        <w:t>. On je bio zvučni odraz i, istovremeno, konstitutivni element svijesti o pripadnosti široj društvenoj cjelini.</w:t>
      </w:r>
    </w:p>
    <w:p w14:paraId="35A8C6FC" w14:textId="77777777" w:rsidR="00C955CE" w:rsidRDefault="00C7299E">
      <w:pPr>
        <w:spacing w:after="200"/>
      </w:pPr>
      <w:r>
        <w:rPr>
          <w:szCs w:val="22"/>
        </w:rPr>
        <w:t>```mermaid</w:t>
      </w:r>
    </w:p>
    <w:p w14:paraId="26E67223" w14:textId="77777777" w:rsidR="00C955CE" w:rsidRDefault="00C7299E">
      <w:pPr>
        <w:spacing w:after="200"/>
      </w:pPr>
      <w:r>
        <w:rPr>
          <w:szCs w:val="22"/>
        </w:rPr>
        <w:t>%%{init: {'theme': 'base', 'themeVariables': { 'background': '#ffffff'}}}%%</w:t>
      </w:r>
    </w:p>
    <w:p w14:paraId="71B57237" w14:textId="77777777" w:rsidR="00C955CE" w:rsidRDefault="00C7299E">
      <w:pPr>
        <w:spacing w:after="200"/>
      </w:pPr>
      <w:r>
        <w:rPr>
          <w:szCs w:val="22"/>
        </w:rPr>
        <w:t>graph LR</w:t>
      </w:r>
    </w:p>
    <w:p w14:paraId="58EBAF73" w14:textId="77777777" w:rsidR="00C955CE" w:rsidRDefault="00C7299E">
      <w:pPr>
        <w:spacing w:after="200"/>
      </w:pPr>
      <w:r>
        <w:rPr>
          <w:szCs w:val="22"/>
        </w:rPr>
        <w:t>subgraph Geneza i utjecaj radijskog medija</w:t>
      </w:r>
    </w:p>
    <w:p w14:paraId="64B6B833" w14:textId="77777777" w:rsidR="00C955CE" w:rsidRDefault="00C7299E">
      <w:pPr>
        <w:spacing w:after="200"/>
      </w:pPr>
      <w:r>
        <w:rPr>
          <w:szCs w:val="22"/>
        </w:rPr>
        <w:t>A[Radio kao masovni medij] --&gt; B{Simultanost slušanja};</w:t>
      </w:r>
    </w:p>
    <w:p w14:paraId="50C56C2B" w14:textId="77777777" w:rsidR="00C955CE" w:rsidRDefault="00C7299E">
      <w:pPr>
        <w:spacing w:after="200"/>
      </w:pPr>
      <w:r>
        <w:rPr>
          <w:szCs w:val="22"/>
        </w:rPr>
        <w:t>B --&gt; C["Ljudski glas kao intimni agent"];</w:t>
      </w:r>
    </w:p>
    <w:p w14:paraId="40D3A030" w14:textId="77777777" w:rsidR="00C955CE" w:rsidRDefault="00C7299E">
      <w:pPr>
        <w:spacing w:after="200"/>
      </w:pPr>
      <w:r>
        <w:rPr>
          <w:szCs w:val="22"/>
        </w:rPr>
        <w:t>C --&gt; D{Stvaranje "zajedničke stvarnosti"};</w:t>
      </w:r>
    </w:p>
    <w:p w14:paraId="11B520DD" w14:textId="77777777" w:rsidR="00C955CE" w:rsidRDefault="00C7299E">
      <w:pPr>
        <w:spacing w:after="200"/>
      </w:pPr>
      <w:r>
        <w:rPr>
          <w:szCs w:val="22"/>
        </w:rPr>
        <w:t>D --&gt; E[Kolektivna emocija i identitet];</w:t>
      </w:r>
    </w:p>
    <w:p w14:paraId="6CBA8670" w14:textId="77777777" w:rsidR="00C955CE" w:rsidRDefault="00C7299E">
      <w:pPr>
        <w:spacing w:after="200"/>
      </w:pPr>
      <w:r>
        <w:rPr>
          <w:szCs w:val="22"/>
        </w:rPr>
        <w:t>E --&gt; F(Politička i kulturna kohezija);</w:t>
      </w:r>
    </w:p>
    <w:p w14:paraId="4AC473D1" w14:textId="77777777" w:rsidR="00C955CE" w:rsidRDefault="00C7299E">
      <w:pPr>
        <w:spacing w:after="200"/>
      </w:pPr>
      <w:r>
        <w:rPr>
          <w:szCs w:val="22"/>
        </w:rPr>
        <w:t>end</w:t>
      </w:r>
    </w:p>
    <w:p w14:paraId="6D9BFFF3" w14:textId="77777777" w:rsidR="00C955CE" w:rsidRDefault="00C7299E">
      <w:pPr>
        <w:spacing w:after="200"/>
      </w:pPr>
      <w:r>
        <w:rPr>
          <w:szCs w:val="22"/>
        </w:rPr>
        <w:t>style A fill:#ffffff,stroke:#333,stroke-width:2px</w:t>
      </w:r>
    </w:p>
    <w:p w14:paraId="14B7041E" w14:textId="77777777" w:rsidR="00C955CE" w:rsidRDefault="00C7299E">
      <w:pPr>
        <w:spacing w:after="200"/>
      </w:pPr>
      <w:r>
        <w:rPr>
          <w:szCs w:val="22"/>
        </w:rPr>
        <w:t>style B fill:#ffffff,stroke:#333,stroke-width:2px</w:t>
      </w:r>
    </w:p>
    <w:p w14:paraId="4C25A9AC" w14:textId="77777777" w:rsidR="00C955CE" w:rsidRDefault="00C7299E">
      <w:pPr>
        <w:spacing w:after="200"/>
      </w:pPr>
      <w:r>
        <w:rPr>
          <w:szCs w:val="22"/>
        </w:rPr>
        <w:t>style C fill:#ffffff,stroke:#333,stroke-width:2px</w:t>
      </w:r>
    </w:p>
    <w:p w14:paraId="5BEAFCDB" w14:textId="77777777" w:rsidR="00C955CE" w:rsidRDefault="00C7299E">
      <w:pPr>
        <w:spacing w:after="200"/>
      </w:pPr>
      <w:r>
        <w:rPr>
          <w:szCs w:val="22"/>
        </w:rPr>
        <w:t>style D fill:#ffffff,stroke:#333,stroke-width:2px</w:t>
      </w:r>
    </w:p>
    <w:p w14:paraId="60F34170" w14:textId="77777777" w:rsidR="00C955CE" w:rsidRDefault="00C7299E">
      <w:pPr>
        <w:spacing w:after="200"/>
      </w:pPr>
      <w:r>
        <w:rPr>
          <w:szCs w:val="22"/>
        </w:rPr>
        <w:t>style E fill:#ffffff,stroke:#333,stroke-width:2px</w:t>
      </w:r>
    </w:p>
    <w:p w14:paraId="6F224465" w14:textId="77777777" w:rsidR="00C955CE" w:rsidRDefault="00C7299E">
      <w:pPr>
        <w:spacing w:after="200"/>
      </w:pPr>
      <w:r>
        <w:rPr>
          <w:szCs w:val="22"/>
        </w:rPr>
        <w:t>style F fill:#ffffff,stroke:#333,stroke-width:2px</w:t>
      </w:r>
    </w:p>
    <w:p w14:paraId="10A6C750" w14:textId="77777777" w:rsidR="00C955CE" w:rsidRDefault="00C7299E">
      <w:pPr>
        <w:spacing w:after="200"/>
      </w:pPr>
      <w:r>
        <w:rPr>
          <w:szCs w:val="22"/>
        </w:rPr>
        <w:t>```</w:t>
      </w:r>
    </w:p>
    <w:p w14:paraId="4A222E49" w14:textId="77777777" w:rsidR="00C955CE" w:rsidRDefault="00C7299E">
      <w:pPr>
        <w:spacing w:after="200"/>
      </w:pPr>
      <w:r>
        <w:rPr>
          <w:szCs w:val="22"/>
        </w:rPr>
        <w:t xml:space="preserve">Televiziju valja razumjeti ne samo kao tehnološko sredstvo prenošenja informacija, već i kao ključnog </w:t>
      </w:r>
      <w:r>
        <w:rPr>
          <w:i/>
          <w:szCs w:val="22"/>
        </w:rPr>
        <w:t>agenta</w:t>
      </w:r>
      <w:r>
        <w:rPr>
          <w:szCs w:val="22"/>
        </w:rPr>
        <w:t xml:space="preserve"> u oblikovanju društvene stvarnosti i kolektivne svijesti. Njezina se uloga ne iscrpljuje u pukom medijskom posredovanju; ona aktivno konstituira zajednički simbolički prostor unutar </w:t>
      </w:r>
      <w:r>
        <w:rPr>
          <w:szCs w:val="22"/>
        </w:rPr>
        <w:lastRenderedPageBreak/>
        <w:t>kojega se odvija život zajednice. Upravo u njezinoj vizualnoj prirodi leži temelj moći kojom pridonosi stvaranju onoga što se može nazvati zajedničkom imaginacijom.</w:t>
      </w:r>
    </w:p>
    <w:p w14:paraId="1C5695CA" w14:textId="77777777" w:rsidR="00C955CE" w:rsidRDefault="00C7299E">
      <w:pPr>
        <w:spacing w:after="200"/>
      </w:pPr>
      <w:r>
        <w:rPr>
          <w:szCs w:val="22"/>
        </w:rPr>
        <w:t xml:space="preserve">Za razliku od tiskanih medija, koji su uvelike oblikovali nacionalnu svijest posredstvom jezika i apstraktnih narativa, televizija nudi izravan, vizualan uvid u svijet. Ta sposobnost da se događaji, osobe i prostori </w:t>
      </w:r>
      <w:r>
        <w:rPr>
          <w:i/>
          <w:szCs w:val="22"/>
        </w:rPr>
        <w:t>pokažu</w:t>
      </w:r>
      <w:r>
        <w:rPr>
          <w:szCs w:val="22"/>
        </w:rPr>
        <w:t>, a ne samo opišu, daje zamišljenoj zajednici opipljivu, konkretnu formu. Pojam „zamišljene zajednice“ Benedicta Andersona (1983), izvorno vezan uz uspon tiska i kapitalizma, u dobu televizije zadobiva novu, snažniju dimenziju. Milijuni ljudi, koji se nikada neće osobno susresti, putem televizijskog ekrana dijele isti vizualni repertoar, iste slike nacije, njezinih uspjeha, kriza i obreda. Time se stvara dubok osjećaj pripadnosti koji se temelji na zajedničkom gledanju i vizualnom doživljaju.</w:t>
      </w:r>
    </w:p>
    <w:p w14:paraId="40BD361B" w14:textId="77777777" w:rsidR="00C955CE" w:rsidRDefault="00C7299E">
      <w:pPr>
        <w:spacing w:after="200"/>
      </w:pPr>
      <w:r>
        <w:rPr>
          <w:szCs w:val="22"/>
        </w:rPr>
        <w:t>Nadalje, moć televizije ne proizlazi isključivo iz njezine vizualnosti, već i iz sposobnosti stvaranja iluzije istodobnosti ili simultanosti. Osjećaj da se neki događaj odvija „uživo“ i da ga u istom trenutku promatra cjelokupna zajednica stvara snažnu društvenu vezu. Taj osjećaj dijeljenja sadašnjeg trenutka premošćuje fizičku udaljenost među pojedincima i integrira ih u jedinstveno, sinkronizirano auditorsko tijelo.</w:t>
      </w:r>
    </w:p>
    <w:p w14:paraId="35D18DD7" w14:textId="77777777" w:rsidR="00C955CE" w:rsidRDefault="00C7299E">
      <w:pPr>
        <w:spacing w:after="200"/>
      </w:pPr>
      <w:r>
        <w:rPr>
          <w:szCs w:val="22"/>
        </w:rPr>
        <w:t>Ovaj se mehanizam najočitije iskazuje u fenomenu koji su Daniel Dayan i Elihu Katz (1992) nazvali „medijskim događajima“ (</w:t>
      </w:r>
      <w:r>
        <w:rPr>
          <w:i/>
          <w:szCs w:val="22"/>
        </w:rPr>
        <w:t>media events</w:t>
      </w:r>
      <w:r>
        <w:rPr>
          <w:szCs w:val="22"/>
        </w:rPr>
        <w:t>). Riječ je o izvanrednim prigodama – poput državnih svečanosti, velikih sportskih natjecanja, kraljevskih vjenčanja ili pogreba – koje prekidaju uobičajeni tijek programa i života. Ti su događaji prikazani s velikim poštovanjem i ceremonijalnošću, pretvarajući gledanje televizije u svojevrstan građanski obred. Sudjelujući u tom obredu, gledatelji ne primaju samo informacije, već i potvrđuju temeljne vrijednosti i norme svoje zajednice, obnavljajući i jačajući time društvenu koheziju.</w:t>
      </w:r>
    </w:p>
    <w:p w14:paraId="433B3763" w14:textId="77777777" w:rsidR="00C955CE" w:rsidRDefault="00C7299E">
      <w:pPr>
        <w:spacing w:after="200"/>
      </w:pPr>
      <w:r>
        <w:rPr>
          <w:szCs w:val="22"/>
        </w:rPr>
        <w:t>Televizija, dakle, djeluje kao središnji posrednik u tkanju vizualnoga i obrednog tkiva modernih zajednica. Kroz sintezu slike koja pruža dokaz i osjećaja istodobnosti koji stvara zajedništvo, ona imaginarnu zajednicu čini vidljivom i prisutnom u svakodnevnom životu svojih članova.</w:t>
      </w:r>
    </w:p>
    <w:p w14:paraId="51C8B957" w14:textId="77777777" w:rsidR="00C955CE" w:rsidRDefault="00C7299E">
      <w:pPr>
        <w:spacing w:after="200"/>
      </w:pPr>
      <w:r>
        <w:rPr>
          <w:szCs w:val="22"/>
        </w:rPr>
        <w:t>```mermaid</w:t>
      </w:r>
    </w:p>
    <w:p w14:paraId="1C7B196C" w14:textId="77777777" w:rsidR="00C955CE" w:rsidRDefault="00C7299E">
      <w:pPr>
        <w:spacing w:after="200"/>
      </w:pPr>
      <w:r>
        <w:rPr>
          <w:szCs w:val="22"/>
        </w:rPr>
        <w:t>graph LR</w:t>
      </w:r>
    </w:p>
    <w:p w14:paraId="398AFD68" w14:textId="77777777" w:rsidR="00C955CE" w:rsidRDefault="00C7299E">
      <w:pPr>
        <w:spacing w:after="200"/>
      </w:pPr>
      <w:r>
        <w:rPr>
          <w:szCs w:val="22"/>
        </w:rPr>
        <w:t>subgraph "Televizijsko posredovanje"</w:t>
      </w:r>
    </w:p>
    <w:p w14:paraId="242848F6" w14:textId="77777777" w:rsidR="00C955CE" w:rsidRDefault="00C7299E">
      <w:pPr>
        <w:spacing w:after="200"/>
      </w:pPr>
      <w:r>
        <w:rPr>
          <w:szCs w:val="22"/>
        </w:rPr>
        <w:t>style subgraph fill:#fff,stroke:#333,stroke-width:1px</w:t>
      </w:r>
    </w:p>
    <w:p w14:paraId="3883D877" w14:textId="77777777" w:rsidR="00C955CE" w:rsidRDefault="00C7299E">
      <w:pPr>
        <w:spacing w:after="200"/>
      </w:pPr>
      <w:r>
        <w:rPr>
          <w:szCs w:val="22"/>
        </w:rPr>
        <w:t>A(Televizija kao agent) --&gt; B(Vizualna prezentacija svijeta);</w:t>
      </w:r>
    </w:p>
    <w:p w14:paraId="35141191" w14:textId="77777777" w:rsidR="00C955CE" w:rsidRDefault="00C7299E">
      <w:pPr>
        <w:spacing w:after="200"/>
      </w:pPr>
      <w:r>
        <w:rPr>
          <w:szCs w:val="22"/>
        </w:rPr>
        <w:t>A --&gt; C(Stvaranje percepcije istodobnosti);</w:t>
      </w:r>
    </w:p>
    <w:p w14:paraId="5DF2B453" w14:textId="77777777" w:rsidR="00C955CE" w:rsidRDefault="00C7299E">
      <w:pPr>
        <w:spacing w:after="200"/>
      </w:pPr>
      <w:r>
        <w:rPr>
          <w:szCs w:val="22"/>
        </w:rPr>
        <w:t>end</w:t>
      </w:r>
    </w:p>
    <w:p w14:paraId="42FCCD63" w14:textId="77777777" w:rsidR="00C955CE" w:rsidRDefault="00C7299E">
      <w:pPr>
        <w:spacing w:after="200"/>
      </w:pPr>
      <w:r>
        <w:rPr>
          <w:szCs w:val="22"/>
        </w:rPr>
        <w:t>subgraph "Društveni učinci"</w:t>
      </w:r>
    </w:p>
    <w:p w14:paraId="776024C1" w14:textId="77777777" w:rsidR="00C955CE" w:rsidRDefault="00C7299E">
      <w:pPr>
        <w:spacing w:after="200"/>
      </w:pPr>
      <w:r>
        <w:rPr>
          <w:szCs w:val="22"/>
        </w:rPr>
        <w:t>style subgraph fill:#fff,stroke:#333,stroke-width:1px</w:t>
      </w:r>
    </w:p>
    <w:p w14:paraId="3E6EFF7E" w14:textId="77777777" w:rsidR="00C955CE" w:rsidRDefault="00C7299E">
      <w:pPr>
        <w:spacing w:after="200"/>
      </w:pPr>
      <w:r>
        <w:rPr>
          <w:szCs w:val="22"/>
        </w:rPr>
        <w:t>B --&gt; D(Konkretizacija 'zamišljene zajednice');</w:t>
      </w:r>
    </w:p>
    <w:p w14:paraId="434C5685" w14:textId="77777777" w:rsidR="00C955CE" w:rsidRDefault="00C7299E">
      <w:pPr>
        <w:spacing w:after="200"/>
      </w:pPr>
      <w:r>
        <w:rPr>
          <w:szCs w:val="22"/>
        </w:rPr>
        <w:t>C --&gt; E(Ritualno iskustvo 'medijskih događaja');</w:t>
      </w:r>
    </w:p>
    <w:p w14:paraId="62A00CAC" w14:textId="77777777" w:rsidR="00C955CE" w:rsidRDefault="00C7299E">
      <w:pPr>
        <w:spacing w:after="200"/>
      </w:pPr>
      <w:r>
        <w:rPr>
          <w:szCs w:val="22"/>
        </w:rPr>
        <w:t>D --&gt; F(Jačanje društvene kohezije i identiteta);</w:t>
      </w:r>
    </w:p>
    <w:p w14:paraId="311312F4" w14:textId="77777777" w:rsidR="00C955CE" w:rsidRDefault="00C7299E">
      <w:pPr>
        <w:spacing w:after="200"/>
      </w:pPr>
      <w:r>
        <w:rPr>
          <w:szCs w:val="22"/>
        </w:rPr>
        <w:t>E --&gt; F;</w:t>
      </w:r>
    </w:p>
    <w:p w14:paraId="43CAE6C5" w14:textId="77777777" w:rsidR="00C955CE" w:rsidRDefault="00C7299E">
      <w:pPr>
        <w:spacing w:after="200"/>
      </w:pPr>
      <w:r>
        <w:rPr>
          <w:szCs w:val="22"/>
        </w:rPr>
        <w:t>end</w:t>
      </w:r>
    </w:p>
    <w:p w14:paraId="5A03DC05" w14:textId="77777777" w:rsidR="00C955CE" w:rsidRDefault="00C7299E">
      <w:pPr>
        <w:spacing w:after="200"/>
      </w:pPr>
      <w:r>
        <w:rPr>
          <w:szCs w:val="22"/>
        </w:rPr>
        <w:t>```</w:t>
      </w:r>
    </w:p>
    <w:p w14:paraId="611C9E74" w14:textId="71B7BF05" w:rsidR="00C955CE" w:rsidRDefault="00C7299E">
      <w:pPr>
        <w:spacing w:after="200"/>
      </w:pPr>
      <w:r>
        <w:rPr>
          <w:b/>
          <w:szCs w:val="22"/>
        </w:rPr>
        <w:lastRenderedPageBreak/>
        <w:t>Prikaz 1.</w:t>
      </w:r>
      <w:r>
        <w:rPr>
          <w:szCs w:val="22"/>
        </w:rPr>
        <w:t xml:space="preserve"> Shematski prikaz uloge televizije u konstituiranju zajedničke imaginacije, povezujući njezine temeljne mehanizme (vizualnost i istodobnost) s društvenim ishodima (jačanje zamišljene zajednice i kohezije).</w:t>
      </w:r>
    </w:p>
    <w:p w14:paraId="39496F97" w14:textId="77777777" w:rsidR="00C955CE" w:rsidRDefault="00C7299E" w:rsidP="009F55BE">
      <w:pPr>
        <w:pStyle w:val="Heading3"/>
      </w:pPr>
      <w:bookmarkStart w:id="39" w:name="_Toc203221973"/>
      <w:r>
        <w:t>2.6.3 Masovna komunikacija i homogenizacija kulture</w:t>
      </w:r>
      <w:bookmarkEnd w:id="39"/>
    </w:p>
    <w:p w14:paraId="514ACAFF" w14:textId="29BF77B3" w:rsidR="00C955CE" w:rsidRDefault="00C7299E">
      <w:pPr>
        <w:spacing w:after="200"/>
      </w:pPr>
      <w:r>
        <w:rPr>
          <w:szCs w:val="22"/>
        </w:rPr>
        <w:t xml:space="preserve">Masovna komunikacija, kao jedan od temeljnih procesa koji oblikuju suvremena društva, predstavlja složen fenomen čiji se utjecaj proteže na sve pore društvenoga života, a osobito na područje kulture. Posredstvom tehnoloških inovacija – od tiska i radija do televizije i interneta – stvoreni su kanali kojima je omogućeno gotovo istodobno odašiljanje poruka golemom, prostorno raspršenom i heterogenom mnoštvu. U tom procesu masovni mediji nisu </w:t>
      </w:r>
      <w:r w:rsidR="7A8A4F16">
        <w:t>samo</w:t>
      </w:r>
      <w:r>
        <w:rPr>
          <w:szCs w:val="22"/>
        </w:rPr>
        <w:t xml:space="preserve"> kanali za prijenos informacija, već djeluju kao moćni </w:t>
      </w:r>
      <w:r>
        <w:rPr>
          <w:i/>
          <w:szCs w:val="22"/>
        </w:rPr>
        <w:t>agenti</w:t>
      </w:r>
      <w:r>
        <w:rPr>
          <w:szCs w:val="22"/>
        </w:rPr>
        <w:t xml:space="preserve"> društvenih promjena, koji aktivno sudjeluju u stvaranju, oblikovanju i širenju kulturnih obrazaca, vrijednosti i svjetonazora.</w:t>
      </w:r>
    </w:p>
    <w:p w14:paraId="3D5A7BFE" w14:textId="77777777" w:rsidR="00C955CE" w:rsidRDefault="00C7299E">
      <w:pPr>
        <w:spacing w:after="200"/>
      </w:pPr>
      <w:r>
        <w:rPr>
          <w:szCs w:val="22"/>
        </w:rPr>
        <w:t xml:space="preserve">Središnja posljedica takvoga djelovanja, o kojoj se u sociološkoj i kulturološkoj misli vode žustre rasprave, jest </w:t>
      </w:r>
      <w:r>
        <w:rPr>
          <w:b/>
          <w:szCs w:val="22"/>
        </w:rPr>
        <w:t>homogenizacija kulture</w:t>
      </w:r>
      <w:r>
        <w:rPr>
          <w:szCs w:val="22"/>
        </w:rPr>
        <w:t>. Riječ je o procesu postupnoga smanjivanja kulturnih raznolikosti i potiskivanja autohtonih, lokalnih kulturnih izričaja pod utjecajem dominantnih, globalno proširenih kulturnih sadržaja. Masovna komunikacija, u svojoj biti, postaje glavnim nositeljem i posrednikom tih dominantnih sadržaja, stvarajući time globalno zajedničko simboličko okruženje. Jedinstveni kulturni obrasci, koji potječu pretežno iz zapadnih, osobito angloameričkih kulturnih središta, šire se planetarnom razinom i usvajaju u različitim dijelovima svijeta.</w:t>
      </w:r>
    </w:p>
    <w:p w14:paraId="53539391" w14:textId="77777777" w:rsidR="00C955CE" w:rsidRDefault="00C7299E">
      <w:pPr>
        <w:spacing w:after="200"/>
      </w:pPr>
      <w:r>
        <w:rPr>
          <w:szCs w:val="22"/>
        </w:rPr>
        <w:t xml:space="preserve">Ovaj se proces najjasnije očituje u nekoliko ključnih domena. U području </w:t>
      </w:r>
      <w:r>
        <w:rPr>
          <w:b/>
          <w:szCs w:val="22"/>
        </w:rPr>
        <w:t>audiovizualne kulture</w:t>
      </w:r>
      <w:r>
        <w:rPr>
          <w:szCs w:val="22"/>
        </w:rPr>
        <w:t xml:space="preserve">, hollywoodska filmska industrija i globalna glazbena scena nameću estetske standarde, narativne strukture i glazbene žanrove koji postaju univerzalno prepoznatljivi i prihvaćeni. Slično tomu, u sferi </w:t>
      </w:r>
      <w:r>
        <w:rPr>
          <w:b/>
          <w:szCs w:val="22"/>
        </w:rPr>
        <w:t>potrošačke kulture</w:t>
      </w:r>
      <w:r>
        <w:rPr>
          <w:szCs w:val="22"/>
        </w:rPr>
        <w:t>, globalni brendovi i marketinške kampanje promiču jedinstvene stilove života, modne trendove i potrošačke navike, čime se brišu regionalne i nacionalne posebnosti u odijevanju, prehrani i svakodnevnim praksama (Thompson, 1995).</w:t>
      </w:r>
    </w:p>
    <w:p w14:paraId="485108C7" w14:textId="3515968C" w:rsidR="00C955CE" w:rsidRDefault="00C7299E">
      <w:pPr>
        <w:spacing w:after="200"/>
      </w:pPr>
      <w:r>
        <w:t xml:space="preserve">Posebno je znakovit utjecaj na </w:t>
      </w:r>
      <w:r w:rsidRPr="7A8A4F16">
        <w:rPr>
          <w:b/>
        </w:rPr>
        <w:t>jezik</w:t>
      </w:r>
      <w:r>
        <w:t xml:space="preserve">, kao temeljni nositelj kulturnoga identiteta. Širenje engleskoga jezika kao globalne </w:t>
      </w:r>
      <w:r w:rsidRPr="7A8A4F16">
        <w:rPr>
          <w:i/>
        </w:rPr>
        <w:t>lingua franca</w:t>
      </w:r>
      <w:r>
        <w:t xml:space="preserve"> putem medijskih sadržaja dovodi do masovnog usvajanja anglizama u nacionalnim jezicima. </w:t>
      </w:r>
      <w:r w:rsidR="7A8A4F16">
        <w:t>To naizgled jednoznačno</w:t>
      </w:r>
      <w:r>
        <w:t xml:space="preserve"> jezično posuđivanje</w:t>
      </w:r>
      <w:r w:rsidR="7A8A4F16">
        <w:t xml:space="preserve"> postaje</w:t>
      </w:r>
      <w:r>
        <w:t xml:space="preserve"> proces koji može utjecati na dublje semantičke i sintaktičke strukture jezika, mijenjajući načine na koje se izražavaju misli i osjećaji unutar pojedine jezične zajednice. Time se jezična raznolikost, jedno od najvećih bogatstava čovječanstva, izlaže pritisku unifikacije.</w:t>
      </w:r>
    </w:p>
    <w:p w14:paraId="67CA91BB" w14:textId="77777777" w:rsidR="00C955CE" w:rsidRDefault="00C7299E">
      <w:pPr>
        <w:spacing w:after="200"/>
      </w:pPr>
      <w:r>
        <w:rPr>
          <w:szCs w:val="22"/>
        </w:rPr>
        <w:t>```mermaid</w:t>
      </w:r>
    </w:p>
    <w:p w14:paraId="6145B229" w14:textId="77777777" w:rsidR="00C955CE" w:rsidRDefault="00C7299E">
      <w:pPr>
        <w:spacing w:after="200"/>
      </w:pPr>
      <w:r>
        <w:rPr>
          <w:szCs w:val="22"/>
        </w:rPr>
        <w:t>graph LR</w:t>
      </w:r>
    </w:p>
    <w:p w14:paraId="49D0B911" w14:textId="77777777" w:rsidR="00C955CE" w:rsidRDefault="00C7299E">
      <w:pPr>
        <w:spacing w:after="200"/>
      </w:pPr>
      <w:r>
        <w:rPr>
          <w:szCs w:val="22"/>
        </w:rPr>
        <w:t>subgraph Proces homogenizacije</w:t>
      </w:r>
    </w:p>
    <w:p w14:paraId="6758A9C6" w14:textId="77777777" w:rsidR="00C955CE" w:rsidRDefault="00C7299E">
      <w:pPr>
        <w:spacing w:after="200"/>
      </w:pPr>
      <w:r>
        <w:rPr>
          <w:szCs w:val="22"/>
        </w:rPr>
        <w:t>A[Masovni mediji&lt;br&gt;&lt;i&gt;Agent&lt;/i&gt;] --&gt;|Širenje standardiziranih sadržaja| B(Globalna publika)</w:t>
      </w:r>
    </w:p>
    <w:p w14:paraId="4F7600A6" w14:textId="77777777" w:rsidR="00C955CE" w:rsidRDefault="00C7299E">
      <w:pPr>
        <w:spacing w:after="200"/>
      </w:pPr>
      <w:r>
        <w:rPr>
          <w:szCs w:val="22"/>
        </w:rPr>
        <w:t>B --&gt;|Usvajanje obrazaca| C{Homogenizacija kulture&lt;br&gt;&lt;i&gt;Gubitak raznolikosti&lt;/i&gt;}</w:t>
      </w:r>
    </w:p>
    <w:p w14:paraId="7D03B379" w14:textId="77777777" w:rsidR="00C955CE" w:rsidRDefault="00C7299E">
      <w:pPr>
        <w:spacing w:after="200"/>
      </w:pPr>
      <w:r>
        <w:rPr>
          <w:szCs w:val="22"/>
        </w:rPr>
        <w:t>end</w:t>
      </w:r>
    </w:p>
    <w:p w14:paraId="12091AA0" w14:textId="77777777" w:rsidR="00C955CE" w:rsidRDefault="00C7299E">
      <w:pPr>
        <w:spacing w:after="200"/>
      </w:pPr>
      <w:r>
        <w:rPr>
          <w:szCs w:val="22"/>
        </w:rPr>
        <w:t>subgraph Proces glokalizacije</w:t>
      </w:r>
    </w:p>
    <w:p w14:paraId="024F34BC" w14:textId="77777777" w:rsidR="00C955CE" w:rsidRDefault="00C7299E">
      <w:pPr>
        <w:spacing w:after="200"/>
      </w:pPr>
      <w:r>
        <w:rPr>
          <w:szCs w:val="22"/>
        </w:rPr>
        <w:t>C --&gt;|Lokalna adaptacija i otpor| D{Hibridizacija i glokalizacija&lt;br&gt;&lt;i&gt;Stvaranje novih oblika&lt;/i&gt;}</w:t>
      </w:r>
    </w:p>
    <w:p w14:paraId="33A6C426" w14:textId="77777777" w:rsidR="00C955CE" w:rsidRDefault="00C7299E">
      <w:pPr>
        <w:spacing w:after="200"/>
      </w:pPr>
      <w:r>
        <w:rPr>
          <w:szCs w:val="22"/>
        </w:rPr>
        <w:t>D --&gt;|Povratni utjecaj| A</w:t>
      </w:r>
    </w:p>
    <w:p w14:paraId="1FBFB3F6" w14:textId="77777777" w:rsidR="00C955CE" w:rsidRDefault="00C7299E">
      <w:pPr>
        <w:spacing w:after="200"/>
      </w:pPr>
      <w:r>
        <w:rPr>
          <w:szCs w:val="22"/>
        </w:rPr>
        <w:t>end</w:t>
      </w:r>
    </w:p>
    <w:p w14:paraId="186799CB" w14:textId="77777777" w:rsidR="00C955CE" w:rsidRDefault="00C7299E">
      <w:pPr>
        <w:spacing w:after="200"/>
      </w:pPr>
      <w:r>
        <w:rPr>
          <w:szCs w:val="22"/>
        </w:rPr>
        <w:t>style A fill:#f9f9f9,stroke:#333,stroke-width:2px</w:t>
      </w:r>
    </w:p>
    <w:p w14:paraId="5983C7C7" w14:textId="77777777" w:rsidR="00C955CE" w:rsidRDefault="00C7299E">
      <w:pPr>
        <w:spacing w:after="200"/>
      </w:pPr>
      <w:r>
        <w:rPr>
          <w:szCs w:val="22"/>
        </w:rPr>
        <w:t>style B fill:#f9f9f9,stroke:#333,stroke-width:2px</w:t>
      </w:r>
    </w:p>
    <w:p w14:paraId="2F93FEA0" w14:textId="77777777" w:rsidR="00C955CE" w:rsidRDefault="00C7299E">
      <w:pPr>
        <w:spacing w:after="200"/>
      </w:pPr>
      <w:r>
        <w:rPr>
          <w:szCs w:val="22"/>
        </w:rPr>
        <w:lastRenderedPageBreak/>
        <w:t>style C fill:#ffe4e1,stroke:#b22222,stroke-width:2px</w:t>
      </w:r>
    </w:p>
    <w:p w14:paraId="5B9C1817" w14:textId="77777777" w:rsidR="00C955CE" w:rsidRDefault="00C7299E">
      <w:pPr>
        <w:spacing w:after="200"/>
      </w:pPr>
      <w:r>
        <w:rPr>
          <w:szCs w:val="22"/>
        </w:rPr>
        <w:t>style D fill:#e6fffa,stroke:#008080,stroke-width:2px</w:t>
      </w:r>
    </w:p>
    <w:p w14:paraId="0E550DA4" w14:textId="77777777" w:rsidR="00C955CE" w:rsidRDefault="00C7299E">
      <w:pPr>
        <w:spacing w:after="200"/>
      </w:pPr>
      <w:r>
        <w:rPr>
          <w:szCs w:val="22"/>
        </w:rPr>
        <w:t>```</w:t>
      </w:r>
    </w:p>
    <w:p w14:paraId="6FF8F38A" w14:textId="77777777" w:rsidR="00C955CE" w:rsidRDefault="00C7299E">
      <w:pPr>
        <w:spacing w:after="200"/>
      </w:pPr>
      <w:r>
        <w:rPr>
          <w:i/>
          <w:szCs w:val="22"/>
        </w:rPr>
        <w:t>Prikaz odnosa masovne komunikacije, homogenizacije i glokalizacije kulture.</w:t>
      </w:r>
    </w:p>
    <w:p w14:paraId="3CA3E05B" w14:textId="301AFA8F" w:rsidR="00C955CE" w:rsidRDefault="00C7299E">
      <w:pPr>
        <w:spacing w:after="200"/>
      </w:pPr>
      <w:r>
        <w:t xml:space="preserve">Ipak, bilo bi pogrešno proces kulturne homogenizacije promatrati kao jednosmjeran i apsolutan. Suvremene teorije globalizacije upozoravaju na postojanje otpora i protutendencija. </w:t>
      </w:r>
      <w:r w:rsidR="7A8A4F16">
        <w:t>Lokalne kulture</w:t>
      </w:r>
      <w:r>
        <w:t xml:space="preserve"> često aktivno reinterpretiraju</w:t>
      </w:r>
      <w:r w:rsidR="7A8A4F16">
        <w:t xml:space="preserve"> globalne utjecaje</w:t>
      </w:r>
      <w:r>
        <w:t xml:space="preserve">, prilagođavaju </w:t>
      </w:r>
      <w:r w:rsidR="7A8A4F16">
        <w:t xml:space="preserve">ih </w:t>
      </w:r>
      <w:r>
        <w:t xml:space="preserve">vlastitim kontekstima i spajaju s autohtonim elementima. Taj se složeni proces naziva </w:t>
      </w:r>
      <w:r w:rsidRPr="7A8A4F16">
        <w:rPr>
          <w:b/>
        </w:rPr>
        <w:t>hibridizacijom</w:t>
      </w:r>
      <w:r>
        <w:t xml:space="preserve"> ili </w:t>
      </w:r>
      <w:commentRangeStart w:id="40"/>
      <w:r w:rsidR="2ABBE275" w:rsidRPr="7A8A4F16">
        <w:rPr>
          <w:b/>
        </w:rPr>
        <w:t>glokalizacijo</w:t>
      </w:r>
      <w:commentRangeEnd w:id="40"/>
      <w:r w:rsidRPr="7A8A4F16">
        <w:rPr>
          <w:rStyle w:val="CommentReference"/>
          <w:b/>
          <w:sz w:val="22"/>
          <w:szCs w:val="20"/>
        </w:rPr>
        <w:commentReference w:id="40"/>
      </w:r>
      <w:r w:rsidR="2ABBE275" w:rsidRPr="7A8A4F16">
        <w:rPr>
          <w:b/>
        </w:rPr>
        <w:t>m</w:t>
      </w:r>
      <w:r>
        <w:t xml:space="preserve"> – pojavom u kojoj se globalno i lokalno prožimaju, stvarajući nove, jedinstvene kulturne oblike</w:t>
      </w:r>
      <w:r w:rsidR="7A8A4F16">
        <w:t xml:space="preserve"> (Robertson, 1994).</w:t>
      </w:r>
      <w:r>
        <w:t xml:space="preserve"> Primjerice, globalno popularni glazbeni žanrovi obogaćuju se tradicionalnim instrumentima ili lokalnim napjevima, a međunarodni televizijski formati prilagođavaju se nacionalnom humoru i društvenim specifičnostima.</w:t>
      </w:r>
    </w:p>
    <w:p w14:paraId="75E2DA32" w14:textId="4C5C7A41" w:rsidR="00C955CE" w:rsidRDefault="00C7299E">
      <w:pPr>
        <w:spacing w:after="200"/>
      </w:pPr>
      <w:r>
        <w:t xml:space="preserve">Naposljetku, odnos masovne komunikacije i kulture ostaje inherentno dijalektičan. Dok masovni mediji nedvojbeno posjeduju golemi potencijal za unificiranje kulturnih praksi i vrijednosti na globalnoj razini, istodobno pružaju i platforme za afirmaciju i vidljivost lokalnih identiteta. Kulturna homogenizacija stoga </w:t>
      </w:r>
      <w:r w:rsidR="7A8A4F16">
        <w:t>ostaje</w:t>
      </w:r>
      <w:r>
        <w:t xml:space="preserve"> trajna napetost između sila globalne integracije i potrebe za očuvanjem lokalne posebnosti, napetost koja će presudno oblikovati kulturni krajolik 21. stoljeća.</w:t>
      </w:r>
    </w:p>
    <w:p w14:paraId="2DBCE78C" w14:textId="314E25E8" w:rsidR="00C955CE" w:rsidRDefault="00C7299E" w:rsidP="00C7557F">
      <w:pPr>
        <w:pStyle w:val="Heading3"/>
      </w:pPr>
      <w:bookmarkStart w:id="41" w:name="_Toc203221974"/>
      <w:r>
        <w:t>2.6.4 Politička sfera i elektroničko javno mnijenje</w:t>
      </w:r>
      <w:bookmarkEnd w:id="41"/>
    </w:p>
    <w:p w14:paraId="430BB489" w14:textId="77777777" w:rsidR="00C955CE" w:rsidRDefault="00C7299E">
      <w:pPr>
        <w:spacing w:after="200"/>
      </w:pPr>
      <w:r>
        <w:rPr>
          <w:szCs w:val="22"/>
        </w:rPr>
        <w:t xml:space="preserve">Pojava i sveobuhvatna rasprostranjenost interneta iz temelja su preobrazile krajolik političke komunikacije, uvodeći nove paradigme u oblikovanje, izražavanje i mjerenje javnoga mnijenja. Digitalno doba dokinulo je nekadašnju isključivu ovisnost političkih aktera o tradicionalnim masovnim medijima kao posrednicima u prijenosu poruka prema biračima. Umjesto jednosmjernoga kanala, politička se komunikacija sada odvija unutar složene, višesmjerne i interaktivne mrežne strukture. U tom novom okružju nastaje i djeluje fenomen koji nazivamo </w:t>
      </w:r>
      <w:r>
        <w:rPr>
          <w:i/>
          <w:szCs w:val="22"/>
        </w:rPr>
        <w:t>elektroničkim javnim mnijenjem</w:t>
      </w:r>
      <w:r>
        <w:rPr>
          <w:szCs w:val="22"/>
        </w:rPr>
        <w:t xml:space="preserve"> – dinamičan i često neuhvatljiv zbroj stavova, osjećaja i mišljenja izraženih na digitalnim platformama poput društvenih mreža, foruma, blogova i portala s komentarima.</w:t>
      </w:r>
    </w:p>
    <w:p w14:paraId="3319BAF8" w14:textId="77777777" w:rsidR="00C955CE" w:rsidRDefault="00C7299E">
      <w:pPr>
        <w:spacing w:after="200"/>
      </w:pPr>
      <w:r>
        <w:rPr>
          <w:szCs w:val="22"/>
        </w:rPr>
        <w:t xml:space="preserve">Ključna odrednica ove preobrazbe jest promjena uloge samih građana. Iz položaja pretežno pasivnih primatelja političkih poruka, oni postaju aktivni </w:t>
      </w:r>
      <w:r>
        <w:rPr>
          <w:i/>
          <w:szCs w:val="22"/>
        </w:rPr>
        <w:t>agenti</w:t>
      </w:r>
      <w:r>
        <w:rPr>
          <w:szCs w:val="22"/>
        </w:rPr>
        <w:t xml:space="preserve"> u političkom procesu. Mogućnost trenutačnog komentiranja, dijeljenja sadržaja, stvaranja vlastitih narativa i organiziranja kolektivnih akcija daje im moć kakvu u predinternetskom razdoblju nisu posjedovali. Time se politička rasprava izmješta iz formaliziranih okvira, kao što su parlament ili medijske debate, u znatno širi, otvoreniji, ali i kaotičniji prostor interneta. U takvome se prostoru sučeljavaju službeni politički narativi s nefiltriranim iskustvima, kritikama i alternativnim gledištima građana, što stvara polifonu, ali i polariziranu javnu sferu. Kako primjećuje Castells (2009), moć se u informacijskome dobu sve više nalazi u komunikacijskim mrežama, a sposobnost utjecaja na javni diskurs postaje ključan resurs političke borbe.</w:t>
      </w:r>
    </w:p>
    <w:p w14:paraId="7D2695B4" w14:textId="77777777" w:rsidR="00C955CE" w:rsidRDefault="00C7299E">
      <w:pPr>
        <w:spacing w:after="200"/>
      </w:pPr>
      <w:r>
        <w:rPr>
          <w:szCs w:val="22"/>
        </w:rPr>
        <w:t>```mermaid</w:t>
      </w:r>
    </w:p>
    <w:p w14:paraId="4C4A23E2" w14:textId="77777777" w:rsidR="00C955CE" w:rsidRDefault="00C7299E">
      <w:pPr>
        <w:spacing w:after="200"/>
      </w:pPr>
      <w:r>
        <w:rPr>
          <w:szCs w:val="22"/>
        </w:rPr>
        <w:t>graph LR</w:t>
      </w:r>
    </w:p>
    <w:p w14:paraId="534F7AEE" w14:textId="77777777" w:rsidR="00C955CE" w:rsidRDefault="00C7299E">
      <w:pPr>
        <w:spacing w:after="200"/>
      </w:pPr>
      <w:r>
        <w:rPr>
          <w:szCs w:val="22"/>
        </w:rPr>
        <w:t>subgraph Tradicionalni model</w:t>
      </w:r>
    </w:p>
    <w:p w14:paraId="2B2BD088" w14:textId="77777777" w:rsidR="00C955CE" w:rsidRDefault="00C7299E">
      <w:pPr>
        <w:spacing w:after="200"/>
      </w:pPr>
      <w:r>
        <w:rPr>
          <w:szCs w:val="22"/>
        </w:rPr>
        <w:t>A1[Politički agenti] --Jednosmjerna poruka--&gt; B1(Tradicionalni mediji)</w:t>
      </w:r>
    </w:p>
    <w:p w14:paraId="4AEBC39A" w14:textId="77777777" w:rsidR="00C955CE" w:rsidRDefault="00C7299E">
      <w:pPr>
        <w:spacing w:after="200"/>
      </w:pPr>
      <w:r>
        <w:rPr>
          <w:szCs w:val="22"/>
        </w:rPr>
        <w:t>B1 --Posredovana poruka--&gt; C1(Pasivna publika/građani)</w:t>
      </w:r>
    </w:p>
    <w:p w14:paraId="51BBCEC0" w14:textId="77777777" w:rsidR="00C955CE" w:rsidRDefault="00C7299E">
      <w:pPr>
        <w:spacing w:after="200"/>
      </w:pPr>
      <w:r>
        <w:rPr>
          <w:szCs w:val="22"/>
        </w:rPr>
        <w:t>end</w:t>
      </w:r>
    </w:p>
    <w:p w14:paraId="2CF7737E" w14:textId="77777777" w:rsidR="00C955CE" w:rsidRDefault="00C7299E">
      <w:pPr>
        <w:spacing w:after="200"/>
      </w:pPr>
      <w:r>
        <w:rPr>
          <w:szCs w:val="22"/>
        </w:rPr>
        <w:t>subgraph Mrežni model</w:t>
      </w:r>
    </w:p>
    <w:p w14:paraId="2C167726" w14:textId="77777777" w:rsidR="00C955CE" w:rsidRDefault="00C7299E">
      <w:pPr>
        <w:spacing w:after="200"/>
      </w:pPr>
      <w:r>
        <w:rPr>
          <w:szCs w:val="22"/>
        </w:rPr>
        <w:lastRenderedPageBreak/>
        <w:t>A2[Politički agenti] &lt;--&gt; C2{Digitalne platforme}</w:t>
      </w:r>
    </w:p>
    <w:p w14:paraId="74E5C67E" w14:textId="77777777" w:rsidR="00C955CE" w:rsidRDefault="00C7299E">
      <w:pPr>
        <w:spacing w:after="200"/>
      </w:pPr>
      <w:r>
        <w:rPr>
          <w:szCs w:val="22"/>
        </w:rPr>
        <w:t>B2[Građani kao agenti] &lt;--&gt; C2</w:t>
      </w:r>
    </w:p>
    <w:p w14:paraId="2DFCB9E0" w14:textId="77777777" w:rsidR="00C955CE" w:rsidRDefault="00C7299E">
      <w:pPr>
        <w:spacing w:after="200"/>
      </w:pPr>
      <w:r>
        <w:rPr>
          <w:szCs w:val="22"/>
        </w:rPr>
        <w:t>C2 &lt;--&gt; D2((Elektroničko javno mnijenje))</w:t>
      </w:r>
    </w:p>
    <w:p w14:paraId="537381A4" w14:textId="77777777" w:rsidR="00C955CE" w:rsidRDefault="00C7299E">
      <w:pPr>
        <w:spacing w:after="200"/>
      </w:pPr>
      <w:r>
        <w:rPr>
          <w:szCs w:val="22"/>
        </w:rPr>
        <w:t>A2 &lt;--&gt; B2</w:t>
      </w:r>
    </w:p>
    <w:p w14:paraId="1141646C" w14:textId="77777777" w:rsidR="00C955CE" w:rsidRDefault="00C7299E">
      <w:pPr>
        <w:spacing w:after="200"/>
      </w:pPr>
      <w:r>
        <w:rPr>
          <w:szCs w:val="22"/>
        </w:rPr>
        <w:t>end</w:t>
      </w:r>
    </w:p>
    <w:p w14:paraId="14B62FAB" w14:textId="77777777" w:rsidR="00C955CE" w:rsidRDefault="00C7299E">
      <w:pPr>
        <w:spacing w:after="200"/>
      </w:pPr>
      <w:r>
        <w:rPr>
          <w:szCs w:val="22"/>
        </w:rPr>
        <w:t>style A1 fill:#f9f9f9,stroke:#333,stroke-width:2px</w:t>
      </w:r>
    </w:p>
    <w:p w14:paraId="2C4F81F2" w14:textId="77777777" w:rsidR="00C955CE" w:rsidRDefault="00C7299E">
      <w:pPr>
        <w:spacing w:after="200"/>
      </w:pPr>
      <w:r>
        <w:rPr>
          <w:szCs w:val="22"/>
        </w:rPr>
        <w:t>style B1 fill:#f9f9f9,stroke:#333,stroke-width:2px</w:t>
      </w:r>
    </w:p>
    <w:p w14:paraId="0138FE0E" w14:textId="77777777" w:rsidR="00C955CE" w:rsidRDefault="00C7299E">
      <w:pPr>
        <w:spacing w:after="200"/>
      </w:pPr>
      <w:r>
        <w:rPr>
          <w:szCs w:val="22"/>
        </w:rPr>
        <w:t>style C1 fill:#f9f9f9,stroke:#333,stroke-width:2px</w:t>
      </w:r>
    </w:p>
    <w:p w14:paraId="02770A19" w14:textId="77777777" w:rsidR="00C955CE" w:rsidRDefault="00C7299E">
      <w:pPr>
        <w:spacing w:after="200"/>
      </w:pPr>
      <w:r>
        <w:rPr>
          <w:szCs w:val="22"/>
        </w:rPr>
        <w:t>style A2 fill:#f9f9f9,stroke:#333,stroke-width:2px</w:t>
      </w:r>
    </w:p>
    <w:p w14:paraId="2BCB1E9A" w14:textId="77777777" w:rsidR="00C955CE" w:rsidRDefault="00C7299E">
      <w:pPr>
        <w:spacing w:after="200"/>
      </w:pPr>
      <w:r>
        <w:rPr>
          <w:szCs w:val="22"/>
        </w:rPr>
        <w:t>style B2 fill:#f9f9f9,stroke:#333,stroke-width:2px</w:t>
      </w:r>
    </w:p>
    <w:p w14:paraId="2A61BDCB" w14:textId="77777777" w:rsidR="00C955CE" w:rsidRDefault="00C7299E">
      <w:pPr>
        <w:spacing w:after="200"/>
      </w:pPr>
      <w:r>
        <w:rPr>
          <w:szCs w:val="22"/>
        </w:rPr>
        <w:t>style C2 fill:#f2f2f2,stroke:#333,stroke-width:2px</w:t>
      </w:r>
    </w:p>
    <w:p w14:paraId="02BAD6A6" w14:textId="77777777" w:rsidR="00C955CE" w:rsidRDefault="00C7299E">
      <w:pPr>
        <w:spacing w:after="200"/>
      </w:pPr>
      <w:r>
        <w:rPr>
          <w:szCs w:val="22"/>
        </w:rPr>
        <w:t>style D2 fill:#e2e2e2,stroke:#333,stroke-width:4px</w:t>
      </w:r>
    </w:p>
    <w:p w14:paraId="54C95B7C" w14:textId="77777777" w:rsidR="00C955CE" w:rsidRDefault="00C7299E">
      <w:pPr>
        <w:spacing w:after="200"/>
      </w:pPr>
      <w:r>
        <w:rPr>
          <w:szCs w:val="22"/>
        </w:rPr>
        <w:t>```</w:t>
      </w:r>
    </w:p>
    <w:p w14:paraId="4BC77695" w14:textId="69A0E1E9" w:rsidR="00C955CE" w:rsidRDefault="00C7299E">
      <w:pPr>
        <w:spacing w:after="200"/>
      </w:pPr>
      <w:r>
        <w:rPr>
          <w:b/>
          <w:szCs w:val="22"/>
        </w:rPr>
        <w:t>Prikaz 1.</w:t>
      </w:r>
      <w:r>
        <w:rPr>
          <w:i/>
          <w:szCs w:val="22"/>
        </w:rPr>
        <w:t xml:space="preserve"> </w:t>
      </w:r>
      <w:r>
        <w:rPr>
          <w:szCs w:val="22"/>
        </w:rPr>
        <w:t>Transformacija komunikacijskog modela u političkoj sferi.</w:t>
      </w:r>
    </w:p>
    <w:p w14:paraId="3E1D12B6" w14:textId="77777777" w:rsidR="00C955CE" w:rsidRDefault="00C7299E">
      <w:pPr>
        <w:spacing w:after="200"/>
      </w:pPr>
      <w:r>
        <w:rPr>
          <w:szCs w:val="22"/>
        </w:rPr>
        <w:t>Nadalje, elektroničko javno mnijenje posjeduje svojstva koja ga bitno razlikuju od onoga mjerenog tradicionalnim anketnim istraživanjima. Njegova je glavna odlika brzina nastajanja i promjenjivost; ono reagira na događaje u stvarnome vremenu i može se stubokom promijeniti u roku od nekoliko sati pod utjecajem nove informacije ili viralnog sadržaja. Ono je ujedno i transparentnije u svome nastanku jer se temelji na javno dostupnim podatcima – objavama, komentarima, sviđanjima i dijeljenjima. Međutim, upravo ta svojstva čine ga podložnim manipulaciji. Organizirane skupine, bilo da je riječ o političkim strankama, interesnim lobijima ili stranim akterima, mogu uporabom automatiziranih računa (</w:t>
      </w:r>
      <w:r>
        <w:rPr>
          <w:i/>
          <w:szCs w:val="22"/>
        </w:rPr>
        <w:t>botova</w:t>
      </w:r>
      <w:r>
        <w:rPr>
          <w:szCs w:val="22"/>
        </w:rPr>
        <w:t>) ili koordiniranim kampanjama stvarati lažni dojam masovne podrške ili otpora nekoj ideji, zakonu ili kandidatu.</w:t>
      </w:r>
    </w:p>
    <w:p w14:paraId="7C63AF1F" w14:textId="77777777" w:rsidR="00C955CE" w:rsidRDefault="00C7299E">
      <w:pPr>
        <w:spacing w:after="200"/>
      </w:pPr>
      <w:r>
        <w:rPr>
          <w:szCs w:val="22"/>
        </w:rPr>
        <w:t xml:space="preserve">Struktura internetske javne sfere donosi i druge izazove. Za razliku od Habermasove idealne slike jedinstvene javne sfere u kojoj se racionalnom raspravom dolazi do konsenzusa, digitalni je prostor izrazito fragmentiran. Korisnici se skloni okupljati u istomišljeničke zajednice, stvarajući takozvane </w:t>
      </w:r>
      <w:r>
        <w:rPr>
          <w:i/>
          <w:szCs w:val="22"/>
        </w:rPr>
        <w:t>komore jeke</w:t>
      </w:r>
      <w:r>
        <w:rPr>
          <w:szCs w:val="22"/>
        </w:rPr>
        <w:t xml:space="preserve"> (</w:t>
      </w:r>
      <w:r>
        <w:rPr>
          <w:i/>
          <w:szCs w:val="22"/>
        </w:rPr>
        <w:t>echo chambers</w:t>
      </w:r>
      <w:r>
        <w:rPr>
          <w:szCs w:val="22"/>
        </w:rPr>
        <w:t xml:space="preserve">) ili </w:t>
      </w:r>
      <w:r>
        <w:rPr>
          <w:i/>
          <w:szCs w:val="22"/>
        </w:rPr>
        <w:t>filtrirajuće mjehuriće</w:t>
      </w:r>
      <w:r>
        <w:rPr>
          <w:szCs w:val="22"/>
        </w:rPr>
        <w:t xml:space="preserve"> (</w:t>
      </w:r>
      <w:r>
        <w:rPr>
          <w:i/>
          <w:szCs w:val="22"/>
        </w:rPr>
        <w:t>filter bubbles</w:t>
      </w:r>
      <w:r>
        <w:rPr>
          <w:szCs w:val="22"/>
        </w:rPr>
        <w:t>), gdje su izloženi isključivo onim informacijama i stavovima koji potvrđuju njihova postojeća uvjerenja (Sunstein, 2017). Takva informacijska izolacija otežava međusobno razumijevanje različitih društvenih skupina i snažno pridonosi političkoj polarizaciji. Brzina i doseg digitalne komunikacije, premda noseći golem potencijal za demokratizaciju, istodobno otvaraju prostor za dosad nezabilježeno širenje dezinformacija i lažnih vijesti, čija provjera za prosječnoga korisnika predstavlja znatan kognitivni napor. Politička sfera se, posljedično, suočava s dvostrukim izazovom: s jedne strane, mora se prilagoditi novim oblicima građanskoga sudjelovanja i iskoristiti njihov demokratski potencijal, dok s druge strane mora razviti mehanizme za obranu od manipulacija i očuvanje kvalitete javne rasprave u digitalnom okružju.</w:t>
      </w:r>
    </w:p>
    <w:p w14:paraId="645469C4" w14:textId="77777777" w:rsidR="00C955CE" w:rsidRDefault="00C7299E" w:rsidP="00C7557F">
      <w:pPr>
        <w:pStyle w:val="Heading3"/>
      </w:pPr>
      <w:bookmarkStart w:id="42" w:name="_Toc203221975"/>
      <w:r>
        <w:t>2.6.5 Komunikacija kao temelj civilizacije: pogled unaprijed</w:t>
      </w:r>
      <w:bookmarkEnd w:id="42"/>
    </w:p>
    <w:p w14:paraId="16541E39" w14:textId="77777777" w:rsidR="0003790C" w:rsidRPr="00D7439A" w:rsidRDefault="0003790C" w:rsidP="00D7439A">
      <w:pPr>
        <w:rPr>
          <w:szCs w:val="22"/>
        </w:rPr>
      </w:pPr>
      <w:r w:rsidRPr="00D7439A">
        <w:rPr>
          <w:szCs w:val="22"/>
        </w:rPr>
        <w:t xml:space="preserve">Ulazak u devetnaesto stoljeće donio je dodatne tehnološke inovacije, poput rotirajuće parne preše i kasnije linotipa, koji su ubrzali proces serijske reproducibilnosti. Primjeri američke Penny press tradicije u New Yorku ili pariških ilustriranih novina svjedoče o transformaciji tiskanih medija u dinamičan sustav informiranja. Ubrzani ritmovi tiskanih vijesti i novinarski standardi – hijerarhijska </w:t>
      </w:r>
      <w:r w:rsidRPr="00D7439A">
        <w:rPr>
          <w:szCs w:val="22"/>
        </w:rPr>
        <w:lastRenderedPageBreak/>
        <w:t>organizacija naslova, precizna vremenska datacija i definiran vizualni identitet – postavljali su temelje organizaciji budućih medijskih formata, od radija i televizije pa sve do suvremenih web portala.</w:t>
      </w:r>
    </w:p>
    <w:p w14:paraId="341820BD" w14:textId="6E5F1C6E" w:rsidR="0003790C" w:rsidRPr="00D7439A" w:rsidRDefault="0003790C" w:rsidP="00D7439A">
      <w:r>
        <w:t xml:space="preserve">Istodobno, sveprisutnost jeftinog papira i sve brže preše omogućili su </w:t>
      </w:r>
      <w:commentRangeStart w:id="43"/>
      <w:r>
        <w:t xml:space="preserve">izbijanje </w:t>
      </w:r>
      <w:commentRangeEnd w:id="43"/>
      <w:r>
        <w:rPr>
          <w:rStyle w:val="CommentReference"/>
        </w:rPr>
        <w:commentReference w:id="43"/>
      </w:r>
      <w:r>
        <w:t>političkih pamfleta, izbornih plakata i specijaliziranih časopisa, čime su tiskani mediji postali neizostavan alat za zahtjeve transparentnosti vlasti i odgovornog upravljanja. U kolonijalnim kontekstima, ovaj isti mehanizam masovne cirkulacije teksta oblikovao je antikolonijalne perspektive, uključujući i one koje su se manifestirale kroz latinoameričke listove ilustradosa ili indijske Swadeshi novine. Ovi povijesni primjeri ilustriraju trajno nasljeđe tiskarstva, koje je uspostavilo normu dijeljenja, arhiviranja i standardizacije znanja.</w:t>
      </w:r>
    </w:p>
    <w:p w14:paraId="21D0C8A9" w14:textId="77777777" w:rsidR="00D7439A" w:rsidRPr="00D7439A" w:rsidRDefault="00D7439A" w:rsidP="00D7439A">
      <w:pPr>
        <w:rPr>
          <w:szCs w:val="22"/>
        </w:rPr>
      </w:pPr>
    </w:p>
    <w:p w14:paraId="1CACB6B3" w14:textId="77777777" w:rsidR="0003790C" w:rsidRPr="00D7439A" w:rsidRDefault="0003790C" w:rsidP="00D7439A">
      <w:pPr>
        <w:rPr>
          <w:szCs w:val="22"/>
        </w:rPr>
      </w:pPr>
      <w:r w:rsidRPr="00D7439A">
        <w:rPr>
          <w:szCs w:val="22"/>
        </w:rPr>
        <w:t>Dok je tehnologija evoluirala, principi utkani u tiskarski sustav nastavili su oblikovati način na koji strukturiramo i distribuiramo javne informacije. Svaka nova medijska paradigma – bilo da se radi o radio-foniji, televizijskoj produkciji ili digitalnoj komunikaciji – oslanja se na ideju dostupnosti i otvorenog prijenosa informacija, čime se dodatno učvršćuje temeljna zamisao da znanje pripada cijelom društvu, a ne samo privilegiranim skupinama.</w:t>
      </w:r>
    </w:p>
    <w:p w14:paraId="1806AFC6" w14:textId="77777777" w:rsidR="00D7439A" w:rsidRPr="00D7439A" w:rsidRDefault="00D7439A" w:rsidP="00D7439A">
      <w:pPr>
        <w:rPr>
          <w:szCs w:val="22"/>
        </w:rPr>
      </w:pPr>
    </w:p>
    <w:p w14:paraId="34CF78A5" w14:textId="3F2305D5" w:rsidR="0003790C" w:rsidRDefault="0003790C" w:rsidP="00AB2A26">
      <w:pPr>
        <w:rPr>
          <w:szCs w:val="22"/>
        </w:rPr>
      </w:pPr>
      <w:r w:rsidRPr="00D7439A">
        <w:rPr>
          <w:szCs w:val="22"/>
        </w:rPr>
        <w:t>U konačnici, tiskarstvo ostaje kao prekretnica koja je ne samo transformirala tehniku reprodukcije pisanih sadržaja, već je i oblikovalo kulturnu, znanstvenu i političku dinamiku kroz stoljeća. Ovaj nasljedni utjecaj, koji se proteže od ranih modernih epoha do suvremenih informatičkih društava, svjedoči o tome kako je inovacija u načinu komunikacije postala ključna osovina u preoblikovanju društva – osnova na kojoj danas gradimo nove oblike javnih prostora i intelektualnih zajednica.</w:t>
      </w:r>
    </w:p>
    <w:p w14:paraId="285C9C2A" w14:textId="77777777" w:rsidR="00C955CE" w:rsidRDefault="00C7299E" w:rsidP="00C7557F">
      <w:pPr>
        <w:pStyle w:val="Heading2"/>
      </w:pPr>
      <w:bookmarkStart w:id="44" w:name="_Toc203221976"/>
      <w:r>
        <w:t>2.7</w:t>
      </w:r>
      <w:r>
        <w:tab/>
        <w:t>Internet i digitalna revolucija</w:t>
      </w:r>
      <w:bookmarkEnd w:id="44"/>
    </w:p>
    <w:p w14:paraId="03DFAE42" w14:textId="77777777" w:rsidR="00C955CE" w:rsidRDefault="00C7299E">
      <w:pPr>
        <w:spacing w:after="200"/>
      </w:pPr>
      <w:r>
        <w:rPr>
          <w:szCs w:val="22"/>
        </w:rPr>
        <w:t>Pojam interneta, u svojoj biti, označava opću i sveobuhvatnu mrežu računala koja premrežuje čitav svijet, a čiji se začetci mogu pronaći u projektu ARPANET, proizišlom iz okrilja Ministarstva obrane Sjedinjenih Američkih Država. Upravo je razvoj te mreže postao okosnicom i glavnim pokretačem procesa koji danas nazivamo digitalnom revolucijom – korjenitog prijelaza s analognih na digitalne tehnologije, procesa koji je duboko obilježio drugu polovicu 20. stoljeća.</w:t>
      </w:r>
    </w:p>
    <w:p w14:paraId="372CD9E4" w14:textId="77777777" w:rsidR="00C955CE" w:rsidRDefault="00C7299E">
      <w:pPr>
        <w:spacing w:after="200"/>
      </w:pPr>
      <w:r>
        <w:rPr>
          <w:szCs w:val="22"/>
        </w:rPr>
        <w:t>Snaga interneta ne očituje se samo u njegovoj tehničkoj osnovi, već ponajprije u njegovoj sposobnosti da iz temelja preoblikuje društvene, gospodarske i kulturne paradigme. Omogućivši gotovo trenutačnu i nesmetanu razmjenu informacija na globalnoj razini, internet je dokinuo dotadašnja prostorna i vremenska ograničenja, uspostavivši novo informacijsko društvo u kojemu pristup znanju i podacima postaje ključnim resursom (Castells, 2010). Time su se stubokom promijenili načini na koje pojedinci i zajednice komuniciraju, rade i provode slobodno vrijeme, stvarajući posve nove oblike društvene interakcije i kulturnog izražavanja.</w:t>
      </w:r>
    </w:p>
    <w:p w14:paraId="4EAFD758" w14:textId="77777777" w:rsidR="00C955CE" w:rsidRDefault="00C7299E">
      <w:pPr>
        <w:spacing w:after="200"/>
      </w:pPr>
      <w:r>
        <w:rPr>
          <w:szCs w:val="22"/>
        </w:rPr>
        <w:t xml:space="preserve">U gospodarskom smislu, digitalna revolucija potaknuta internetom dovela je do stvaranja novih tržišta i poslovnih modela koji su bili nezamislivi u analognom dobu. Elektronička trgovina, ekonomija dijeljenja i rad na daljinu samo su neki od primjera disruptivnih inovacija koje su preobrazile čitave industrije. U takvom okruženju, uloga i vještine poslovnih </w:t>
      </w:r>
      <w:r>
        <w:rPr>
          <w:b/>
          <w:szCs w:val="22"/>
        </w:rPr>
        <w:t>agenata</w:t>
      </w:r>
      <w:r>
        <w:rPr>
          <w:szCs w:val="22"/>
        </w:rPr>
        <w:t xml:space="preserve"> također su se morale prilagoditi. Uspješno djelovanje na suvremenom tržištu danas podrazumijeva visoku razinu digitalne pismenosti – sposobnosti snalaženja u digitalnom ekosustavu, korištenja specijaliziranih alata i razumijevanja novih oblika tržišne komunikacije.</w:t>
      </w:r>
    </w:p>
    <w:p w14:paraId="4AE52ACD" w14:textId="77777777" w:rsidR="00C955CE" w:rsidRDefault="00C7299E">
      <w:pPr>
        <w:spacing w:after="200"/>
      </w:pPr>
      <w:r>
        <w:rPr>
          <w:szCs w:val="22"/>
        </w:rPr>
        <w:t xml:space="preserve">Premda su dosezi digitalne revolucije nedvojbeno golemi, bilo bi pogrešno zanemariti i njezine tamnije strane te izazove koje postavlja pred suvremeno društvo. Jedan od temeljnih problema jest takozvani </w:t>
      </w:r>
      <w:r>
        <w:rPr>
          <w:i/>
          <w:szCs w:val="22"/>
        </w:rPr>
        <w:t>digitalni jaz</w:t>
      </w:r>
      <w:r>
        <w:rPr>
          <w:szCs w:val="22"/>
        </w:rPr>
        <w:t>, odnosno sve veća razlika između onih koji imaju pristup informacijskoj tehnologiji i blagodatima koje ona pruža, te onih koji su iz tog procesa isključeni zbog ekonomskih, socijalnih ili geografskih razloga (Norris, 2001). Nadalje, sveprisutna digitalizacija otvorila je i složena pitanja zaštite privatnosti, budući da se golemi skupovi osobnih podataka neprestano prikupljaju i obrađuju.</w:t>
      </w:r>
    </w:p>
    <w:p w14:paraId="54A7E086" w14:textId="77777777" w:rsidR="00C955CE" w:rsidRDefault="00C7299E">
      <w:pPr>
        <w:spacing w:after="200"/>
      </w:pPr>
      <w:r>
        <w:rPr>
          <w:szCs w:val="22"/>
        </w:rPr>
        <w:t xml:space="preserve">Usporedno s time, lakoća širenja informacija putem interneta stvorila je plodno tlo za dezinformacije i zlonamjernu propagandu, što ugrožava temelje javne rasprave i povjerenje u institucije. Borba protiv lažnih vijesti i kibernetičkih prijetnji zahtijeva ne samo razvoj novih tehnoloških i regulatornih okvira, </w:t>
      </w:r>
      <w:r>
        <w:rPr>
          <w:szCs w:val="22"/>
        </w:rPr>
        <w:lastRenderedPageBreak/>
        <w:t>već i sustavno jačanje medijske i digitalne pismenosti cjelokupnog pučanstva. Sposobnost kritičkog vrednovanja informacija postaje, stoga, ključnom vještinom za snalaženje u složenosti digitalnoga doba.</w:t>
      </w:r>
    </w:p>
    <w:p w14:paraId="63DEBBDD" w14:textId="77777777" w:rsidR="00C955CE" w:rsidRDefault="00C7299E" w:rsidP="00C7557F">
      <w:pPr>
        <w:pStyle w:val="Heading3"/>
      </w:pPr>
      <w:bookmarkStart w:id="45" w:name="_Toc203221977"/>
      <w:r>
        <w:t>2.7.1 Proširenje komunikacijskih kanala</w:t>
      </w:r>
      <w:bookmarkEnd w:id="45"/>
    </w:p>
    <w:p w14:paraId="72D9F236" w14:textId="77777777" w:rsidR="00C955CE" w:rsidRDefault="00C7299E">
      <w:pPr>
        <w:spacing w:after="200"/>
      </w:pPr>
      <w:r>
        <w:rPr>
          <w:szCs w:val="22"/>
        </w:rPr>
        <w:t>Suvremeno poslovanje stubokom preobražava narav komunikacije s klijentima, koja uvelike nadilazi okvire puke prodajne transakcije i postaje složen proces izgradnje dugoročnih odnosa. U takvim okolnostima, sposobnost tvrtke da bude prisutna i dostupna putem različitih komunikacijskih platformi prestaje biti prednost i postaje nužnost. Takav pristup, u stručnoj literaturi poznat kao višekanalna komunikacija, prepoznat je kao jedan od ključnih čimbenika za postizanje visokog stupnja zadovoljstva klijenata (Smith, 2021). Spektar tih kanala obuhvaća tradicionalne medije poput telefona i elektroničke pošte, ali se nužno širi i na dinamičnije platforme kao što su društvene mreže, usluge razgovora uživo (</w:t>
      </w:r>
      <w:r>
        <w:rPr>
          <w:i/>
          <w:szCs w:val="22"/>
        </w:rPr>
        <w:t>chat</w:t>
      </w:r>
      <w:r>
        <w:rPr>
          <w:szCs w:val="22"/>
        </w:rPr>
        <w:t>) na mrežnim stranicama te namjenske mobilne aplikacije.</w:t>
      </w:r>
    </w:p>
    <w:p w14:paraId="2E2DF528" w14:textId="77777777" w:rsidR="00C955CE" w:rsidRDefault="00C7299E">
      <w:pPr>
        <w:spacing w:after="200"/>
      </w:pPr>
      <w:r>
        <w:rPr>
          <w:szCs w:val="22"/>
        </w:rPr>
        <w:t>Uvođenje višekanalnog pristupa donosi znatne poslovne probitke. Njime se ne samo proširuje doseg i vidljivost tvrtke prema širem krugu potencijalnih korisnika, već se i bitno obogaćuje cjelokupno korisničko iskustvo. Klijentima se, naime, pruža sloboda odabira onog komunikacijskog puta koji im u danom trenutku najviše odgovara, što pridonosi osjećaju ugodnosti i prilagođenosti usluge njihovim potrebama.</w:t>
      </w:r>
    </w:p>
    <w:p w14:paraId="3422DCF8" w14:textId="77777777" w:rsidR="00C955CE" w:rsidRDefault="00C7299E">
      <w:pPr>
        <w:spacing w:after="200"/>
      </w:pPr>
      <w:r>
        <w:rPr>
          <w:szCs w:val="22"/>
        </w:rPr>
        <w:t>Valja, međutim, naglasiti kako implementacija višekanalne strategije nije isključivo tehničko, već duboko i organizacijsko pitanje. Ona zahtijeva sustavnu edukaciju agenata koji moraju biti osposobljeni za vješto korištenje svih raspoloživih alata. Pritom je od presudne važnosti osigurati da poruke i informacije koje se pružaju klijentima budu usklađene i dosljedne na svim kanalima. Dosljednost u informacijama i kvaliteti usluge, neovisno o odabranom kanalu, postaje temeljem povjerenja (Jones &amp; Lee, 2022). Svako odstupanje, odnosno pružanje proturječnih ili neusklađenih odgovora, neminovno stvara osjećaj nesigurnosti i frustracije kod klijenta, što dugoročno može naštetiti ugledu tvrtke.</w:t>
      </w:r>
    </w:p>
    <w:p w14:paraId="3883DCFA" w14:textId="77777777" w:rsidR="00C955CE" w:rsidRDefault="00C7299E">
      <w:pPr>
        <w:spacing w:after="200"/>
      </w:pPr>
      <w:r>
        <w:rPr>
          <w:szCs w:val="22"/>
        </w:rPr>
        <w:t xml:space="preserve">Stoga se kao krajnji cilj ne postavlja puko postojanje na više kanala, već njihova stvarna i smislena integracija. Taj viši stupanj razvoja, poznat kao </w:t>
      </w:r>
      <w:r>
        <w:rPr>
          <w:b/>
          <w:szCs w:val="22"/>
        </w:rPr>
        <w:t>omnikanalni pristup</w:t>
      </w:r>
      <w:r>
        <w:rPr>
          <w:szCs w:val="22"/>
        </w:rPr>
        <w:t>, podrazumijeva stvaranje jedinstvenog i besprijekornog korisničkog iskustva u kojem su granice između pojedinih kanala gotovo neprimjetne. U takvom, potpuno integriranom sustavu, agent koji komunicira s klijentom ima cjelovit uvid u sve prethodne interakcije, bez obzira na to jesu li se one odvijale putem razgovora uživo, elektroničke pošte ili telefonskog poziva. Klijent može započeti upit na jednoj platformi, nastaviti ga na drugoj i zaključiti na trećoj, a da pritom ne mora ponavljati informacije, čime se cjelokupni proces čini protočnim i usmjerenim na korisnika.</w:t>
      </w:r>
    </w:p>
    <w:p w14:paraId="35C13637" w14:textId="5C078A19" w:rsidR="00C955CE" w:rsidRDefault="00C955CE">
      <w:pPr>
        <w:spacing w:after="200"/>
      </w:pPr>
    </w:p>
    <w:p w14:paraId="5049BC30" w14:textId="77777777" w:rsidR="00C955CE" w:rsidRDefault="00C7299E">
      <w:pPr>
        <w:spacing w:after="200"/>
      </w:pPr>
      <w:r>
        <w:rPr>
          <w:i/>
          <w:szCs w:val="22"/>
        </w:rPr>
        <w:t>Prikaz 1: Razlika između višekanalnog i omnikanalnog pristupa komunikaciji</w:t>
      </w:r>
    </w:p>
    <w:p w14:paraId="37C55FF8" w14:textId="77777777" w:rsidR="00C955CE" w:rsidRDefault="00C7299E">
      <w:pPr>
        <w:spacing w:after="200"/>
      </w:pPr>
      <w:r>
        <w:rPr>
          <w:szCs w:val="22"/>
        </w:rPr>
        <w:t>```mermaid</w:t>
      </w:r>
    </w:p>
    <w:p w14:paraId="29FF8177" w14:textId="77777777" w:rsidR="00C955CE" w:rsidRDefault="00C7299E">
      <w:pPr>
        <w:spacing w:after="200"/>
      </w:pPr>
      <w:r>
        <w:rPr>
          <w:szCs w:val="22"/>
        </w:rPr>
        <w:t>%%{init: {'theme': 'base', 'themeVariables': { 'background': 'white', 'primaryColor': 'black', 'secondaryColor': '#f0f0f0', 'lineColor': '#333', 'textColor': 'black'}}}%%</w:t>
      </w:r>
    </w:p>
    <w:p w14:paraId="4A1679F0" w14:textId="77777777" w:rsidR="00C955CE" w:rsidRDefault="00C7299E">
      <w:pPr>
        <w:spacing w:after="200"/>
      </w:pPr>
      <w:r>
        <w:rPr>
          <w:szCs w:val="22"/>
        </w:rPr>
        <w:t>graph LR</w:t>
      </w:r>
    </w:p>
    <w:p w14:paraId="5B50BF82" w14:textId="77777777" w:rsidR="00C955CE" w:rsidRDefault="00C7299E">
      <w:pPr>
        <w:spacing w:after="200"/>
      </w:pPr>
      <w:r>
        <w:rPr>
          <w:szCs w:val="22"/>
        </w:rPr>
        <w:t>subgraph Višekanalni pristup (razdvojeni kanali)</w:t>
      </w:r>
    </w:p>
    <w:p w14:paraId="43CFB777" w14:textId="77777777" w:rsidR="00C955CE" w:rsidRDefault="00C7299E">
      <w:pPr>
        <w:spacing w:after="200"/>
      </w:pPr>
      <w:r>
        <w:rPr>
          <w:szCs w:val="22"/>
        </w:rPr>
        <w:t>Tvrtka1(Tvrtka)</w:t>
      </w:r>
    </w:p>
    <w:p w14:paraId="12BE36E3" w14:textId="77777777" w:rsidR="00C955CE" w:rsidRDefault="00C7299E">
      <w:pPr>
        <w:spacing w:after="200"/>
      </w:pPr>
      <w:r>
        <w:rPr>
          <w:szCs w:val="22"/>
        </w:rPr>
        <w:t>Klijent1(Klijent)</w:t>
      </w:r>
    </w:p>
    <w:p w14:paraId="264C5019" w14:textId="77777777" w:rsidR="00C955CE" w:rsidRDefault="00C7299E">
      <w:pPr>
        <w:spacing w:after="200"/>
      </w:pPr>
      <w:r>
        <w:rPr>
          <w:szCs w:val="22"/>
        </w:rPr>
        <w:t>Tvrtka1 -- Telefon --&gt; Klijent1</w:t>
      </w:r>
    </w:p>
    <w:p w14:paraId="58A99A4F" w14:textId="77777777" w:rsidR="00C955CE" w:rsidRDefault="00C7299E">
      <w:pPr>
        <w:spacing w:after="200"/>
      </w:pPr>
      <w:r>
        <w:rPr>
          <w:szCs w:val="22"/>
        </w:rPr>
        <w:t>Tvrtka1 -- E-pošta --&gt; Klijent1</w:t>
      </w:r>
    </w:p>
    <w:p w14:paraId="7D91B09F" w14:textId="77777777" w:rsidR="00C955CE" w:rsidRDefault="00C7299E">
      <w:pPr>
        <w:spacing w:after="200"/>
      </w:pPr>
      <w:r>
        <w:rPr>
          <w:szCs w:val="22"/>
        </w:rPr>
        <w:lastRenderedPageBreak/>
        <w:t>Tvrtka1 -- Chat --&gt; Klijent1</w:t>
      </w:r>
    </w:p>
    <w:p w14:paraId="5931C17D" w14:textId="77777777" w:rsidR="00C955CE" w:rsidRDefault="00C7299E">
      <w:pPr>
        <w:spacing w:after="200"/>
      </w:pPr>
      <w:r>
        <w:rPr>
          <w:szCs w:val="22"/>
        </w:rPr>
        <w:t>end</w:t>
      </w:r>
    </w:p>
    <w:p w14:paraId="64D8D0D1" w14:textId="77777777" w:rsidR="00C955CE" w:rsidRDefault="00C7299E">
      <w:pPr>
        <w:spacing w:after="200"/>
      </w:pPr>
      <w:r>
        <w:rPr>
          <w:szCs w:val="22"/>
        </w:rPr>
        <w:t>subgraph Omnikanalni pristup (integrirani kanali)</w:t>
      </w:r>
    </w:p>
    <w:p w14:paraId="6CCFDE28" w14:textId="77777777" w:rsidR="00C955CE" w:rsidRDefault="00C7299E">
      <w:pPr>
        <w:spacing w:after="200"/>
      </w:pPr>
      <w:r>
        <w:rPr>
          <w:szCs w:val="22"/>
        </w:rPr>
        <w:t>Klijent2(Klijent)</w:t>
      </w:r>
    </w:p>
    <w:p w14:paraId="7D8A8483" w14:textId="77777777" w:rsidR="00C955CE" w:rsidRDefault="00C7299E">
      <w:pPr>
        <w:spacing w:after="200"/>
      </w:pPr>
      <w:r>
        <w:rPr>
          <w:szCs w:val="22"/>
        </w:rPr>
        <w:t>style Klijent2 fill:#e6f3ff,stroke:#0056b3</w:t>
      </w:r>
    </w:p>
    <w:p w14:paraId="460A89A7" w14:textId="77777777" w:rsidR="00C955CE" w:rsidRDefault="00C7299E">
      <w:pPr>
        <w:spacing w:after="200"/>
      </w:pPr>
      <w:r>
        <w:rPr>
          <w:szCs w:val="22"/>
        </w:rPr>
        <w:t>subgraph " "</w:t>
      </w:r>
    </w:p>
    <w:p w14:paraId="1D4FB372" w14:textId="77777777" w:rsidR="00C955CE" w:rsidRDefault="00C7299E">
      <w:pPr>
        <w:spacing w:after="200"/>
      </w:pPr>
      <w:r>
        <w:rPr>
          <w:szCs w:val="22"/>
        </w:rPr>
        <w:t>style " " fill:white,stroke:white</w:t>
      </w:r>
    </w:p>
    <w:p w14:paraId="15A3E5D9" w14:textId="77777777" w:rsidR="00C955CE" w:rsidRDefault="00C7299E">
      <w:pPr>
        <w:spacing w:after="200"/>
      </w:pPr>
      <w:r>
        <w:rPr>
          <w:szCs w:val="22"/>
        </w:rPr>
        <w:t>Telefon2(Telefon)</w:t>
      </w:r>
    </w:p>
    <w:p w14:paraId="4BB5699B" w14:textId="77777777" w:rsidR="00C955CE" w:rsidRDefault="00C7299E">
      <w:pPr>
        <w:spacing w:after="200"/>
      </w:pPr>
      <w:r>
        <w:rPr>
          <w:szCs w:val="22"/>
        </w:rPr>
        <w:t>Eposta2(E-pošta)</w:t>
      </w:r>
    </w:p>
    <w:p w14:paraId="09A14CDB" w14:textId="77777777" w:rsidR="00C955CE" w:rsidRDefault="00C7299E">
      <w:pPr>
        <w:spacing w:after="200"/>
      </w:pPr>
      <w:r>
        <w:rPr>
          <w:szCs w:val="22"/>
        </w:rPr>
        <w:t>Chat2(Chat)</w:t>
      </w:r>
    </w:p>
    <w:p w14:paraId="0C0E3678" w14:textId="77777777" w:rsidR="00C955CE" w:rsidRDefault="00C7299E">
      <w:pPr>
        <w:spacing w:after="200"/>
      </w:pPr>
      <w:r>
        <w:rPr>
          <w:szCs w:val="22"/>
        </w:rPr>
        <w:t>end</w:t>
      </w:r>
    </w:p>
    <w:p w14:paraId="184C42F5" w14:textId="77777777" w:rsidR="00C955CE" w:rsidRDefault="00C7299E">
      <w:pPr>
        <w:spacing w:after="200"/>
      </w:pPr>
      <w:r>
        <w:rPr>
          <w:szCs w:val="22"/>
        </w:rPr>
        <w:t>Klijent2 &lt;--&gt; Telefon2</w:t>
      </w:r>
    </w:p>
    <w:p w14:paraId="40B16EAC" w14:textId="77777777" w:rsidR="00C955CE" w:rsidRDefault="00C7299E">
      <w:pPr>
        <w:spacing w:after="200"/>
      </w:pPr>
      <w:r>
        <w:rPr>
          <w:szCs w:val="22"/>
        </w:rPr>
        <w:t>Klijent2 &lt;--&gt; Eposta2</w:t>
      </w:r>
    </w:p>
    <w:p w14:paraId="71EF82C4" w14:textId="77777777" w:rsidR="00C955CE" w:rsidRDefault="00C7299E">
      <w:pPr>
        <w:spacing w:after="200"/>
      </w:pPr>
      <w:r>
        <w:rPr>
          <w:szCs w:val="22"/>
        </w:rPr>
        <w:t>Klijent2 &lt;--&gt; Chat2</w:t>
      </w:r>
    </w:p>
    <w:p w14:paraId="0C788195" w14:textId="77777777" w:rsidR="00C955CE" w:rsidRDefault="00C7299E">
      <w:pPr>
        <w:spacing w:after="200"/>
      </w:pPr>
      <w:r>
        <w:rPr>
          <w:szCs w:val="22"/>
        </w:rPr>
        <w:t>Telefon2 --- Eposta2</w:t>
      </w:r>
    </w:p>
    <w:p w14:paraId="060FE5A8" w14:textId="77777777" w:rsidR="00C955CE" w:rsidRDefault="00C7299E">
      <w:pPr>
        <w:spacing w:after="200"/>
      </w:pPr>
      <w:r>
        <w:rPr>
          <w:szCs w:val="22"/>
        </w:rPr>
        <w:t>Eposta2 --- Chat2</w:t>
      </w:r>
    </w:p>
    <w:p w14:paraId="2AEA1E2C" w14:textId="77777777" w:rsidR="00C955CE" w:rsidRDefault="00C7299E">
      <w:pPr>
        <w:spacing w:after="200"/>
      </w:pPr>
      <w:r>
        <w:rPr>
          <w:szCs w:val="22"/>
        </w:rPr>
        <w:t>Chat2 --- Telefon2</w:t>
      </w:r>
    </w:p>
    <w:p w14:paraId="7294440A" w14:textId="77777777" w:rsidR="00C955CE" w:rsidRDefault="00C7299E">
      <w:pPr>
        <w:spacing w:after="200"/>
      </w:pPr>
      <w:r>
        <w:rPr>
          <w:szCs w:val="22"/>
        </w:rPr>
        <w:t>end</w:t>
      </w:r>
    </w:p>
    <w:p w14:paraId="3D032D77" w14:textId="77777777" w:rsidR="00C955CE" w:rsidRDefault="00C7299E">
      <w:pPr>
        <w:spacing w:after="200"/>
      </w:pPr>
      <w:r>
        <w:rPr>
          <w:szCs w:val="22"/>
        </w:rPr>
        <w:t>```</w:t>
      </w:r>
    </w:p>
    <w:p w14:paraId="3DF4158F" w14:textId="2849D4D9" w:rsidR="00C955CE" w:rsidRDefault="00C955CE">
      <w:pPr>
        <w:spacing w:after="200"/>
      </w:pPr>
    </w:p>
    <w:p w14:paraId="0D54A154" w14:textId="77777777" w:rsidR="00C955CE" w:rsidRDefault="00C7299E" w:rsidP="00C7557F">
      <w:pPr>
        <w:pStyle w:val="Heading3"/>
      </w:pPr>
      <w:bookmarkStart w:id="46" w:name="_Toc203221978"/>
      <w:r>
        <w:t>2.7.2 Suradnja i kolaborativni alati</w:t>
      </w:r>
      <w:bookmarkEnd w:id="46"/>
    </w:p>
    <w:p w14:paraId="02BDD874" w14:textId="77777777" w:rsidR="00C955CE" w:rsidRDefault="00C7299E">
      <w:pPr>
        <w:spacing w:after="200"/>
      </w:pPr>
      <w:r>
        <w:rPr>
          <w:szCs w:val="22"/>
        </w:rPr>
        <w:t>Pojam suradnje, ili kolaboracije, u kontekstu multiagentskih sustava označava temeljni princip djelovanja gdje dva ili više agenta, bili oni umjetni ili ljudski, usklađuju svoje aktivnosti radi postizanja zajedničkoga cilja. Suradnja se bitno razlikuje od puke koordinacije, jer ne podrazumijeva samo izbjegavanje sukoba u djelovanju, već i aktivnu i svrhovitu razmjenu informacija i resursa. Temeljna je pretpostavka svake suradnje postojanje zajedničkoga cilja kojemu teže svi uključeni agenti. Ostvarenje takvoga cilja, koji nadilazi mogućnosti pojedinačnoga djelovanja, nužno podrazumijeva dinamičnu razmjenu znanja i informacija. Ta razmjena omogućuje agentima donošenje boljih odluka i prilagodbu strategija u stvarnom vremenu.</w:t>
      </w:r>
    </w:p>
    <w:p w14:paraId="482591D0" w14:textId="77777777" w:rsidR="00C955CE" w:rsidRDefault="00C7299E">
      <w:pPr>
        <w:spacing w:after="200"/>
      </w:pPr>
      <w:r>
        <w:rPr>
          <w:szCs w:val="22"/>
        </w:rPr>
        <w:t>No, suradnički proces nije lišen izazova, među kojima se ističe mogućnost pojave sukobljenih interesa ili planova među agentima. Stoga je za uspješnu suradnju neophodno postojanje unaprijed definiranih ili dinamički uspostavljenih mehanizama za pregovaranje i rješavanje sukoba. Ti mehanizmi osiguravaju da se parcijalni interesi podrede općem cilju te da se održi koherentnost zajedničkoga djelovanja.</w:t>
      </w:r>
    </w:p>
    <w:p w14:paraId="6457B0D4" w14:textId="77777777" w:rsidR="00C955CE" w:rsidRDefault="00C7299E">
      <w:pPr>
        <w:spacing w:after="200"/>
      </w:pPr>
      <w:r>
        <w:rPr>
          <w:szCs w:val="22"/>
        </w:rPr>
        <w:t>```mermaid</w:t>
      </w:r>
    </w:p>
    <w:p w14:paraId="1327A4D0" w14:textId="77777777" w:rsidR="00C955CE" w:rsidRDefault="00C7299E">
      <w:pPr>
        <w:spacing w:after="200"/>
      </w:pPr>
      <w:r>
        <w:rPr>
          <w:szCs w:val="22"/>
        </w:rPr>
        <w:t>graph LR</w:t>
      </w:r>
    </w:p>
    <w:p w14:paraId="72EA7356" w14:textId="77777777" w:rsidR="00C955CE" w:rsidRDefault="00C7299E">
      <w:pPr>
        <w:spacing w:after="200"/>
      </w:pPr>
      <w:r>
        <w:rPr>
          <w:szCs w:val="22"/>
        </w:rPr>
        <w:lastRenderedPageBreak/>
        <w:t>subgraph "Elementi suradnje"</w:t>
      </w:r>
    </w:p>
    <w:p w14:paraId="275797CA" w14:textId="77777777" w:rsidR="00C955CE" w:rsidRDefault="00C7299E">
      <w:pPr>
        <w:spacing w:after="200"/>
      </w:pPr>
      <w:r>
        <w:rPr>
          <w:szCs w:val="22"/>
        </w:rPr>
        <w:t>A[Zajednički cilj] --&gt; B(Razmjena znanja);</w:t>
      </w:r>
    </w:p>
    <w:p w14:paraId="6666E970" w14:textId="77777777" w:rsidR="00C955CE" w:rsidRDefault="00C7299E">
      <w:pPr>
        <w:spacing w:after="200"/>
      </w:pPr>
      <w:r>
        <w:rPr>
          <w:szCs w:val="22"/>
        </w:rPr>
        <w:t>B --&gt; C{Rješavanje sukoba};</w:t>
      </w:r>
    </w:p>
    <w:p w14:paraId="15164B5A" w14:textId="77777777" w:rsidR="00C955CE" w:rsidRDefault="00C7299E">
      <w:pPr>
        <w:spacing w:after="200"/>
      </w:pPr>
      <w:r>
        <w:rPr>
          <w:szCs w:val="22"/>
        </w:rPr>
        <w:t>C --&gt; D((Uspješna suradnja));</w:t>
      </w:r>
    </w:p>
    <w:p w14:paraId="1355711F" w14:textId="77777777" w:rsidR="00C955CE" w:rsidRDefault="00C7299E">
      <w:pPr>
        <w:spacing w:after="200"/>
      </w:pPr>
      <w:r>
        <w:rPr>
          <w:szCs w:val="22"/>
        </w:rPr>
        <w:t>end</w:t>
      </w:r>
    </w:p>
    <w:p w14:paraId="4FE1794B" w14:textId="77777777" w:rsidR="00C955CE" w:rsidRDefault="00C7299E">
      <w:pPr>
        <w:spacing w:after="200"/>
      </w:pPr>
      <w:r>
        <w:rPr>
          <w:szCs w:val="22"/>
        </w:rPr>
        <w:t>style A fill:#fff,stroke:#333,stroke-width:2px</w:t>
      </w:r>
    </w:p>
    <w:p w14:paraId="17F71395" w14:textId="77777777" w:rsidR="00C955CE" w:rsidRDefault="00C7299E">
      <w:pPr>
        <w:spacing w:after="200"/>
      </w:pPr>
      <w:r>
        <w:rPr>
          <w:szCs w:val="22"/>
        </w:rPr>
        <w:t>style B fill:#fff,stroke:#333,stroke-width:2px</w:t>
      </w:r>
    </w:p>
    <w:p w14:paraId="7CB6ECBA" w14:textId="77777777" w:rsidR="00C955CE" w:rsidRDefault="00C7299E">
      <w:pPr>
        <w:spacing w:after="200"/>
      </w:pPr>
      <w:r>
        <w:rPr>
          <w:szCs w:val="22"/>
        </w:rPr>
        <w:t>style C fill:#fff,stroke:#333,stroke-width:2px</w:t>
      </w:r>
    </w:p>
    <w:p w14:paraId="10A4A538" w14:textId="77777777" w:rsidR="00C955CE" w:rsidRDefault="00C7299E">
      <w:pPr>
        <w:spacing w:after="200"/>
      </w:pPr>
      <w:r>
        <w:rPr>
          <w:szCs w:val="22"/>
        </w:rPr>
        <w:t>style D fill:#fff,stroke:#333,stroke-width:2px</w:t>
      </w:r>
    </w:p>
    <w:p w14:paraId="1762FC62" w14:textId="77777777" w:rsidR="00C955CE" w:rsidRDefault="00C7299E">
      <w:pPr>
        <w:spacing w:after="200"/>
      </w:pPr>
      <w:r>
        <w:rPr>
          <w:szCs w:val="22"/>
        </w:rPr>
        <w:t>```</w:t>
      </w:r>
    </w:p>
    <w:p w14:paraId="4B79076E" w14:textId="77777777" w:rsidR="00C955CE" w:rsidRDefault="00C7299E">
      <w:pPr>
        <w:spacing w:after="200"/>
      </w:pPr>
      <w:r>
        <w:rPr>
          <w:i/>
          <w:szCs w:val="22"/>
        </w:rPr>
        <w:t>Prikaz 1: Temeljni elementi koji čine proces suradnje u multiagentskim sustavima.</w:t>
      </w:r>
    </w:p>
    <w:p w14:paraId="7D1ED9E7" w14:textId="77777777" w:rsidR="00C955CE" w:rsidRDefault="00C7299E">
      <w:pPr>
        <w:spacing w:after="200"/>
      </w:pPr>
      <w:r>
        <w:rPr>
          <w:szCs w:val="22"/>
        </w:rPr>
        <w:t xml:space="preserve">U praktičnoj primjeni, osobito u složenim okruženjima gdje djeluju i ljudi i umjetni agenti, ova se načela ostvaruju uporabom </w:t>
      </w:r>
      <w:r>
        <w:rPr>
          <w:b/>
          <w:szCs w:val="22"/>
        </w:rPr>
        <w:t>kolaborativnih alata</w:t>
      </w:r>
      <w:r>
        <w:rPr>
          <w:szCs w:val="22"/>
        </w:rPr>
        <w:t>. Riječ je o softverskim rješenjima i platformama osmišljenima kako bi se olakšala i strukturirala interakcija među sudionicima. Njihova se funkcija očituje na više razina: od alata za istodobno uređivanje i dijeljenje dokumenata, preko sustava za delegiranje i praćenje zadataka, pa sve do komunikacijskih platformi koje omogućuju asinkronu i sinkronu komunikaciju.</w:t>
      </w:r>
    </w:p>
    <w:p w14:paraId="239A760B" w14:textId="77777777" w:rsidR="00C955CE" w:rsidRDefault="00C7299E">
      <w:pPr>
        <w:spacing w:after="200"/>
      </w:pPr>
      <w:r>
        <w:rPr>
          <w:szCs w:val="22"/>
        </w:rPr>
        <w:t>Uloga ovih alata, međutim, nadilazi puku tehničku potporu. Oni postaju ključni čimbenici u izgradnji i održavanju povjerenja, koje je presudno za svaku dugoročnu i plodonosnu suradnju (Smith, 2020). Ljudski korisnici moraju razviti povjerenje u pouzdanost i predvidljivost umjetnih agenata, a to se postiže upravo kroz transparentne mehanizme interakcije koje kolaborativni alati pružaju. Omogućujući jasan uvid u procese koje agenti izvršavaju, kao i u razloge njihovih odluka, ovi alati jačaju razumijevanje i prihvaćanje agentskoga djelovanja unutar zajedničkoga radnog okruženja (Jones &amp; Lee, 2021). Na taj način, kolaborativni alati ne služe samo kao posrednici u razmjeni informacija, već i kao gradivni elementi socijalne i funkcionalne kohezije unutar hibridnih, ljudsko-agentskih timova.</w:t>
      </w:r>
    </w:p>
    <w:p w14:paraId="1CF7B4B2" w14:textId="77777777" w:rsidR="00C955CE" w:rsidRDefault="00C7299E" w:rsidP="00C7557F">
      <w:pPr>
        <w:pStyle w:val="Heading3"/>
      </w:pPr>
      <w:bookmarkStart w:id="47" w:name="_Toc203221979"/>
      <w:r>
        <w:t>2.7.3 Ekspanzija društvenih mreža</w:t>
      </w:r>
      <w:bookmarkEnd w:id="47"/>
    </w:p>
    <w:p w14:paraId="65DBBF0B" w14:textId="77777777" w:rsidR="00C955CE" w:rsidRDefault="00C7299E">
      <w:pPr>
        <w:spacing w:after="200"/>
      </w:pPr>
      <w:r>
        <w:rPr>
          <w:szCs w:val="22"/>
        </w:rPr>
        <w:t>Ekspanziju društvenih mreža valja promotriti kao jedan od najznačajnijih komunikacijskih i društvenih fenomena dvadeset i prvoga stoljeća. Njezina ishodišta nalaze se u ranim dvijetisućitim godinama, u dobu pionirskih platformi poput Friendstera i MySpacea, koje su postavile temelje za daljnji razvoj digitalne socijalizacije i umrežavanja. One su prve uspostavile model u kojem korisnici stvaraju javne ili polujavne profile, artikuliraju listu drugih korisnika s kojima dijele vezu te pregledavaju i pretražuju vlastite i tuđe veze unutar sustava.</w:t>
      </w:r>
    </w:p>
    <w:p w14:paraId="3A3CF38B" w14:textId="4CD9F81D" w:rsidR="00C955CE" w:rsidRDefault="00C7299E">
      <w:pPr>
        <w:spacing w:after="200"/>
      </w:pPr>
      <w:r>
        <w:t xml:space="preserve">Istinsku prekretnicu, međutim, predstavlja pojava Facebooka 2004. godine, platforme koja je u temelju izmijenila paradigmu digitalne interakcije. Uspjeh te mreže počivao je na dotad novom pristupu: umjesto stvaranja anonimnih virtualnih identiteta, težište je postavljeno na preslikavanje i utvrđivanje postojećih društvenih veza unutar digitalnog okružja. Time se poticalo korištenje stvarnih imena i povezivanje s osobama iz neposredne </w:t>
      </w:r>
      <w:commentRangeStart w:id="48"/>
      <w:r>
        <w:t xml:space="preserve">socijalne </w:t>
      </w:r>
      <w:commentRangeEnd w:id="48"/>
      <w:r>
        <w:rPr>
          <w:rStyle w:val="CommentReference"/>
        </w:rPr>
        <w:commentReference w:id="48"/>
      </w:r>
      <w:r>
        <w:t>zbilje korisnika, što je stvorilo osjećaj autentičnosti i povjerenja koji je prethodnim mrežama nedostajao (</w:t>
      </w:r>
      <w:r w:rsidR="2ABBE275">
        <w:t>Boyd</w:t>
      </w:r>
      <w:r>
        <w:t xml:space="preserve"> &amp; Ellison, 2007).</w:t>
      </w:r>
    </w:p>
    <w:p w14:paraId="4F580093" w14:textId="51D2A4CA" w:rsidR="00C955CE" w:rsidRDefault="00C7299E">
      <w:pPr>
        <w:spacing w:after="200"/>
      </w:pPr>
      <w:r>
        <w:t xml:space="preserve">Daljnja diverzifikacija oblika digitalne komunikacije očitovala se u pojavi Twittera, koji je uveo sažeti format mikroblogiranja. Ograničavanjem poruka na malen broj znakova omogućio je dotad neviđenu brzinu protoka informacija, vijesti i osobnih objava u stvarnom vremenu. </w:t>
      </w:r>
      <w:commentRangeStart w:id="49"/>
      <w:r>
        <w:t xml:space="preserve">Uporedo </w:t>
      </w:r>
      <w:commentRangeEnd w:id="49"/>
      <w:r>
        <w:rPr>
          <w:rStyle w:val="CommentReference"/>
        </w:rPr>
        <w:commentReference w:id="49"/>
      </w:r>
      <w:r>
        <w:t xml:space="preserve">s tim, tehnološki napredak, ponajprije široka dostupnost pametnih telefona, usmjerio je razvoj prema </w:t>
      </w:r>
      <w:r>
        <w:lastRenderedPageBreak/>
        <w:t>mobilnim aplikacijama i vizualnom sadržaju. Platforme poput Instagrama i Snapchata svoje su temelje izgradile upravo na razmjeni fotografija i kratkih videozapisa. One su time nadišle puku funkciju komunikacijskog alata te postale istaknutim prostorima za konstrukciju i izražavanje osobnog i kolektivnog identiteta (Van Dijck, 2013).</w:t>
      </w:r>
    </w:p>
    <w:p w14:paraId="7E1AE283" w14:textId="77777777" w:rsidR="00C955CE" w:rsidRDefault="00C7299E">
      <w:pPr>
        <w:spacing w:after="200"/>
      </w:pPr>
      <w:r>
        <w:rPr>
          <w:szCs w:val="22"/>
        </w:rPr>
        <w:t xml:space="preserve">Razvoj je tekao i u smjeru funkcionalne specijalizacije, što je najočitije u uspostavi profesionalnih mreža poput LinkedIna, koje su postale nezaobilaznim poprištem za razvoj karijere, poslovno umrežavanje i predstavljanje profesionalnih postignuća. Suvremeni trenutak, pak, obilježava prevlast platformi zasnovanih na kratkom videoformatu, među kojima se ističe TikTok. Njegova osobitost ne leži samo u sadržaju, već ponajprije u načinu njegove distribucije, gdje algoritamski sustav preuzima središnju ulogu. U takvom modelu, algoritam postaje ključni </w:t>
      </w:r>
      <w:r>
        <w:rPr>
          <w:b/>
          <w:szCs w:val="22"/>
        </w:rPr>
        <w:t>agent</w:t>
      </w:r>
      <w:r>
        <w:rPr>
          <w:szCs w:val="22"/>
        </w:rPr>
        <w:t xml:space="preserve"> koji posreduje između sadržaja i korisnika, aktivno i neprestano oblikujući njegovo cjelokupno iskustvo personaliziranim preporukama.</w:t>
      </w:r>
    </w:p>
    <w:p w14:paraId="6870B6FF" w14:textId="77777777" w:rsidR="00C955CE" w:rsidRDefault="00C7299E">
      <w:pPr>
        <w:spacing w:after="200"/>
      </w:pPr>
      <w:r>
        <w:rPr>
          <w:szCs w:val="22"/>
        </w:rPr>
        <w:t>```mermaid</w:t>
      </w:r>
    </w:p>
    <w:p w14:paraId="472934C5" w14:textId="77777777" w:rsidR="00C955CE" w:rsidRDefault="00C7299E">
      <w:pPr>
        <w:spacing w:after="200"/>
      </w:pPr>
      <w:r>
        <w:rPr>
          <w:szCs w:val="22"/>
        </w:rPr>
        <w:t>graph LR</w:t>
      </w:r>
    </w:p>
    <w:p w14:paraId="12DA4522" w14:textId="77777777" w:rsidR="00C955CE" w:rsidRDefault="00C7299E">
      <w:pPr>
        <w:spacing w:after="200"/>
      </w:pPr>
      <w:r>
        <w:rPr>
          <w:szCs w:val="22"/>
        </w:rPr>
        <w:t>%%{init: {'theme': 'base', 'themeVariables': { 'background': '#ffffff'}}}%%</w:t>
      </w:r>
    </w:p>
    <w:p w14:paraId="5A9ADB7A" w14:textId="77777777" w:rsidR="00C955CE" w:rsidRDefault="00C7299E">
      <w:pPr>
        <w:spacing w:after="200"/>
      </w:pPr>
      <w:r>
        <w:rPr>
          <w:szCs w:val="22"/>
        </w:rPr>
        <w:t>subgraph Faza 1: Pioniri (rano 21. st.)</w:t>
      </w:r>
    </w:p>
    <w:p w14:paraId="01E2C505" w14:textId="77777777" w:rsidR="00C955CE" w:rsidRDefault="00C7299E">
      <w:pPr>
        <w:spacing w:after="200"/>
      </w:pPr>
      <w:r>
        <w:rPr>
          <w:szCs w:val="22"/>
        </w:rPr>
        <w:t>A[Friendster]</w:t>
      </w:r>
    </w:p>
    <w:p w14:paraId="73AD014B" w14:textId="77777777" w:rsidR="00C955CE" w:rsidRDefault="00C7299E">
      <w:pPr>
        <w:spacing w:after="200"/>
      </w:pPr>
      <w:r>
        <w:rPr>
          <w:szCs w:val="22"/>
        </w:rPr>
        <w:t>B[MySpace]</w:t>
      </w:r>
    </w:p>
    <w:p w14:paraId="4F178818" w14:textId="77777777" w:rsidR="00C955CE" w:rsidRDefault="00C7299E">
      <w:pPr>
        <w:spacing w:after="200"/>
      </w:pPr>
      <w:r>
        <w:rPr>
          <w:szCs w:val="22"/>
        </w:rPr>
        <w:t>end</w:t>
      </w:r>
    </w:p>
    <w:p w14:paraId="54CCD636" w14:textId="77777777" w:rsidR="00C955CE" w:rsidRDefault="00C7299E">
      <w:pPr>
        <w:spacing w:after="200"/>
      </w:pPr>
      <w:r>
        <w:rPr>
          <w:szCs w:val="22"/>
        </w:rPr>
        <w:t>subgraph Faza 2: Prekretnica i konsolidacija</w:t>
      </w:r>
    </w:p>
    <w:p w14:paraId="5142B91F" w14:textId="77777777" w:rsidR="00C955CE" w:rsidRDefault="00C7299E">
      <w:pPr>
        <w:spacing w:after="200"/>
      </w:pPr>
      <w:r>
        <w:rPr>
          <w:szCs w:val="22"/>
        </w:rPr>
        <w:t>C[Facebook &lt;br&gt;&lt;i&gt;(Stvarni identiteti)&lt;/i&gt;]</w:t>
      </w:r>
    </w:p>
    <w:p w14:paraId="07C4BC7F" w14:textId="77777777" w:rsidR="00C955CE" w:rsidRDefault="00C7299E">
      <w:pPr>
        <w:spacing w:after="200"/>
      </w:pPr>
      <w:r>
        <w:rPr>
          <w:szCs w:val="22"/>
        </w:rPr>
        <w:t>end</w:t>
      </w:r>
    </w:p>
    <w:p w14:paraId="21800CA3" w14:textId="77777777" w:rsidR="00C955CE" w:rsidRDefault="00C7299E">
      <w:pPr>
        <w:spacing w:after="200"/>
      </w:pPr>
      <w:r>
        <w:rPr>
          <w:szCs w:val="22"/>
        </w:rPr>
        <w:t>subgraph Faza 3: Diverzifikacija i mobilnost</w:t>
      </w:r>
    </w:p>
    <w:p w14:paraId="48717B0B" w14:textId="77777777" w:rsidR="00C955CE" w:rsidRDefault="00C7299E">
      <w:pPr>
        <w:spacing w:after="200"/>
      </w:pPr>
      <w:r>
        <w:rPr>
          <w:szCs w:val="22"/>
        </w:rPr>
        <w:t>D[Twitter &lt;br&gt;&lt;i&gt;(Mikrobloging)&lt;/i&gt;]</w:t>
      </w:r>
    </w:p>
    <w:p w14:paraId="448A26D1" w14:textId="77777777" w:rsidR="00C955CE" w:rsidRDefault="00C7299E">
      <w:pPr>
        <w:spacing w:after="200"/>
      </w:pPr>
      <w:r>
        <w:rPr>
          <w:szCs w:val="22"/>
        </w:rPr>
        <w:t>E[Instagram &amp; Snapchat &lt;br&gt;&lt;i&gt;(Vizualni sadržaj)&lt;/i&gt;]</w:t>
      </w:r>
    </w:p>
    <w:p w14:paraId="03000742" w14:textId="77777777" w:rsidR="00C955CE" w:rsidRDefault="00C7299E">
      <w:pPr>
        <w:spacing w:after="200"/>
      </w:pPr>
      <w:r>
        <w:rPr>
          <w:szCs w:val="22"/>
        </w:rPr>
        <w:t>F[LinkedIn &lt;br&gt;&lt;i&gt;(Profesionalno umrežavanje)&lt;/i&gt;]</w:t>
      </w:r>
    </w:p>
    <w:p w14:paraId="33230E99" w14:textId="77777777" w:rsidR="00C955CE" w:rsidRDefault="00C7299E">
      <w:pPr>
        <w:spacing w:after="200"/>
      </w:pPr>
      <w:r>
        <w:rPr>
          <w:szCs w:val="22"/>
        </w:rPr>
        <w:t>end</w:t>
      </w:r>
    </w:p>
    <w:p w14:paraId="62F3D016" w14:textId="77777777" w:rsidR="00C955CE" w:rsidRDefault="00C7299E">
      <w:pPr>
        <w:spacing w:after="200"/>
      </w:pPr>
      <w:r>
        <w:rPr>
          <w:szCs w:val="22"/>
        </w:rPr>
        <w:t>subgraph Faza 4: Algoritamsko doba</w:t>
      </w:r>
    </w:p>
    <w:p w14:paraId="3E82B7EE" w14:textId="77777777" w:rsidR="00C955CE" w:rsidRDefault="00C7299E">
      <w:pPr>
        <w:spacing w:after="200"/>
      </w:pPr>
      <w:r>
        <w:rPr>
          <w:szCs w:val="22"/>
        </w:rPr>
        <w:t>G[TikTok &lt;br&gt;&lt;i&gt;(Kratki video i algoritmi)&lt;/i&gt;]</w:t>
      </w:r>
    </w:p>
    <w:p w14:paraId="37D6FA6E" w14:textId="77777777" w:rsidR="00C955CE" w:rsidRDefault="00C7299E">
      <w:pPr>
        <w:spacing w:after="200"/>
      </w:pPr>
      <w:r>
        <w:rPr>
          <w:szCs w:val="22"/>
        </w:rPr>
        <w:t>end</w:t>
      </w:r>
    </w:p>
    <w:p w14:paraId="4D52270D" w14:textId="77777777" w:rsidR="00C955CE" w:rsidRDefault="00C7299E">
      <w:pPr>
        <w:spacing w:after="200"/>
      </w:pPr>
      <w:r>
        <w:rPr>
          <w:szCs w:val="22"/>
        </w:rPr>
        <w:t>A --&gt; C;</w:t>
      </w:r>
    </w:p>
    <w:p w14:paraId="63B0F670" w14:textId="77777777" w:rsidR="00C955CE" w:rsidRDefault="00C7299E">
      <w:pPr>
        <w:spacing w:after="200"/>
      </w:pPr>
      <w:r>
        <w:rPr>
          <w:szCs w:val="22"/>
        </w:rPr>
        <w:t>B --&gt; C;</w:t>
      </w:r>
    </w:p>
    <w:p w14:paraId="16EB02ED" w14:textId="77777777" w:rsidR="00C955CE" w:rsidRDefault="00C7299E">
      <w:pPr>
        <w:spacing w:after="200"/>
      </w:pPr>
      <w:r>
        <w:rPr>
          <w:szCs w:val="22"/>
        </w:rPr>
        <w:t>C --&gt; D;</w:t>
      </w:r>
    </w:p>
    <w:p w14:paraId="50DC0893" w14:textId="77777777" w:rsidR="00C955CE" w:rsidRDefault="00C7299E">
      <w:pPr>
        <w:spacing w:after="200"/>
      </w:pPr>
      <w:r>
        <w:rPr>
          <w:szCs w:val="22"/>
        </w:rPr>
        <w:t>C --&gt; E;</w:t>
      </w:r>
    </w:p>
    <w:p w14:paraId="2441DE60" w14:textId="77777777" w:rsidR="00C955CE" w:rsidRDefault="00C7299E">
      <w:pPr>
        <w:spacing w:after="200"/>
      </w:pPr>
      <w:r>
        <w:rPr>
          <w:szCs w:val="22"/>
        </w:rPr>
        <w:t>C --&gt; F;</w:t>
      </w:r>
    </w:p>
    <w:p w14:paraId="0DFCBCBB" w14:textId="77777777" w:rsidR="00C955CE" w:rsidRDefault="00C7299E">
      <w:pPr>
        <w:spacing w:after="200"/>
      </w:pPr>
      <w:r>
        <w:rPr>
          <w:szCs w:val="22"/>
        </w:rPr>
        <w:lastRenderedPageBreak/>
        <w:t>E --&gt; G;</w:t>
      </w:r>
    </w:p>
    <w:p w14:paraId="33E0F9B9" w14:textId="77777777" w:rsidR="00C955CE" w:rsidRDefault="00C7299E">
      <w:pPr>
        <w:spacing w:after="200"/>
      </w:pPr>
      <w:r>
        <w:rPr>
          <w:szCs w:val="22"/>
        </w:rPr>
        <w:t>style A fill:#f9f,stroke:#333,stroke-width:2px</w:t>
      </w:r>
    </w:p>
    <w:p w14:paraId="58D8F2FD" w14:textId="77777777" w:rsidR="00C955CE" w:rsidRDefault="00C7299E">
      <w:pPr>
        <w:spacing w:after="200"/>
      </w:pPr>
      <w:r>
        <w:rPr>
          <w:szCs w:val="22"/>
        </w:rPr>
        <w:t>style B fill:#f9f,stroke:#333,stroke-width:2px</w:t>
      </w:r>
    </w:p>
    <w:p w14:paraId="15EECA60" w14:textId="77777777" w:rsidR="00C955CE" w:rsidRDefault="00C7299E">
      <w:pPr>
        <w:spacing w:after="200"/>
      </w:pPr>
      <w:r>
        <w:rPr>
          <w:szCs w:val="22"/>
        </w:rPr>
        <w:t>style C fill:#ccf,stroke:#333,stroke-width:2px</w:t>
      </w:r>
    </w:p>
    <w:p w14:paraId="04D67F06" w14:textId="77777777" w:rsidR="00C955CE" w:rsidRDefault="00C7299E">
      <w:pPr>
        <w:spacing w:after="200"/>
      </w:pPr>
      <w:r>
        <w:rPr>
          <w:szCs w:val="22"/>
        </w:rPr>
        <w:t>style D fill:#9cf,stroke:#333,stroke-width:2px</w:t>
      </w:r>
    </w:p>
    <w:p w14:paraId="33D3BADC" w14:textId="77777777" w:rsidR="00C955CE" w:rsidRDefault="00C7299E">
      <w:pPr>
        <w:spacing w:after="200"/>
      </w:pPr>
      <w:r>
        <w:rPr>
          <w:szCs w:val="22"/>
        </w:rPr>
        <w:t>style E fill:#9cf,stroke:#333,stroke-width:2px</w:t>
      </w:r>
    </w:p>
    <w:p w14:paraId="5CB44DCE" w14:textId="77777777" w:rsidR="00C955CE" w:rsidRDefault="00C7299E">
      <w:pPr>
        <w:spacing w:after="200"/>
      </w:pPr>
      <w:r>
        <w:rPr>
          <w:szCs w:val="22"/>
        </w:rPr>
        <w:t>style F fill:#9cf,stroke:#333,stroke-width:2px</w:t>
      </w:r>
    </w:p>
    <w:p w14:paraId="0C19C768" w14:textId="77777777" w:rsidR="00C955CE" w:rsidRDefault="00C7299E">
      <w:pPr>
        <w:spacing w:after="200"/>
      </w:pPr>
      <w:r>
        <w:rPr>
          <w:szCs w:val="22"/>
        </w:rPr>
        <w:t>style G fill:#9fc,stroke:#333,stroke-width:2px</w:t>
      </w:r>
    </w:p>
    <w:p w14:paraId="5403A604" w14:textId="77777777" w:rsidR="00C955CE" w:rsidRDefault="00C7299E">
      <w:pPr>
        <w:spacing w:after="200"/>
      </w:pPr>
      <w:r>
        <w:rPr>
          <w:szCs w:val="22"/>
        </w:rPr>
        <w:t>```</w:t>
      </w:r>
    </w:p>
    <w:p w14:paraId="2B04BB00" w14:textId="77777777" w:rsidR="00C955CE" w:rsidRDefault="00C7299E">
      <w:pPr>
        <w:spacing w:after="200"/>
      </w:pPr>
      <w:r>
        <w:rPr>
          <w:i/>
          <w:szCs w:val="22"/>
        </w:rPr>
        <w:t>Prikaz 1. Evolucijski tijek razvoja ključnih društvenih mreža i njihovih temeljnih značajki.</w:t>
      </w:r>
    </w:p>
    <w:p w14:paraId="6F86B6C7" w14:textId="77777777" w:rsidR="00C955CE" w:rsidRDefault="00C7299E">
      <w:pPr>
        <w:spacing w:after="200"/>
      </w:pPr>
      <w:r>
        <w:rPr>
          <w:szCs w:val="22"/>
        </w:rPr>
        <w:t>Naposljetku, važno je istaknuti da se ekspanzija društvenih mreža ne može svesti isključivo na tehnološku dimenziju. Njezine su implikacije duboko društvene, kulturne i političke. Te su platforme preuzele ulogu središnjih arena za javni diskurs, političko organiziranje i društveni aktivizam, ali su istodobno postale i plodno tlo za sustavno širenje dezinformacija i manipulativnih sadržaja (Zuboff, 2019). Stoga njihov utjecaj na suvremeno društvo valja razumjeti u svoj njegovoj složenosti i proturječnosti, kao pojavu koja preoblikuje načine na koje komuniciramo, radimo, stvaramo zajednice i poimamo sami sebe.</w:t>
      </w:r>
    </w:p>
    <w:p w14:paraId="240E491C" w14:textId="77777777" w:rsidR="00C955CE" w:rsidRDefault="00C7299E" w:rsidP="00EC3FF9">
      <w:pPr>
        <w:pStyle w:val="Heading3"/>
      </w:pPr>
      <w:bookmarkStart w:id="50" w:name="_Toc203221980"/>
      <w:r>
        <w:t>2.7.4 Digitalna plemena i trgovi znanja: anatomija uspješnih online zajednica</w:t>
      </w:r>
      <w:bookmarkEnd w:id="50"/>
    </w:p>
    <w:p w14:paraId="53177ECD" w14:textId="77777777" w:rsidR="00C955CE" w:rsidRDefault="00C7299E">
      <w:pPr>
        <w:spacing w:after="200"/>
      </w:pPr>
      <w:r>
        <w:rPr>
          <w:szCs w:val="22"/>
        </w:rPr>
        <w:t xml:space="preserve">Pojam online zajednice obuhvaća složene društvene sustave koji se oblikuju u digitalnom prostoru, a čije se ustrojstvo i dinamika mogu podrobnije razumjeti kroz metafore </w:t>
      </w:r>
      <w:r>
        <w:rPr>
          <w:i/>
          <w:szCs w:val="22"/>
        </w:rPr>
        <w:t>digitalnih plemena</w:t>
      </w:r>
      <w:r>
        <w:rPr>
          <w:szCs w:val="22"/>
        </w:rPr>
        <w:t xml:space="preserve"> i </w:t>
      </w:r>
      <w:r>
        <w:rPr>
          <w:i/>
          <w:szCs w:val="22"/>
        </w:rPr>
        <w:t>trgova znanja</w:t>
      </w:r>
      <w:r>
        <w:rPr>
          <w:szCs w:val="22"/>
        </w:rPr>
        <w:t>. Ovi virtualni prostori nisu tek puka spremišta informacija, već živi organizmi u kojima pojedinci, vođeni zajedničkim interesima, strastima ili ciljevima, uspostavljaju trajne veze, izgrađuju društveni kapital i sudjeluju u kolektivnom stvaranju vrijednosti (Rheingold, 2000). Kako bismo proniknuli u anatomiju njihova uspjeha, nužno je promotriti temeljne elemente koji ih čine postojanima i svrhovitima.</w:t>
      </w:r>
    </w:p>
    <w:p w14:paraId="47687130" w14:textId="77777777" w:rsidR="00C955CE" w:rsidRDefault="00C7299E">
      <w:pPr>
        <w:spacing w:after="200"/>
      </w:pPr>
      <w:r>
        <w:rPr>
          <w:szCs w:val="22"/>
        </w:rPr>
        <w:t xml:space="preserve">Temeljni preduvjet za nastanak i opstanak svake životne online zajednice jest postojanje snažnog i jasno definiranog </w:t>
      </w:r>
      <w:r>
        <w:rPr>
          <w:i/>
          <w:szCs w:val="22"/>
        </w:rPr>
        <w:t>zajedničkog interesa</w:t>
      </w:r>
      <w:r>
        <w:rPr>
          <w:szCs w:val="22"/>
        </w:rPr>
        <w:t>. Bilo da je riječ o profesionalnoj suradnji, hobističkoj strasti ili pružanju uzajamne podrške, upravo ta središnja točka okupljanja daje zajednici njezin identitet i smisao. Ona djeluje kao gravitacijsko središte koje privlači nove članove i zadržava postojeće, osiguravajući unutarnju koheziju. Bez te zajedničke svrhe, zajednica se rasipa u mnoštvo nepovezanih interakcija i gubi razlog svojega postojanja.</w:t>
      </w:r>
    </w:p>
    <w:p w14:paraId="0CCB1BCD" w14:textId="77777777" w:rsidR="00C955CE" w:rsidRDefault="00C7299E">
      <w:pPr>
        <w:spacing w:after="200"/>
      </w:pPr>
      <w:r>
        <w:rPr>
          <w:szCs w:val="22"/>
        </w:rPr>
        <w:t xml:space="preserve">Na tom temelju izgrađuje se ključni stup svake uspješne zajednice: </w:t>
      </w:r>
      <w:r>
        <w:rPr>
          <w:i/>
          <w:szCs w:val="22"/>
        </w:rPr>
        <w:t>uzajamno povjerenje i društveni kapital</w:t>
      </w:r>
      <w:r>
        <w:rPr>
          <w:szCs w:val="22"/>
        </w:rPr>
        <w:t>. Povjerenje nije zadano, ono se postupno stječe kroz ponovljene pozitivne interakcije, pouzdanost i poštivanje uspostavljenih normi. Akumulacijom takvih iskustava stvara se društveni kapital, odnosno mreža odnosa i uzajamnosti koja članovima omogućuje učinkovitu suradnju i osjećaj sigurnosti (Putnam, 2000). U takvom okružju, članovi su spremniji dijeliti vrijedne informacije, otvoreno tražiti pomoć i ulagati vlastito vrijeme i trud u dobrobit cjeline.</w:t>
      </w:r>
    </w:p>
    <w:p w14:paraId="66F64762" w14:textId="77777777" w:rsidR="00C955CE" w:rsidRDefault="00C7299E">
      <w:pPr>
        <w:spacing w:after="200"/>
      </w:pPr>
      <w:r>
        <w:rPr>
          <w:szCs w:val="22"/>
        </w:rPr>
        <w:t xml:space="preserve">Svako digitalno pleme razvija vlastiti sustav </w:t>
      </w:r>
      <w:r>
        <w:rPr>
          <w:i/>
          <w:szCs w:val="22"/>
        </w:rPr>
        <w:t>pravila i normi ponašanja</w:t>
      </w:r>
      <w:r>
        <w:rPr>
          <w:szCs w:val="22"/>
        </w:rPr>
        <w:t xml:space="preserve">, bilo da su ona izričito kodificirana u obliku pravila foruma ili da postoje kao prešutni, implicitni dogovori. Ta pravila uređuju komunikaciju, rješavaju sukobe i štite zajednicu od destruktivnih ponašanja. Uz formalna pravila, od presudne je važnosti i razvoj specifičnog </w:t>
      </w:r>
      <w:r>
        <w:rPr>
          <w:i/>
          <w:szCs w:val="22"/>
        </w:rPr>
        <w:t>jezika, žargona i simbola</w:t>
      </w:r>
      <w:r>
        <w:rPr>
          <w:szCs w:val="22"/>
        </w:rPr>
        <w:t xml:space="preserve"> koji su razumljivi samo članovima. Takav interni kod ne samo da olakšava i ubrzava komunikaciju o složenim temama, već i snažno učvršćuje osjećaj pripadnosti i kolektivnog identiteta, jasno razgraničavajući "nas" od "njih".</w:t>
      </w:r>
    </w:p>
    <w:p w14:paraId="111D787C" w14:textId="77777777" w:rsidR="00C955CE" w:rsidRDefault="00C7299E">
      <w:pPr>
        <w:spacing w:after="200"/>
      </w:pPr>
      <w:r>
        <w:rPr>
          <w:szCs w:val="22"/>
        </w:rPr>
        <w:lastRenderedPageBreak/>
        <w:t>```mermaid</w:t>
      </w:r>
    </w:p>
    <w:p w14:paraId="32A3E685" w14:textId="77777777" w:rsidR="00C955CE" w:rsidRDefault="00C7299E">
      <w:pPr>
        <w:spacing w:after="200"/>
      </w:pPr>
      <w:r>
        <w:rPr>
          <w:szCs w:val="22"/>
        </w:rPr>
        <w:t>graph LR</w:t>
      </w:r>
    </w:p>
    <w:p w14:paraId="54CF3C01" w14:textId="77777777" w:rsidR="00C955CE" w:rsidRDefault="00C7299E">
      <w:pPr>
        <w:spacing w:after="200"/>
      </w:pPr>
      <w:r>
        <w:rPr>
          <w:szCs w:val="22"/>
        </w:rPr>
        <w:t>subgraph "Elementi uspješne online zajednice"</w:t>
      </w:r>
    </w:p>
    <w:p w14:paraId="2D3DDB57" w14:textId="77777777" w:rsidR="00C955CE" w:rsidRDefault="00C7299E">
      <w:pPr>
        <w:spacing w:after="200"/>
      </w:pPr>
      <w:r>
        <w:rPr>
          <w:szCs w:val="22"/>
        </w:rPr>
        <w:t>A[Zajednički cilj ili interes] --&gt; B(Interakcija i komunikacija);</w:t>
      </w:r>
    </w:p>
    <w:p w14:paraId="39145E70" w14:textId="77777777" w:rsidR="00C955CE" w:rsidRDefault="00C7299E">
      <w:pPr>
        <w:spacing w:after="200"/>
      </w:pPr>
      <w:r>
        <w:rPr>
          <w:szCs w:val="22"/>
        </w:rPr>
        <w:t>B --&gt; C{Izgradnja povjerenja};</w:t>
      </w:r>
    </w:p>
    <w:p w14:paraId="5D77D39D" w14:textId="77777777" w:rsidR="00C955CE" w:rsidRDefault="00C7299E">
      <w:pPr>
        <w:spacing w:after="200"/>
      </w:pPr>
      <w:r>
        <w:rPr>
          <w:szCs w:val="22"/>
        </w:rPr>
        <w:t>C --&gt; D[Društveni kapital];</w:t>
      </w:r>
    </w:p>
    <w:p w14:paraId="58FE2193" w14:textId="77777777" w:rsidR="00C955CE" w:rsidRDefault="00C7299E">
      <w:pPr>
        <w:spacing w:after="200"/>
      </w:pPr>
      <w:r>
        <w:rPr>
          <w:szCs w:val="22"/>
        </w:rPr>
        <w:t>D --&gt; E((Kolektivna vrijednost));</w:t>
      </w:r>
    </w:p>
    <w:p w14:paraId="285AE1B1" w14:textId="77777777" w:rsidR="00C955CE" w:rsidRDefault="00C7299E">
      <w:pPr>
        <w:spacing w:after="200"/>
      </w:pPr>
      <w:r>
        <w:rPr>
          <w:szCs w:val="22"/>
        </w:rPr>
        <w:t>B --&gt; F[Norme i pravila];</w:t>
      </w:r>
    </w:p>
    <w:p w14:paraId="4190FC3F" w14:textId="77777777" w:rsidR="00C955CE" w:rsidRDefault="00C7299E">
      <w:pPr>
        <w:spacing w:after="200"/>
      </w:pPr>
      <w:r>
        <w:rPr>
          <w:szCs w:val="22"/>
        </w:rPr>
        <w:t>F --&gt; C;</w:t>
      </w:r>
    </w:p>
    <w:p w14:paraId="7229D885" w14:textId="77777777" w:rsidR="00C955CE" w:rsidRDefault="00C7299E">
      <w:pPr>
        <w:spacing w:after="200"/>
      </w:pPr>
      <w:r>
        <w:rPr>
          <w:szCs w:val="22"/>
        </w:rPr>
        <w:t>style A fill:#f9f9f9,stroke:#333,stroke-width:2px</w:t>
      </w:r>
    </w:p>
    <w:p w14:paraId="4A646C23" w14:textId="77777777" w:rsidR="00C955CE" w:rsidRDefault="00C7299E">
      <w:pPr>
        <w:spacing w:after="200"/>
      </w:pPr>
      <w:r>
        <w:rPr>
          <w:szCs w:val="22"/>
        </w:rPr>
        <w:t>style B fill:#f9f9f9,stroke:#333,stroke-width:2px</w:t>
      </w:r>
    </w:p>
    <w:p w14:paraId="09956471" w14:textId="77777777" w:rsidR="00C955CE" w:rsidRDefault="00C7299E">
      <w:pPr>
        <w:spacing w:after="200"/>
      </w:pPr>
      <w:r>
        <w:rPr>
          <w:szCs w:val="22"/>
        </w:rPr>
        <w:t>style C fill:#f9f9f9,stroke:#333,stroke-width:2px</w:t>
      </w:r>
    </w:p>
    <w:p w14:paraId="433B01D7" w14:textId="77777777" w:rsidR="00C955CE" w:rsidRDefault="00C7299E">
      <w:pPr>
        <w:spacing w:after="200"/>
      </w:pPr>
      <w:r>
        <w:rPr>
          <w:szCs w:val="22"/>
        </w:rPr>
        <w:t>style D fill:#f9f9f9,stroke:#333,stroke-width:2px</w:t>
      </w:r>
    </w:p>
    <w:p w14:paraId="49C27730" w14:textId="77777777" w:rsidR="00C955CE" w:rsidRDefault="00C7299E">
      <w:pPr>
        <w:spacing w:after="200"/>
      </w:pPr>
      <w:r>
        <w:rPr>
          <w:szCs w:val="22"/>
        </w:rPr>
        <w:t>style E fill:#e6ffed,stroke:#2a9d8f,stroke-width:4px</w:t>
      </w:r>
    </w:p>
    <w:p w14:paraId="44633D5C" w14:textId="77777777" w:rsidR="00C955CE" w:rsidRDefault="00C7299E">
      <w:pPr>
        <w:spacing w:after="200"/>
      </w:pPr>
      <w:r>
        <w:rPr>
          <w:szCs w:val="22"/>
        </w:rPr>
        <w:t>style F fill:#f9f9f9,stroke:#333,stroke-width:2px</w:t>
      </w:r>
    </w:p>
    <w:p w14:paraId="2E35D2DB" w14:textId="77777777" w:rsidR="00C955CE" w:rsidRDefault="00C7299E">
      <w:pPr>
        <w:spacing w:after="200"/>
      </w:pPr>
      <w:r>
        <w:rPr>
          <w:szCs w:val="22"/>
        </w:rPr>
        <w:t>end</w:t>
      </w:r>
    </w:p>
    <w:p w14:paraId="61E6ECA1" w14:textId="77777777" w:rsidR="00C955CE" w:rsidRDefault="00C7299E">
      <w:pPr>
        <w:spacing w:after="200"/>
      </w:pPr>
      <w:r>
        <w:rPr>
          <w:szCs w:val="22"/>
        </w:rPr>
        <w:t>classDef default fill:#ffffff,stroke:#333,stroke-width:2px</w:t>
      </w:r>
    </w:p>
    <w:p w14:paraId="7310CADB" w14:textId="77777777" w:rsidR="00C955CE" w:rsidRDefault="00C7299E">
      <w:pPr>
        <w:spacing w:after="200"/>
      </w:pPr>
      <w:r>
        <w:rPr>
          <w:szCs w:val="22"/>
        </w:rPr>
        <w:t>```</w:t>
      </w:r>
    </w:p>
    <w:p w14:paraId="664322C0" w14:textId="77777777" w:rsidR="00C955CE" w:rsidRDefault="00C7299E">
      <w:pPr>
        <w:spacing w:after="200"/>
      </w:pPr>
      <w:r>
        <w:rPr>
          <w:szCs w:val="22"/>
        </w:rPr>
        <w:t xml:space="preserve">Uloga </w:t>
      </w:r>
      <w:r>
        <w:rPr>
          <w:i/>
          <w:szCs w:val="22"/>
        </w:rPr>
        <w:t>agenata</w:t>
      </w:r>
      <w:r>
        <w:rPr>
          <w:szCs w:val="22"/>
        </w:rPr>
        <w:t xml:space="preserve">, kako ljudskih tako i softverskih, u održavanju zdravlja zajednice od iznimne je važnosti. Ljudski agenti, poput </w:t>
      </w:r>
      <w:r>
        <w:rPr>
          <w:i/>
          <w:szCs w:val="22"/>
        </w:rPr>
        <w:t>moderatora</w:t>
      </w:r>
      <w:r>
        <w:rPr>
          <w:szCs w:val="22"/>
        </w:rPr>
        <w:t xml:space="preserve"> ili </w:t>
      </w:r>
      <w:r>
        <w:rPr>
          <w:i/>
          <w:szCs w:val="22"/>
        </w:rPr>
        <w:t>upravitelja zajednice (community managers)</w:t>
      </w:r>
      <w:r>
        <w:rPr>
          <w:szCs w:val="22"/>
        </w:rPr>
        <w:t>, djeluju kao vrtlari digitalnog prostora: oni potiču raspravu, usmjeravaju nove članove, smiruju napetosti i uklanjaju nepoželjan sadržaj. Njihova prisutnost i aktivan angažman jamče da zajednica ostaje siguran i produktivan prostor. S druge strane, softverski agenti kroz algoritme za filtriranje, preporučivanje sadržaja ili povezivanje korisnika sa sličnim interesima automatiziraju ključne funkcije i omogućuju skaliranje zajednice na velik broj članova.</w:t>
      </w:r>
    </w:p>
    <w:p w14:paraId="38990EDF" w14:textId="77777777" w:rsidR="00C955CE" w:rsidRDefault="00C7299E">
      <w:pPr>
        <w:spacing w:after="200"/>
      </w:pPr>
      <w:r>
        <w:rPr>
          <w:szCs w:val="22"/>
        </w:rPr>
        <w:t xml:space="preserve">Konačno, uspješnost zajednice očituje se u vrijednosti koju stvara za svoje članove i, ponekad, za širu javnost. Ta vrijednost može poprimiti različite oblike: od rješavanja konkretnih problema i </w:t>
      </w:r>
      <w:r>
        <w:rPr>
          <w:i/>
          <w:szCs w:val="22"/>
        </w:rPr>
        <w:t>dijeljenja stručnog znanja</w:t>
      </w:r>
      <w:r>
        <w:rPr>
          <w:szCs w:val="22"/>
        </w:rPr>
        <w:t xml:space="preserve"> do pružanja </w:t>
      </w:r>
      <w:r>
        <w:rPr>
          <w:i/>
          <w:szCs w:val="22"/>
        </w:rPr>
        <w:t>emocionalne podrške</w:t>
      </w:r>
      <w:r>
        <w:rPr>
          <w:szCs w:val="22"/>
        </w:rPr>
        <w:t xml:space="preserve"> i osjećaja pripadnosti. U najrazvijenijim oblicima, online zajednice postaju poprištem izranjanja </w:t>
      </w:r>
      <w:r>
        <w:rPr>
          <w:i/>
          <w:szCs w:val="22"/>
        </w:rPr>
        <w:t>kolektivne inteligencije</w:t>
      </w:r>
      <w:r>
        <w:rPr>
          <w:szCs w:val="22"/>
        </w:rPr>
        <w:t>, gdje sinergija pojedinačnih doprinosa dovodi do spoznaja i rješenja koja nadilaze mogućnosti bilo kojeg pojedinca (Lévy, 1997). Promatrane na taj način, online zajednice prestaju biti tek tehnološki fenomen i postaju ključni čimbenici društva znanja, sposobni za rješavanje složenih izazova kroz suradnju i povjerenje izgrađeno u digitalnom svijetu.</w:t>
      </w:r>
    </w:p>
    <w:p w14:paraId="36FB7862" w14:textId="77777777" w:rsidR="00C955CE" w:rsidRDefault="00C7299E" w:rsidP="00EC3FF9">
      <w:pPr>
        <w:pStyle w:val="Heading3"/>
      </w:pPr>
      <w:bookmarkStart w:id="51" w:name="_Toc203221981"/>
      <w:r>
        <w:t>2.7.5 Porozne membrane: kad digitalno postane stvarno (i obratno)</w:t>
      </w:r>
      <w:bookmarkEnd w:id="51"/>
    </w:p>
    <w:p w14:paraId="68460D22" w14:textId="77777777" w:rsidR="00C955CE" w:rsidRDefault="00C7299E">
      <w:pPr>
        <w:spacing w:after="200"/>
      </w:pPr>
      <w:r>
        <w:rPr>
          <w:szCs w:val="22"/>
        </w:rPr>
        <w:t xml:space="preserve">Razdijelnica između digitalnog i stvarnog svijeta, nekoć poimana kao čvrsta i nepremostiva granica, danas se sve više očituje kao porozna membrana. Kroz nju se odvija neprestano i dvosmjerno prožimanje koje mijenja ontološki status obaju svjetova. Ne radi se više o pukoj interakciji dvaju odvojenih entiteta, već o stvaranju hibridnoga prostora u kojem se digitalni bitovi materijaliziraju, a </w:t>
      </w:r>
      <w:r>
        <w:rPr>
          <w:szCs w:val="22"/>
        </w:rPr>
        <w:lastRenderedPageBreak/>
        <w:t>fizička stvarnost prevodi u informacijski kod. Taj proces uzajamnog prelijevanja preispituje temeljne postavke o prirodi stvarnosti, prisutnosti i djelovanju.</w:t>
      </w:r>
    </w:p>
    <w:p w14:paraId="6272C0C5" w14:textId="1908CAE7" w:rsidR="00C955CE" w:rsidRDefault="00C7299E">
      <w:pPr>
        <w:spacing w:after="200"/>
      </w:pPr>
      <w:r>
        <w:t>Protok iz digitalnog u stvarni svijet najočitiji je u tehnologijama poput proširene stvarnosti (</w:t>
      </w:r>
      <w:commentRangeStart w:id="52"/>
      <w:r>
        <w:t>AR</w:t>
      </w:r>
      <w:commentRangeEnd w:id="52"/>
      <w:r>
        <w:rPr>
          <w:rStyle w:val="CommentReference"/>
        </w:rPr>
        <w:commentReference w:id="52"/>
      </w:r>
      <w:r>
        <w:t>). Digitalni slojevi informacija, objekata i uputa projiciraju se na fizičku okolinu, obogaćujući ili mijenjajući našu percepciju. Time se digitalni sadržaj izravno upliće u naše prostorno i osjetilno iskustvo, postajući njegov djelatni dio. Sličan prijelaz vidljiv je u naprednoj robotici, gdje se algoritmi i odluke donesene unutar računalnog sustava pretvaraju u fizičke pokrete i radnje autonomnih strojeva. Umjetna inteligencija prestaje biti zatvorena u siliciju i posredstvom mehaničkih tijela stupa u izravan doticaj s materijom, oblikujući je prema digitalnim naputcima. U oba slučaja, digitalno zadobiva opstojnost u stvarnome.</w:t>
      </w:r>
    </w:p>
    <w:p w14:paraId="675A233A" w14:textId="5B66A09D" w:rsidR="00C955CE" w:rsidRDefault="00C7299E">
      <w:pPr>
        <w:spacing w:after="200"/>
      </w:pPr>
      <w:r>
        <w:t xml:space="preserve">Istodobno, odvija se i obratan, jednako snažan proces prevođenja stvarnoga u digitalno. Mreža senzora unutar interneta stvari (IoT) neprestano prikuplja podatke o stanju fizičkog svijeta – od temperature i vlažnosti zraka do položaja i kretanja predmeta – i pretvara ih u digitalne zapise. Na taj se način stvara sveobuhvatna informacijska slika stvarnosti, njezin digitalni odraz ili </w:t>
      </w:r>
      <w:r w:rsidRPr="7A8A4F16">
        <w:rPr>
          <w:i/>
        </w:rPr>
        <w:t>digitalni blizanac</w:t>
      </w:r>
      <w:r w:rsidR="7A8A4F16">
        <w:t xml:space="preserve"> koji</w:t>
      </w:r>
      <w:r>
        <w:t xml:space="preserve"> omogućuje analizu, simulaciju i upravljanje stvarnim sustavima na daljinu. Fizički svijet postaje izvor podataka za digitalne modele koji ga potom mogu nadzirati i optimizirati, zatvarajući tako krug uzajamnog utjecaja.</w:t>
      </w:r>
    </w:p>
    <w:p w14:paraId="080643DC" w14:textId="77777777" w:rsidR="00C955CE" w:rsidRDefault="00C7299E">
      <w:pPr>
        <w:spacing w:after="200"/>
      </w:pPr>
      <w:r>
        <w:rPr>
          <w:szCs w:val="22"/>
        </w:rPr>
        <w:t xml:space="preserve">U središtu toga dvosmjernog prometa nalazi se pojam </w:t>
      </w:r>
      <w:r>
        <w:rPr>
          <w:b/>
          <w:szCs w:val="22"/>
        </w:rPr>
        <w:t>agenta</w:t>
      </w:r>
      <w:r>
        <w:rPr>
          <w:szCs w:val="22"/>
        </w:rPr>
        <w:t>. Agent je djelatnik koji posreduje pri prijelazu kroz poroznu membranu. To može biti čovjek koji pomoću pametnog telefona stupa u interakciju s proširenom stvarnošću, softverski agent koji upravlja robotskom rukom ili složeni algoritamski sustav koji analizira podatke sa senzora i donosi odluke. Agent je onaj entitet koji premošćuje dvojstvo digitalnog i fizičkog, utjelovljujući samu prirodu njihova prožimanja. Njegovo djelovanje nije ograničeno na jedan svijet, već se proteže preko granice, čineći je mjestom susreta i preobrazbe.</w:t>
      </w:r>
    </w:p>
    <w:p w14:paraId="736615F3" w14:textId="26A40293" w:rsidR="00C955CE" w:rsidRDefault="00C7299E">
      <w:pPr>
        <w:spacing w:after="200"/>
        <w:rPr>
          <w:szCs w:val="22"/>
        </w:rPr>
      </w:pPr>
      <w:r>
        <w:rPr>
          <w:szCs w:val="22"/>
        </w:rPr>
        <w:t xml:space="preserve">Posljedice takvog stapanja duboke su i zadiru u samu srž našeg razumijevanja stvarnosti. Gubi se jasna razlika između originala i kopije, stvarnog i simuliranog, što podsjeća na teorijske postavke o </w:t>
      </w:r>
      <w:r w:rsidR="2ABBE275" w:rsidRPr="2ABBE275">
        <w:rPr>
          <w:szCs w:val="22"/>
        </w:rPr>
        <w:t>hiperstvarnosti</w:t>
      </w:r>
      <w:r>
        <w:rPr>
          <w:szCs w:val="22"/>
        </w:rPr>
        <w:t xml:space="preserve"> u kojoj znak prethodi teritoriju i sam ga stvara (Baudrillard, 1981). Naše tijelo i svijest također postaju dijelom te hibridne petlje, neprestano posredujući između digitalnih informacija i fizičkog okruženja, čime se otvaraju pitanja o posthumanom stanju i redefiniranju ljudskoga iskustva (Hayles, 1999). Membrana koja razdvaja svjetove postaje sve tanja i propusnija, navješćujući doba u kojem će digitalno i stvarno činiti jedinstven i nerazmrsiv kontinuum.</w:t>
      </w:r>
    </w:p>
    <w:p w14:paraId="2E6512F9" w14:textId="77777777" w:rsidR="00C955CE" w:rsidRDefault="00C7299E">
      <w:pPr>
        <w:spacing w:after="200"/>
      </w:pPr>
      <w:r>
        <w:rPr>
          <w:szCs w:val="22"/>
        </w:rPr>
        <w:t>```mermaid</w:t>
      </w:r>
    </w:p>
    <w:p w14:paraId="7695B27F" w14:textId="77777777" w:rsidR="00C955CE" w:rsidRDefault="00C7299E">
      <w:pPr>
        <w:spacing w:after="200"/>
      </w:pPr>
      <w:r>
        <w:rPr>
          <w:szCs w:val="22"/>
        </w:rPr>
        <w:t>graph LR</w:t>
      </w:r>
    </w:p>
    <w:p w14:paraId="67ED9C62" w14:textId="77777777" w:rsidR="00C955CE" w:rsidRDefault="00C7299E">
      <w:pPr>
        <w:spacing w:after="200"/>
      </w:pPr>
      <w:r>
        <w:rPr>
          <w:szCs w:val="22"/>
        </w:rPr>
        <w:t>subgraph Stvarni Svijet</w:t>
      </w:r>
    </w:p>
    <w:p w14:paraId="21954B52" w14:textId="77777777" w:rsidR="00C955CE" w:rsidRDefault="00C7299E">
      <w:pPr>
        <w:spacing w:after="200"/>
      </w:pPr>
      <w:r>
        <w:rPr>
          <w:szCs w:val="22"/>
        </w:rPr>
        <w:t>A[Fizički objekti]</w:t>
      </w:r>
    </w:p>
    <w:p w14:paraId="77775BF5" w14:textId="77777777" w:rsidR="00C955CE" w:rsidRDefault="00C7299E">
      <w:pPr>
        <w:spacing w:after="200"/>
      </w:pPr>
      <w:r>
        <w:rPr>
          <w:szCs w:val="22"/>
        </w:rPr>
        <w:t>B[Ljudsko djelovanje]</w:t>
      </w:r>
    </w:p>
    <w:p w14:paraId="390FB7AC" w14:textId="77777777" w:rsidR="00C955CE" w:rsidRDefault="00C7299E">
      <w:pPr>
        <w:spacing w:after="200"/>
      </w:pPr>
      <w:r>
        <w:rPr>
          <w:szCs w:val="22"/>
        </w:rPr>
        <w:t>C[Senzori (IoT)]</w:t>
      </w:r>
    </w:p>
    <w:p w14:paraId="2B060A17" w14:textId="77777777" w:rsidR="00C955CE" w:rsidRDefault="00C7299E">
      <w:pPr>
        <w:spacing w:after="200"/>
      </w:pPr>
      <w:r>
        <w:rPr>
          <w:szCs w:val="22"/>
        </w:rPr>
        <w:t>end</w:t>
      </w:r>
    </w:p>
    <w:p w14:paraId="21BDEE92" w14:textId="77777777" w:rsidR="00C955CE" w:rsidRDefault="00C7299E">
      <w:pPr>
        <w:spacing w:after="200"/>
      </w:pPr>
      <w:r>
        <w:rPr>
          <w:szCs w:val="22"/>
        </w:rPr>
        <w:t>subgraph Digitalni Svijet</w:t>
      </w:r>
    </w:p>
    <w:p w14:paraId="0E762531" w14:textId="77777777" w:rsidR="00C955CE" w:rsidRDefault="00C7299E">
      <w:pPr>
        <w:spacing w:after="200"/>
      </w:pPr>
      <w:r>
        <w:rPr>
          <w:szCs w:val="22"/>
        </w:rPr>
        <w:t>D[Podaci i Algoritmi]</w:t>
      </w:r>
    </w:p>
    <w:p w14:paraId="657D8D95" w14:textId="77777777" w:rsidR="00C955CE" w:rsidRDefault="00C7299E">
      <w:pPr>
        <w:spacing w:after="200"/>
      </w:pPr>
      <w:r>
        <w:rPr>
          <w:szCs w:val="22"/>
        </w:rPr>
        <w:t>E[Virtualni objekti (VR/AR)]</w:t>
      </w:r>
    </w:p>
    <w:p w14:paraId="1CAD8398" w14:textId="77777777" w:rsidR="00C955CE" w:rsidRDefault="00C7299E">
      <w:pPr>
        <w:spacing w:after="200"/>
      </w:pPr>
      <w:r>
        <w:rPr>
          <w:szCs w:val="22"/>
        </w:rPr>
        <w:t>F[AI Modeli]</w:t>
      </w:r>
    </w:p>
    <w:p w14:paraId="479E185D" w14:textId="77777777" w:rsidR="00C955CE" w:rsidRDefault="00C7299E">
      <w:pPr>
        <w:spacing w:after="200"/>
      </w:pPr>
      <w:r>
        <w:rPr>
          <w:szCs w:val="22"/>
        </w:rPr>
        <w:lastRenderedPageBreak/>
        <w:t>end</w:t>
      </w:r>
    </w:p>
    <w:p w14:paraId="17197FD4" w14:textId="77777777" w:rsidR="00C955CE" w:rsidRDefault="00C7299E">
      <w:pPr>
        <w:spacing w:after="200"/>
      </w:pPr>
      <w:r>
        <w:rPr>
          <w:szCs w:val="22"/>
        </w:rPr>
        <w:t>C -- Prikupljanje podataka --&gt; D</w:t>
      </w:r>
    </w:p>
    <w:p w14:paraId="4849ABE7" w14:textId="77777777" w:rsidR="00C955CE" w:rsidRDefault="00C7299E">
      <w:pPr>
        <w:spacing w:after="200"/>
      </w:pPr>
      <w:r>
        <w:rPr>
          <w:szCs w:val="22"/>
        </w:rPr>
        <w:t>A -- Skeniranje (Digitalni blizanci) --&gt; D</w:t>
      </w:r>
    </w:p>
    <w:p w14:paraId="4D54861F" w14:textId="77777777" w:rsidR="00C955CE" w:rsidRDefault="00C7299E">
      <w:pPr>
        <w:spacing w:after="200"/>
      </w:pPr>
      <w:r>
        <w:rPr>
          <w:szCs w:val="22"/>
        </w:rPr>
        <w:t>B -- Unos podataka --&gt; D</w:t>
      </w:r>
    </w:p>
    <w:p w14:paraId="3EAA3EDC" w14:textId="77777777" w:rsidR="00C955CE" w:rsidRDefault="00C7299E">
      <w:pPr>
        <w:spacing w:after="200"/>
      </w:pPr>
      <w:r>
        <w:rPr>
          <w:szCs w:val="22"/>
        </w:rPr>
        <w:t>style Membrane fill:#fff,stroke:#333,stroke-width:2px,stroke-dasharray: 5 5</w:t>
      </w:r>
    </w:p>
    <w:p w14:paraId="243A5178" w14:textId="77777777" w:rsidR="00C955CE" w:rsidRDefault="00C7299E">
      <w:pPr>
        <w:spacing w:after="200"/>
      </w:pPr>
      <w:r>
        <w:rPr>
          <w:szCs w:val="22"/>
        </w:rPr>
        <w:t>subgraph Porozna Membrana</w:t>
      </w:r>
    </w:p>
    <w:p w14:paraId="6C54305F" w14:textId="77777777" w:rsidR="00C955CE" w:rsidRDefault="00C7299E">
      <w:pPr>
        <w:spacing w:after="200"/>
      </w:pPr>
      <w:r>
        <w:rPr>
          <w:szCs w:val="22"/>
        </w:rPr>
        <w:t>Agent[Agent]</w:t>
      </w:r>
    </w:p>
    <w:p w14:paraId="74D0AD29" w14:textId="77777777" w:rsidR="00C955CE" w:rsidRDefault="00C7299E">
      <w:pPr>
        <w:spacing w:after="200"/>
      </w:pPr>
      <w:r>
        <w:rPr>
          <w:szCs w:val="22"/>
        </w:rPr>
        <w:t>end</w:t>
      </w:r>
    </w:p>
    <w:p w14:paraId="048FF975" w14:textId="77777777" w:rsidR="00C955CE" w:rsidRDefault="00C7299E">
      <w:pPr>
        <w:spacing w:after="200"/>
      </w:pPr>
      <w:r>
        <w:rPr>
          <w:szCs w:val="22"/>
        </w:rPr>
        <w:t>D -- Upravljanje i Automatizacija --&gt; B</w:t>
      </w:r>
    </w:p>
    <w:p w14:paraId="22619ED9" w14:textId="77777777" w:rsidR="00C955CE" w:rsidRDefault="00C7299E">
      <w:pPr>
        <w:spacing w:after="200"/>
      </w:pPr>
      <w:r>
        <w:rPr>
          <w:szCs w:val="22"/>
        </w:rPr>
        <w:t>F -- Kontrola (Robotika) --&gt; A</w:t>
      </w:r>
    </w:p>
    <w:p w14:paraId="1617BE28" w14:textId="77777777" w:rsidR="00C955CE" w:rsidRDefault="00C7299E">
      <w:pPr>
        <w:spacing w:after="200"/>
      </w:pPr>
      <w:r>
        <w:rPr>
          <w:szCs w:val="22"/>
        </w:rPr>
        <w:t>E -- Projekcija (AR) --&gt; B</w:t>
      </w:r>
    </w:p>
    <w:p w14:paraId="27E6B769" w14:textId="77777777" w:rsidR="00C955CE" w:rsidRDefault="00C7299E">
      <w:pPr>
        <w:spacing w:after="200"/>
      </w:pPr>
      <w:r>
        <w:rPr>
          <w:szCs w:val="22"/>
        </w:rPr>
        <w:t>linkStyle 0,1,2 stroke:blue,stroke-width:2px;</w:t>
      </w:r>
    </w:p>
    <w:p w14:paraId="5916F76F" w14:textId="77777777" w:rsidR="00C955CE" w:rsidRDefault="00C7299E">
      <w:pPr>
        <w:spacing w:after="200"/>
      </w:pPr>
      <w:r>
        <w:rPr>
          <w:szCs w:val="22"/>
        </w:rPr>
        <w:t>linkStyle 4,5,6 stroke:red,stroke-width:2px;</w:t>
      </w:r>
    </w:p>
    <w:p w14:paraId="611F3151" w14:textId="77777777" w:rsidR="00C955CE" w:rsidRDefault="00C7299E">
      <w:pPr>
        <w:spacing w:after="200"/>
      </w:pPr>
      <w:r>
        <w:rPr>
          <w:szCs w:val="22"/>
        </w:rPr>
        <w:t>```</w:t>
      </w:r>
    </w:p>
    <w:p w14:paraId="04B3E205" w14:textId="03F7AA58" w:rsidR="00C955CE" w:rsidRDefault="00C7299E">
      <w:pPr>
        <w:spacing w:after="200"/>
      </w:pPr>
      <w:r>
        <w:rPr>
          <w:b/>
          <w:szCs w:val="22"/>
        </w:rPr>
        <w:t>Prikaz 1.</w:t>
      </w:r>
      <w:r>
        <w:rPr>
          <w:szCs w:val="22"/>
        </w:rPr>
        <w:t xml:space="preserve"> Shematski prikaz dvosmjernog protoka između stvarnog i digitalnog svijeta posredstvom porozne membrane i djelovanja agenta.</w:t>
      </w:r>
    </w:p>
    <w:p w14:paraId="0D3FAF9C" w14:textId="77777777" w:rsidR="00C955CE" w:rsidRDefault="00C7299E" w:rsidP="00EC3FF9">
      <w:pPr>
        <w:pStyle w:val="Heading3"/>
      </w:pPr>
      <w:bookmarkStart w:id="53" w:name="_Toc203221982"/>
      <w:r>
        <w:t>2.7.6 Digitalna revolucija i mreža globalne komunikacije</w:t>
      </w:r>
      <w:bookmarkEnd w:id="53"/>
    </w:p>
    <w:p w14:paraId="5F409F34" w14:textId="77777777" w:rsidR="00C955CE" w:rsidRDefault="00C7299E">
      <w:pPr>
        <w:spacing w:after="200"/>
      </w:pPr>
      <w:r>
        <w:rPr>
          <w:szCs w:val="22"/>
        </w:rPr>
        <w:t>Druga polovica dvadesetoga stoljeća ostaje zabilježena kao razdoblje korjenitih tehnoloških preobrazbi, među kojima se po svojemu dosegu i posljedicama izdvaja digitalna revolucija. Riječ je o temeljnom zaokretu s analogne, mehaničke i elektroničke tehnologije na digitalnu, koja je omogućila pohranu, obradu i prijenos informacija u obliku binarnoga koda. Ta je promjena, premda postupna u svojemu nastanku, u konačnici preoblikovala gotovo sve vidove ljudskoga djelovanja, od gospodarstva i politike do kulture i svakodnevnoga života.</w:t>
      </w:r>
    </w:p>
    <w:p w14:paraId="4D287C2F" w14:textId="77777777" w:rsidR="00C955CE" w:rsidRDefault="00C7299E">
      <w:pPr>
        <w:spacing w:after="200"/>
      </w:pPr>
      <w:r>
        <w:rPr>
          <w:szCs w:val="22"/>
        </w:rPr>
        <w:t>Utemeljena na prijelazu s analogne na digitalnu tehnologiju, ova je revolucija svoje tehničko izvorište pronašla u izumu tranzistora, a potom i mikroprocesora. Upravo je mikroprocesor, integrirajući složene sklopove na minijaturnu pločicu silicija, postao srce novih uređaja te je omogućio razvoj osobnih računala. Time je računalna snaga, nekoć pridržana isključivo za velike vojne, znanstvene i korporativne sustave, postala dostupna širokomu krugu korisnika, postavljajući temelje za demokratizaciju tehnologije.</w:t>
      </w:r>
    </w:p>
    <w:p w14:paraId="2530FF4D" w14:textId="77777777" w:rsidR="00C955CE" w:rsidRDefault="00C7299E">
      <w:pPr>
        <w:spacing w:after="200"/>
      </w:pPr>
      <w:r>
        <w:rPr>
          <w:szCs w:val="22"/>
        </w:rPr>
        <w:t xml:space="preserve">Ipak, puni preobrazbeni potencijal digitalne tehnologije ostvaren je tek povezivanjem zasebnih računala u jedinstvenu mrežu. Ono što je započelo kao projekt ARPANET, razvijen u vojne svrhe Sjedinjenih Američkih Država, s vremenom je preraslo u globalnu, javno dostupnu infrastrukturu – Internet. Stvaranjem protokola poput TCP/IP-a i servisa kao što je </w:t>
      </w:r>
      <w:r>
        <w:rPr>
          <w:i/>
          <w:szCs w:val="22"/>
        </w:rPr>
        <w:t>World Wide Web</w:t>
      </w:r>
      <w:r>
        <w:rPr>
          <w:szCs w:val="22"/>
        </w:rPr>
        <w:t xml:space="preserve"> (WWW), stvorena je </w:t>
      </w:r>
      <w:r>
        <w:rPr>
          <w:b/>
          <w:szCs w:val="22"/>
        </w:rPr>
        <w:t>mreža globalne komunikacije</w:t>
      </w:r>
      <w:r>
        <w:rPr>
          <w:szCs w:val="22"/>
        </w:rPr>
        <w:t xml:space="preserve"> koja je dokinula prostorne i vremenske prepreke u razmjeni podataka.</w:t>
      </w:r>
    </w:p>
    <w:p w14:paraId="63BEF9D9" w14:textId="77777777" w:rsidR="00C955CE" w:rsidRDefault="00C7299E">
      <w:pPr>
        <w:spacing w:after="200"/>
      </w:pPr>
      <w:r>
        <w:rPr>
          <w:szCs w:val="22"/>
        </w:rPr>
        <w:t>```mermaid</w:t>
      </w:r>
    </w:p>
    <w:p w14:paraId="3083E19C" w14:textId="77777777" w:rsidR="00C955CE" w:rsidRDefault="00C7299E">
      <w:pPr>
        <w:spacing w:after="200"/>
      </w:pPr>
      <w:r>
        <w:rPr>
          <w:szCs w:val="22"/>
        </w:rPr>
        <w:t>graph LR</w:t>
      </w:r>
    </w:p>
    <w:p w14:paraId="4E72E71A" w14:textId="77777777" w:rsidR="00C955CE" w:rsidRDefault="00C7299E">
      <w:pPr>
        <w:spacing w:after="200"/>
      </w:pPr>
      <w:r>
        <w:rPr>
          <w:szCs w:val="22"/>
        </w:rPr>
        <w:t>subgraph Tehnološki razvoj</w:t>
      </w:r>
    </w:p>
    <w:p w14:paraId="2918AA96" w14:textId="77777777" w:rsidR="00C955CE" w:rsidRDefault="00C7299E">
      <w:pPr>
        <w:spacing w:after="200"/>
      </w:pPr>
      <w:r>
        <w:rPr>
          <w:szCs w:val="22"/>
        </w:rPr>
        <w:lastRenderedPageBreak/>
        <w:t>A[Izum tranzistora] --&gt; B(Razvoj mikroprocesora);</w:t>
      </w:r>
    </w:p>
    <w:p w14:paraId="325503AD" w14:textId="77777777" w:rsidR="00C955CE" w:rsidRDefault="00C7299E">
      <w:pPr>
        <w:spacing w:after="200"/>
      </w:pPr>
      <w:r>
        <w:rPr>
          <w:szCs w:val="22"/>
        </w:rPr>
        <w:t>B --&gt; C(Pojava osobnih računala);</w:t>
      </w:r>
    </w:p>
    <w:p w14:paraId="027ACCC2" w14:textId="77777777" w:rsidR="00C955CE" w:rsidRDefault="00C7299E">
      <w:pPr>
        <w:spacing w:after="200"/>
      </w:pPr>
      <w:r>
        <w:rPr>
          <w:szCs w:val="22"/>
        </w:rPr>
        <w:t>end</w:t>
      </w:r>
    </w:p>
    <w:p w14:paraId="3C0DD7D6" w14:textId="77777777" w:rsidR="00C955CE" w:rsidRDefault="00C7299E">
      <w:pPr>
        <w:spacing w:after="200"/>
      </w:pPr>
      <w:r>
        <w:rPr>
          <w:szCs w:val="22"/>
        </w:rPr>
        <w:t>subgraph Mrežna evolucija</w:t>
      </w:r>
    </w:p>
    <w:p w14:paraId="7A1E10C5" w14:textId="77777777" w:rsidR="00C955CE" w:rsidRDefault="00C7299E">
      <w:pPr>
        <w:spacing w:after="200"/>
      </w:pPr>
      <w:r>
        <w:rPr>
          <w:szCs w:val="22"/>
        </w:rPr>
        <w:t>D[Vojni projekt ARPANET] --&gt; E(Stvaranje Interneta i WWW-a);</w:t>
      </w:r>
    </w:p>
    <w:p w14:paraId="6E765937" w14:textId="77777777" w:rsidR="00C955CE" w:rsidRDefault="00C7299E">
      <w:pPr>
        <w:spacing w:after="200"/>
      </w:pPr>
      <w:r>
        <w:rPr>
          <w:szCs w:val="22"/>
        </w:rPr>
        <w:t>end</w:t>
      </w:r>
    </w:p>
    <w:p w14:paraId="4D49725D" w14:textId="77777777" w:rsidR="00C955CE" w:rsidRDefault="00C7299E">
      <w:pPr>
        <w:spacing w:after="200"/>
      </w:pPr>
      <w:r>
        <w:rPr>
          <w:szCs w:val="22"/>
        </w:rPr>
        <w:t>C --&gt; E;</w:t>
      </w:r>
    </w:p>
    <w:p w14:paraId="15B53C78" w14:textId="77777777" w:rsidR="00C955CE" w:rsidRDefault="00C7299E">
      <w:pPr>
        <w:spacing w:after="200"/>
      </w:pPr>
      <w:r>
        <w:rPr>
          <w:szCs w:val="22"/>
        </w:rPr>
        <w:t>F{Mreža globalne komunikacije i informacijsko društvo};</w:t>
      </w:r>
    </w:p>
    <w:p w14:paraId="64DD8389" w14:textId="77777777" w:rsidR="00C955CE" w:rsidRDefault="00C7299E">
      <w:pPr>
        <w:spacing w:after="200"/>
      </w:pPr>
      <w:r>
        <w:rPr>
          <w:szCs w:val="22"/>
        </w:rPr>
        <w:t>E --&gt; F;</w:t>
      </w:r>
    </w:p>
    <w:p w14:paraId="210C0499" w14:textId="77777777" w:rsidR="00C955CE" w:rsidRDefault="00C7299E">
      <w:pPr>
        <w:spacing w:after="200"/>
      </w:pPr>
      <w:r>
        <w:rPr>
          <w:szCs w:val="22"/>
        </w:rPr>
        <w:t>style F fill:#f9f,stroke:#333,stroke-width:2px</w:t>
      </w:r>
    </w:p>
    <w:p w14:paraId="651935A6" w14:textId="77777777" w:rsidR="00C955CE" w:rsidRDefault="00C7299E">
      <w:pPr>
        <w:spacing w:after="200"/>
      </w:pPr>
      <w:r>
        <w:rPr>
          <w:szCs w:val="22"/>
        </w:rPr>
        <w:t>linkStyle 0,1,2,3,4 stroke-width:2px,fill:none,stroke:black;</w:t>
      </w:r>
    </w:p>
    <w:p w14:paraId="132C19DE" w14:textId="77777777" w:rsidR="00C955CE" w:rsidRDefault="00C7299E">
      <w:pPr>
        <w:spacing w:after="200"/>
      </w:pPr>
      <w:r>
        <w:rPr>
          <w:szCs w:val="22"/>
        </w:rPr>
        <w:t>```</w:t>
      </w:r>
    </w:p>
    <w:p w14:paraId="1DE91718" w14:textId="77777777" w:rsidR="00C955CE" w:rsidRDefault="00C7299E">
      <w:pPr>
        <w:spacing w:after="200"/>
      </w:pPr>
      <w:r>
        <w:rPr>
          <w:szCs w:val="22"/>
        </w:rPr>
        <w:t xml:space="preserve">Time je uspostavljena tehnička i društvena podloga za ono što Manuel Castells (2010) naziva </w:t>
      </w:r>
      <w:r>
        <w:rPr>
          <w:i/>
          <w:szCs w:val="22"/>
        </w:rPr>
        <w:t>informacijskim društvom</w:t>
      </w:r>
      <w:r>
        <w:rPr>
          <w:szCs w:val="22"/>
        </w:rPr>
        <w:t xml:space="preserve"> – paradigmom u kojoj stvaranje, distribucija i uporaba informacija postaju ključni izvori produktivnosti i moći. U takvome društvu, protok informacija i komunikacijske mreže oblikuju i upravljaju gospodarskim, društvenim i kulturnim procesima. Globalizacija je dobila snažan zamah, jer su poduzeća mogla djelovati na svjetskom tržištu s dotad nezamislivom lakoćom, dok su se istodobno pojavili potpuno novi poslovni modeli utemeljeni na digitalnim platformama.</w:t>
      </w:r>
    </w:p>
    <w:p w14:paraId="1227A51A" w14:textId="77777777" w:rsidR="00C955CE" w:rsidRDefault="00C7299E">
      <w:pPr>
        <w:spacing w:after="200"/>
      </w:pPr>
      <w:r>
        <w:rPr>
          <w:szCs w:val="22"/>
        </w:rPr>
        <w:t xml:space="preserve">Unutar te globalne mreže djeluju različiti </w:t>
      </w:r>
      <w:r>
        <w:rPr>
          <w:b/>
          <w:szCs w:val="22"/>
        </w:rPr>
        <w:t>agenti</w:t>
      </w:r>
      <w:r>
        <w:rPr>
          <w:szCs w:val="22"/>
        </w:rPr>
        <w:t>, kako ljudski tako i sve češće umjetni (softverski algoritmi). Ljudski agenti, kao pojedinci i kolektivi, koriste mrežu za komunikaciju, rad, obrazovanje i zabavu, stvarajući nove oblike društvenosti i zajednica koje nadilaze zemljopisne granice. S druge strane, autonomni softverski agenti upravljaju protokom podataka, personaliziraju sadržaj i automatiziraju složene zadaće, postajući nevidljivim, ali sveprisutnim sudionicima digitalnoga prostora.</w:t>
      </w:r>
    </w:p>
    <w:p w14:paraId="15F57E76" w14:textId="77777777" w:rsidR="00C955CE" w:rsidRDefault="00C7299E">
      <w:pPr>
        <w:spacing w:after="200"/>
      </w:pPr>
      <w:r>
        <w:rPr>
          <w:szCs w:val="22"/>
        </w:rPr>
        <w:t xml:space="preserve">Dvojaka priroda digitalne revolucije očituje se i u njezinim posljedicama. S jedne strane, ona je omogućila neslućenu demokratizaciju znanja i pristup informacijama, osnažujući građane i potičući društvene pokrete. S druge strane, otvorila je prostor za nove oblike nejednakosti, poput digitalnoga jaza koji razdvaja one s pristupom tehnologiji od onih bez njega. Nadalje, masovno prikupljanje i analiza osobnih podataka postali su temelj novoga ekonomskog poretka, što je Shoshana Zuboff (2019) podrobno opisala u svojem konceptu </w:t>
      </w:r>
      <w:r>
        <w:rPr>
          <w:i/>
          <w:szCs w:val="22"/>
        </w:rPr>
        <w:t>nadzornoga kapitalizma</w:t>
      </w:r>
      <w:r>
        <w:rPr>
          <w:szCs w:val="22"/>
        </w:rPr>
        <w:t>, upozoravajući na nove mehanizme kontrole i manipulacije.</w:t>
      </w:r>
    </w:p>
    <w:p w14:paraId="06012832" w14:textId="77777777" w:rsidR="00C955CE" w:rsidRDefault="00C7299E">
      <w:pPr>
        <w:spacing w:after="200"/>
      </w:pPr>
      <w:r>
        <w:rPr>
          <w:szCs w:val="22"/>
        </w:rPr>
        <w:t>Digitalna revolucija stoga nije završen povijesni događaj, već trajan proces čije se posljedice i dalje razvijaju. Pojave poput umjetne inteligencije, interneta stvari (</w:t>
      </w:r>
      <w:r>
        <w:rPr>
          <w:i/>
          <w:szCs w:val="22"/>
        </w:rPr>
        <w:t>Internet of Things</w:t>
      </w:r>
      <w:r>
        <w:rPr>
          <w:szCs w:val="22"/>
        </w:rPr>
        <w:t>) i daljnje integracije digitalnih tehnologija u fizički svijet samo su nastavak preobrazbe započete u dvadesetom stoljeću. Razumijevanje njezinih tehničkih temelja, društvenih implikacija i inherentnih proturječja ključno je za snalaženje u suvremenom svijetu, koji je nepovratno oblikovan mrežom globalne komunikacije.</w:t>
      </w:r>
    </w:p>
    <w:p w14:paraId="5CA15E2F" w14:textId="77777777" w:rsidR="00C955CE" w:rsidRDefault="00C7299E" w:rsidP="00EC3FF9">
      <w:pPr>
        <w:pStyle w:val="Heading3"/>
      </w:pPr>
      <w:bookmarkStart w:id="54" w:name="_Toc203221983"/>
      <w:r>
        <w:t>2.7.7</w:t>
      </w:r>
      <w:r>
        <w:tab/>
        <w:t>Digitalna dvojnost: obećanje demokratizacije i sjena novih nejednakosti</w:t>
      </w:r>
      <w:bookmarkEnd w:id="54"/>
    </w:p>
    <w:p w14:paraId="35A724FD" w14:textId="77777777" w:rsidR="00C955CE" w:rsidRDefault="00C7299E">
      <w:pPr>
        <w:spacing w:after="200"/>
      </w:pPr>
      <w:r>
        <w:rPr>
          <w:szCs w:val="22"/>
        </w:rPr>
        <w:t xml:space="preserve">Ulazak u digitalno doba obilježen je temeljnom napetošću, dvojnošću koja prožima gotovo svaki vidik suvremenoga života. Digitalna tehnologija nije jednoznačna sila, već poprište suprotstavljenih težnji koje istodobno nude obećanje o oslobođenju i bacaju sjenu novih oblika podčinjenosti. Ta </w:t>
      </w:r>
      <w:r>
        <w:rPr>
          <w:i/>
          <w:szCs w:val="22"/>
        </w:rPr>
        <w:t>digitalna dvojnost</w:t>
      </w:r>
      <w:r>
        <w:rPr>
          <w:szCs w:val="22"/>
        </w:rPr>
        <w:t xml:space="preserve"> očituje se kao trajni sukob između vizije o demokratiziranom svijetu, u kojemu su znanje i moć dostupni svima, i stvarne pojave novih, često nevidljivih, nejednakosti koje produbljuju </w:t>
      </w:r>
      <w:r>
        <w:rPr>
          <w:szCs w:val="22"/>
        </w:rPr>
        <w:lastRenderedPageBreak/>
        <w:t>postojeće i stvaraju nove društvene rascjepe. Razumijevanje ove dvojnosti ključno je za svaku ozbiljnu prosudbu našega vremena.</w:t>
      </w:r>
    </w:p>
    <w:p w14:paraId="6842D7AC" w14:textId="77777777" w:rsidR="00C955CE" w:rsidRDefault="00C7299E">
      <w:pPr>
        <w:spacing w:after="200"/>
      </w:pPr>
      <w:r>
        <w:rPr>
          <w:szCs w:val="22"/>
        </w:rPr>
        <w:t>S jedne strane, digitalna revolucija nosi u sebi golem demokratizacijski potencijal. Rušenjem prostornih i vremenskih prepreka, internet i s njim povezane tehnologije stvorili su dosad nezabilježene mogućnosti za pristup informacijama i znanju. Globalne knjižnice, znanstvene baze podataka i obrazovne platforme postale su dostupne pojedincima neovisno o njihovu zemljopisnom položaju ili materijalnom statusu, potičući ideju o globalnoj republici znanja. U političkoj areni, digitalni mediji omogućili su nove oblike građanskog sudjelovanja i aktivizma. Mogućnost brzog organiziranja, dijeljenja informacija izvan nadzora tradicionalnih medija i izravnog obraćanja nositeljima vlasti dala je glas onima koji su ga rijetko imali. Taj se potencijal očituje u sposobnosti društvenih pokreta da se brzo mobiliziraju i artikuliraju svoje zahtjeve, stvarajući novi oblik onoga što Manuel Castells (2012) naziva »mrežnom moći«. U gospodarskom smislu, digitalne platforme snizile su ulazne prepreke za poduzetništvo, omogućivši malim proizvođačima i stvarateljima pristup globalnom tržištu koje je nekoć bilo rezervirano isključivo za velike korporacije.</w:t>
      </w:r>
    </w:p>
    <w:p w14:paraId="6758D28D" w14:textId="77777777" w:rsidR="00C955CE" w:rsidRDefault="00C7299E">
      <w:pPr>
        <w:spacing w:after="200"/>
      </w:pPr>
      <w:r>
        <w:rPr>
          <w:szCs w:val="22"/>
        </w:rPr>
        <w:t>```mermaid</w:t>
      </w:r>
    </w:p>
    <w:p w14:paraId="559248BB" w14:textId="77777777" w:rsidR="00C955CE" w:rsidRDefault="00C7299E">
      <w:pPr>
        <w:spacing w:after="200"/>
      </w:pPr>
      <w:r>
        <w:rPr>
          <w:szCs w:val="22"/>
        </w:rPr>
        <w:t>graph LR</w:t>
      </w:r>
    </w:p>
    <w:p w14:paraId="67FD2225" w14:textId="77777777" w:rsidR="00C955CE" w:rsidRDefault="00C7299E">
      <w:pPr>
        <w:spacing w:after="200"/>
      </w:pPr>
      <w:r>
        <w:rPr>
          <w:szCs w:val="22"/>
        </w:rPr>
        <w:t>subgraph Digitalna Dvojnost</w:t>
      </w:r>
    </w:p>
    <w:p w14:paraId="7513DB13" w14:textId="77777777" w:rsidR="00C955CE" w:rsidRDefault="00C7299E">
      <w:pPr>
        <w:spacing w:after="200"/>
      </w:pPr>
      <w:r>
        <w:rPr>
          <w:szCs w:val="22"/>
        </w:rPr>
        <w:t>P[Obećanje Demokratizacije]</w:t>
      </w:r>
    </w:p>
    <w:p w14:paraId="15C86EDA" w14:textId="77777777" w:rsidR="00C955CE" w:rsidRDefault="00C7299E">
      <w:pPr>
        <w:spacing w:after="200"/>
      </w:pPr>
      <w:r>
        <w:rPr>
          <w:szCs w:val="22"/>
        </w:rPr>
        <w:t>N[Sjena Novih Nejednakosti]</w:t>
      </w:r>
    </w:p>
    <w:p w14:paraId="455159EB" w14:textId="77777777" w:rsidR="00C955CE" w:rsidRDefault="00C7299E">
      <w:pPr>
        <w:spacing w:after="200"/>
      </w:pPr>
      <w:r>
        <w:rPr>
          <w:szCs w:val="22"/>
        </w:rPr>
        <w:t>end</w:t>
      </w:r>
    </w:p>
    <w:p w14:paraId="5CF3531A" w14:textId="77777777" w:rsidR="00C955CE" w:rsidRDefault="00C7299E">
      <w:pPr>
        <w:spacing w:after="200"/>
      </w:pPr>
      <w:r>
        <w:rPr>
          <w:szCs w:val="22"/>
        </w:rPr>
        <w:t>style P fill:#e6ffed,stroke:#333,stroke-width:2px</w:t>
      </w:r>
    </w:p>
    <w:p w14:paraId="7DC7F844" w14:textId="77777777" w:rsidR="00C955CE" w:rsidRDefault="00C7299E">
      <w:pPr>
        <w:spacing w:after="200"/>
      </w:pPr>
      <w:r>
        <w:rPr>
          <w:szCs w:val="22"/>
        </w:rPr>
        <w:t>style N fill:#ffe6e6,stroke:#333,stroke-width:2px</w:t>
      </w:r>
    </w:p>
    <w:p w14:paraId="7B8C3126" w14:textId="77777777" w:rsidR="00C955CE" w:rsidRDefault="00C7299E">
      <w:pPr>
        <w:spacing w:after="200"/>
      </w:pPr>
      <w:r>
        <w:rPr>
          <w:szCs w:val="22"/>
        </w:rPr>
        <w:t>P --&gt; P1[Otvoreni pristup znanju]</w:t>
      </w:r>
    </w:p>
    <w:p w14:paraId="4C468719" w14:textId="77777777" w:rsidR="00C955CE" w:rsidRDefault="00C7299E">
      <w:pPr>
        <w:spacing w:after="200"/>
      </w:pPr>
      <w:r>
        <w:rPr>
          <w:szCs w:val="22"/>
        </w:rPr>
        <w:t>P --&gt; P2[Građansko sudjelovanje i aktivizam]</w:t>
      </w:r>
    </w:p>
    <w:p w14:paraId="48B9B382" w14:textId="77777777" w:rsidR="00C955CE" w:rsidRDefault="00C7299E">
      <w:pPr>
        <w:spacing w:after="200"/>
      </w:pPr>
      <w:r>
        <w:rPr>
          <w:szCs w:val="22"/>
        </w:rPr>
        <w:t>P --&gt; P3[Nove ekonomske prilike]</w:t>
      </w:r>
    </w:p>
    <w:p w14:paraId="17284B82" w14:textId="77777777" w:rsidR="00C955CE" w:rsidRDefault="00C7299E">
      <w:pPr>
        <w:spacing w:after="200"/>
      </w:pPr>
      <w:r>
        <w:rPr>
          <w:szCs w:val="22"/>
        </w:rPr>
        <w:t>N --&gt; N1[Digitalni jaz i isključenost]</w:t>
      </w:r>
    </w:p>
    <w:p w14:paraId="7FE5866D" w14:textId="77777777" w:rsidR="00C955CE" w:rsidRDefault="00C7299E">
      <w:pPr>
        <w:spacing w:after="200"/>
      </w:pPr>
      <w:r>
        <w:rPr>
          <w:szCs w:val="22"/>
        </w:rPr>
        <w:t>N --&gt; N2[Algoritamska pristranost]</w:t>
      </w:r>
    </w:p>
    <w:p w14:paraId="2362F963" w14:textId="77777777" w:rsidR="00C955CE" w:rsidRDefault="00C7299E">
      <w:pPr>
        <w:spacing w:after="200"/>
      </w:pPr>
      <w:r>
        <w:rPr>
          <w:szCs w:val="22"/>
        </w:rPr>
        <w:t>N --&gt; N3[Nadzorni kapitalizam i koncentracija moći]</w:t>
      </w:r>
    </w:p>
    <w:p w14:paraId="2706131F" w14:textId="77777777" w:rsidR="00C955CE" w:rsidRDefault="00C7299E">
      <w:pPr>
        <w:spacing w:after="200"/>
      </w:pPr>
      <w:r>
        <w:rPr>
          <w:szCs w:val="22"/>
        </w:rPr>
        <w:t>click P1 "https://hr.wikipedia.org/wiki/Otvoreni_pristup" "Saznajte više o otvorenom pristupu"</w:t>
      </w:r>
    </w:p>
    <w:p w14:paraId="2F186308" w14:textId="77777777" w:rsidR="00C955CE" w:rsidRDefault="00C7299E">
      <w:pPr>
        <w:spacing w:after="200"/>
      </w:pPr>
      <w:r>
        <w:rPr>
          <w:szCs w:val="22"/>
        </w:rPr>
        <w:t>click N3 "https://hr.wikipedia.org/wiki/Nadzorni_kapitalizam" "Saznajte više o nadzornom kapitalizmu"</w:t>
      </w:r>
    </w:p>
    <w:p w14:paraId="559BEA6B" w14:textId="77777777" w:rsidR="00C955CE" w:rsidRDefault="00C7299E">
      <w:pPr>
        <w:spacing w:after="200"/>
      </w:pPr>
      <w:r>
        <w:rPr>
          <w:szCs w:val="22"/>
        </w:rPr>
        <w:t>```</w:t>
      </w:r>
    </w:p>
    <w:p w14:paraId="597CF3C5" w14:textId="77777777" w:rsidR="00C955CE" w:rsidRDefault="00C7299E">
      <w:pPr>
        <w:spacing w:after="200"/>
      </w:pPr>
      <w:r>
        <w:rPr>
          <w:szCs w:val="22"/>
        </w:rPr>
        <w:t xml:space="preserve">S druge strane ove svijetle slike, međutim, nadvija se tamna sjena. Obećanje o potpunoj demokratizaciji ostaje uvelike neispunjeno, dok se istodobno uspostavljaju novi, suptilniji mehanizmi nadzora i nejednakosti. Prvi i najočitiji jest </w:t>
      </w:r>
      <w:r>
        <w:rPr>
          <w:i/>
          <w:szCs w:val="22"/>
        </w:rPr>
        <w:t>digitalni jaz</w:t>
      </w:r>
      <w:r>
        <w:rPr>
          <w:szCs w:val="22"/>
        </w:rPr>
        <w:t>, koji se više ne odnosi samo na puki pristup internetu, već i na razlike u digitalnoj pismenosti, vještinama i sposobnosti kritičkog vrednovanja informacija. Oni bez potrebnih vještina ili sredstava ostaju isključeni iz digitalnoga društva, čime se njihova postojeća marginalizacija dodatno produbljuje.</w:t>
      </w:r>
    </w:p>
    <w:p w14:paraId="29A0B1CC" w14:textId="77777777" w:rsidR="00C955CE" w:rsidRDefault="00C7299E">
      <w:pPr>
        <w:spacing w:after="200"/>
      </w:pPr>
      <w:r>
        <w:rPr>
          <w:szCs w:val="22"/>
        </w:rPr>
        <w:lastRenderedPageBreak/>
        <w:t>Nadalje, arhitektura digitalnog svijeta sve je više oblikovana algoritmima koji, umjesto da budu nepristrani arbitri, često odražavaju i pojačavaju ljudske predrasude. Algoritamski sustavi koji odlučuju o zapošljavanju, odobravanju kredita ili čak o vjerojatnosti počinjenja kaznenog djela mogu sustavno diskriminirati određene društvene skupine, stvarajući ono što Cathy O’Neil (2016) naziva »oružjem za matematičko uništenje« (</w:t>
      </w:r>
      <w:r>
        <w:rPr>
          <w:i/>
          <w:szCs w:val="22"/>
        </w:rPr>
        <w:t>weapons of math destruction</w:t>
      </w:r>
      <w:r>
        <w:rPr>
          <w:szCs w:val="22"/>
        </w:rPr>
        <w:t>). Ovi automatizirani sustavi djeluju kao nevidljive birokracije, čije su odluke teško osporive jer su zaogrnute velom tehničke objektivnosti i poslovne tajne.</w:t>
      </w:r>
    </w:p>
    <w:p w14:paraId="14D1A1CC" w14:textId="77777777" w:rsidR="00C955CE" w:rsidRDefault="00C7299E">
      <w:pPr>
        <w:spacing w:after="200"/>
      </w:pPr>
      <w:r>
        <w:rPr>
          <w:szCs w:val="22"/>
        </w:rPr>
        <w:t xml:space="preserve">Možda najdublju prijetnju predstavlja uspon onoga što Shoshana Zuboff (2019) imenuje </w:t>
      </w:r>
      <w:r>
        <w:rPr>
          <w:i/>
          <w:szCs w:val="22"/>
        </w:rPr>
        <w:t>nadzornim kapitalizmom</w:t>
      </w:r>
      <w:r>
        <w:rPr>
          <w:szCs w:val="22"/>
        </w:rPr>
        <w:t>. U tom ekonomskom modelu, ljudsko iskustvo postaje sirovina koja se besplatno prisvaja, pretvara u podatke o ponašanju i prodaje na tržištima koja trguju predviđanjima o našoj budućnosti. Moć je time krajnje nejednako raspoređena: s jedne strane su tehnološki divovi koji posjeduju znanje i infrastrukturu za prikupljanje i obradu podataka, a s druge strane korisnici, pojedinačni agenti koji često nisu ni svjesni opsega nadzora kojemu su izloženi. Ova asimetrija moći potkopava samu ideju autonomije i slobodnog odlučivanja, stvarajući tržište u kojemu proizvod nismo samo mi, već mogućnost utjecanja na naše buduće ponašanje.</w:t>
      </w:r>
    </w:p>
    <w:p w14:paraId="4938DBE9" w14:textId="010C24CC" w:rsidR="00C955CE" w:rsidRDefault="00C7299E">
      <w:pPr>
        <w:spacing w:after="200"/>
      </w:pPr>
      <w:r>
        <w:t xml:space="preserve">Digitalna dvojnost </w:t>
      </w:r>
      <w:r w:rsidR="7A8A4F16">
        <w:t>je stoga</w:t>
      </w:r>
      <w:r>
        <w:t xml:space="preserve"> stvarna napetost koja oblikuje naše društvene, političke i ekonomske zbilje</w:t>
      </w:r>
      <w:r w:rsidR="7A8A4F16">
        <w:t>,  razotkrivajući</w:t>
      </w:r>
      <w:r>
        <w:t xml:space="preserve"> digitalnu sferu ne kao utopijsko ili distopijsko odredište, već kao bojno polje. </w:t>
      </w:r>
      <w:r w:rsidR="7A8A4F16">
        <w:t>Ishod te borbe</w:t>
      </w:r>
      <w:r>
        <w:t xml:space="preserve"> ovisi o djelovanju različitih agenata: o regulatornim odlukama država, o naporima civilnog društva u zaštiti digitalnih prava, o etičkoj odgovornosti tehnoloških stvaratelja i, naposljetku, o podizanju svijesti i kritičkom angažmanu samih korisnika. Priznati ovu dvojnost znači odbaciti tehnološki determinizam i prihvatiti odgovornost za aktivno oblikovanje digitalne budućnosti – budućnosti u kojoj će obećanje o demokratizaciji nadvladati sjenu novih nejednakosti.</w:t>
      </w:r>
    </w:p>
    <w:p w14:paraId="6FEFE1B0" w14:textId="77777777" w:rsidR="00C955CE" w:rsidRDefault="00C7299E" w:rsidP="00EC3FF9">
      <w:pPr>
        <w:pStyle w:val="Heading3"/>
      </w:pPr>
      <w:bookmarkStart w:id="55" w:name="_Toc203221984"/>
      <w:r>
        <w:t>2.7.8 Sjene u digitalnom edenu: privatnost, manipulacija i cijena povezanosti</w:t>
      </w:r>
      <w:bookmarkEnd w:id="55"/>
    </w:p>
    <w:p w14:paraId="60B21D10" w14:textId="77777777" w:rsidR="00C955CE" w:rsidRDefault="00C7299E">
      <w:pPr>
        <w:spacing w:after="200"/>
      </w:pPr>
      <w:r>
        <w:rPr>
          <w:szCs w:val="22"/>
        </w:rPr>
        <w:t>Privid digitalnog edena, svijeta neograničenih mogućnosti i sveopće povezanosti, sa sobom nosi i svoje sjene, prostore u kojima se temeljna ljudska prava i kognitivna autonomija izlažu dosad neviđenim pritiscima. U temelju te dvojnosti leži paradigma nadzornog kapitalizma, ekonomskog poretka koji ljudsko iskustvo prisvaja kao besplatnu sirovinu za procese proizvodnje i prodaje (Zuboff, 2019). Prva i najočitija žrtva takvog sustava jest privatnost. Masovno i sveprisutno prikupljanje podataka – od lokacije i obrazaca pretraživanja do biometrijskih informacija i emocionalnih reakcija – postalo je temeljnim mehanizmom funkcioniranja digitalnog prostora. Korisnici, često bez pune svijesti o razmjerima i dubini tog procesa, dragovoljno ustupaju fragmente svojih života u zamjenu za prividno besplatne usluge, postajući tako sirovinom u lancu vrijednosti čija je krajnja svrha monetizacija njihova budućeg ponašanja.</w:t>
      </w:r>
    </w:p>
    <w:p w14:paraId="2C11E008" w14:textId="60BDE033" w:rsidR="00C955CE" w:rsidRDefault="00C7299E">
      <w:pPr>
        <w:spacing w:after="200"/>
      </w:pPr>
      <w:r>
        <w:t xml:space="preserve">Prikupljeni podatkovni tragovi </w:t>
      </w:r>
      <w:r w:rsidR="7A8A4F16">
        <w:t>dakako</w:t>
      </w:r>
      <w:r>
        <w:t xml:space="preserve"> služe optimizaciji usluga ili plasiranju prilagođenih oglasa</w:t>
      </w:r>
      <w:r w:rsidR="7A8A4F16">
        <w:t>, ali  se njihova</w:t>
      </w:r>
      <w:r>
        <w:t xml:space="preserve"> se svrha </w:t>
      </w:r>
      <w:r w:rsidR="7A8A4F16">
        <w:t xml:space="preserve">neizbježno </w:t>
      </w:r>
      <w:r>
        <w:t>proteže duboko u sferu bihevioralne modifikacije i ciljane manipulacije. Algoritamski sustavi, djelujući kao nevidljivi agenti, na temelju detaljnih psihografskih profila konstruiraju personalizirane stvarnosti, svjetove skrojene da izazovu određene emocionalne odgovore i potaknu željene akcije. Razmjeri i posljedice takvog djelovanja postali su razvidni u slučaju tvrtke Cambridge Analytica, koja je zlouporabom podataka prikupljenih s društvene mreže Facebook nastojala utjecati na ishod demokratskih izbora (Cadwalladr &amp; Graham-Harrison, 2018). Taj je događaj razotkrio sistemsku ranjivost suvremenih društava, pokazavši kako se podatkovna infrastruktura može prenamijeniti u oružje za psihološko i političko oblikovanje javnosti.</w:t>
      </w:r>
    </w:p>
    <w:p w14:paraId="44CC57FD" w14:textId="77777777" w:rsidR="00C955CE" w:rsidRDefault="00C7299E">
      <w:pPr>
        <w:spacing w:after="200"/>
      </w:pPr>
      <w:r>
        <w:rPr>
          <w:szCs w:val="22"/>
        </w:rPr>
        <w:t>```mermaid</w:t>
      </w:r>
    </w:p>
    <w:p w14:paraId="6E5870E1" w14:textId="77777777" w:rsidR="00C955CE" w:rsidRDefault="00C7299E">
      <w:pPr>
        <w:spacing w:after="200"/>
      </w:pPr>
      <w:r>
        <w:rPr>
          <w:szCs w:val="22"/>
        </w:rPr>
        <w:t>graph LR</w:t>
      </w:r>
    </w:p>
    <w:p w14:paraId="51EF5E20" w14:textId="77777777" w:rsidR="00C955CE" w:rsidRDefault="00C7299E">
      <w:pPr>
        <w:spacing w:after="200"/>
      </w:pPr>
      <w:r>
        <w:rPr>
          <w:szCs w:val="22"/>
        </w:rPr>
        <w:t>style A fill:#fff,stroke:#333,stroke-width:2px</w:t>
      </w:r>
    </w:p>
    <w:p w14:paraId="66FACB2A" w14:textId="77777777" w:rsidR="00C955CE" w:rsidRDefault="00C7299E">
      <w:pPr>
        <w:spacing w:after="200"/>
      </w:pPr>
      <w:r>
        <w:rPr>
          <w:szCs w:val="22"/>
        </w:rPr>
        <w:t>style B fill:#fff,stroke:#333,stroke-width:2px</w:t>
      </w:r>
    </w:p>
    <w:p w14:paraId="3E50E66C" w14:textId="77777777" w:rsidR="00C955CE" w:rsidRDefault="00C7299E">
      <w:pPr>
        <w:spacing w:after="200"/>
      </w:pPr>
      <w:r>
        <w:rPr>
          <w:szCs w:val="22"/>
        </w:rPr>
        <w:t>style C fill:#fff,stroke:#333,stroke-width:2px</w:t>
      </w:r>
    </w:p>
    <w:p w14:paraId="40A480BF" w14:textId="77777777" w:rsidR="00C955CE" w:rsidRDefault="00C7299E">
      <w:pPr>
        <w:spacing w:after="200"/>
      </w:pPr>
      <w:r>
        <w:rPr>
          <w:szCs w:val="22"/>
        </w:rPr>
        <w:lastRenderedPageBreak/>
        <w:t>style D fill:#fff,stroke:#333,stroke-width:2px</w:t>
      </w:r>
    </w:p>
    <w:p w14:paraId="01EBEC1E" w14:textId="77777777" w:rsidR="00C955CE" w:rsidRDefault="00C7299E">
      <w:pPr>
        <w:spacing w:after="200"/>
      </w:pPr>
      <w:r>
        <w:rPr>
          <w:szCs w:val="22"/>
        </w:rPr>
        <w:t>A[Korisničko iskustvo i podatci] --&gt; B(Sustavno prikupljanje i analiza);</w:t>
      </w:r>
    </w:p>
    <w:p w14:paraId="52CDEE60" w14:textId="77777777" w:rsidR="00C955CE" w:rsidRDefault="00C7299E">
      <w:pPr>
        <w:spacing w:after="200"/>
      </w:pPr>
      <w:r>
        <w:rPr>
          <w:szCs w:val="22"/>
        </w:rPr>
        <w:t>B --&gt; C{Algoritamsko profiliranje};</w:t>
      </w:r>
    </w:p>
    <w:p w14:paraId="413EAA8D" w14:textId="77777777" w:rsidR="00C955CE" w:rsidRDefault="00C7299E">
      <w:pPr>
        <w:spacing w:after="200"/>
      </w:pPr>
      <w:r>
        <w:rPr>
          <w:szCs w:val="22"/>
        </w:rPr>
        <w:t>C --&gt; D[Personalizirana isporuka sadržaja i bihevioralna manipulacija];</w:t>
      </w:r>
    </w:p>
    <w:p w14:paraId="1C21AD41" w14:textId="77777777" w:rsidR="00C955CE" w:rsidRDefault="00C7299E">
      <w:pPr>
        <w:spacing w:after="200"/>
        <w:rPr>
          <w:szCs w:val="22"/>
        </w:rPr>
      </w:pPr>
      <w:r>
        <w:rPr>
          <w:szCs w:val="22"/>
        </w:rPr>
        <w:t>```</w:t>
      </w:r>
    </w:p>
    <w:p w14:paraId="1B2D00B6" w14:textId="28F2BFBC" w:rsidR="008A30FB" w:rsidRDefault="001A6C83" w:rsidP="008A30FB">
      <w:pPr>
        <w:pStyle w:val="NormalWeb"/>
      </w:pPr>
      <w:r w:rsidRPr="001A6C83">
        <w:rPr>
          <w:noProof/>
        </w:rPr>
        <w:drawing>
          <wp:inline distT="0" distB="0" distL="0" distR="0" wp14:anchorId="03B26039" wp14:editId="51E9B75D">
            <wp:extent cx="5525271" cy="1991003"/>
            <wp:effectExtent l="0" t="0" r="0" b="9525"/>
            <wp:docPr id="15777211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1118" name="Picture 1" descr="A diagram of a diagram&#10;&#10;AI-generated content may be incorrect."/>
                    <pic:cNvPicPr/>
                  </pic:nvPicPr>
                  <pic:blipFill>
                    <a:blip r:embed="rId12"/>
                    <a:stretch>
                      <a:fillRect/>
                    </a:stretch>
                  </pic:blipFill>
                  <pic:spPr>
                    <a:xfrm>
                      <a:off x="0" y="0"/>
                      <a:ext cx="5525271" cy="1991003"/>
                    </a:xfrm>
                    <a:prstGeom prst="rect">
                      <a:avLst/>
                    </a:prstGeom>
                  </pic:spPr>
                </pic:pic>
              </a:graphicData>
            </a:graphic>
          </wp:inline>
        </w:drawing>
      </w:r>
    </w:p>
    <w:p w14:paraId="78E3BB26" w14:textId="77777777" w:rsidR="008A30FB" w:rsidRDefault="008A30FB">
      <w:pPr>
        <w:spacing w:after="200"/>
      </w:pPr>
    </w:p>
    <w:p w14:paraId="53005BC5" w14:textId="65A35A62" w:rsidR="00C955CE" w:rsidRDefault="00C7299E">
      <w:pPr>
        <w:spacing w:after="200"/>
      </w:pPr>
      <w:r>
        <w:t>Djelovanje ovih algoritama, čija je temeljna zadaća maksimizacija korisničkog angažmana, dovodi do daljnjih strukturnih poremećaja u protoku informacija. Stvaranjem takozvanih "filtarskih mjehurića" (</w:t>
      </w:r>
      <w:r w:rsidRPr="7A8A4F16">
        <w:rPr>
          <w:i/>
        </w:rPr>
        <w:t>filter bubbles</w:t>
      </w:r>
      <w:r>
        <w:t>) i "komora jeke" (</w:t>
      </w:r>
      <w:r w:rsidRPr="7A8A4F16">
        <w:rPr>
          <w:i/>
        </w:rPr>
        <w:t>echo chambers</w:t>
      </w:r>
      <w:r>
        <w:t xml:space="preserve">), </w:t>
      </w:r>
      <w:r w:rsidR="7A8A4F16">
        <w:t>koji</w:t>
      </w:r>
      <w:r>
        <w:t xml:space="preserve"> korisnike zatvaraju unutar informacijskih ekosustava </w:t>
      </w:r>
      <w:r w:rsidR="7A8A4F16">
        <w:t>potvrđujući</w:t>
      </w:r>
      <w:r>
        <w:t xml:space="preserve"> njihova postojeća uvjerenja i svjetonazore (Pariser, 2011). Sustavnim potiskivanjem suprotnih ili divergentnih stajališta, algoritamska kuracija sadržaja erodira prostor za kritičko promišljanje i javnu raspravu, ključne preduvjete zdravog demokratskog društva. Posljedica je društvena fragmentacija i porast polarizacije, gdje zajednička ontološka osnova za dijalog postupno nestaje.</w:t>
      </w:r>
    </w:p>
    <w:p w14:paraId="4FCD8781" w14:textId="2652D1EB" w:rsidR="00C955CE" w:rsidRDefault="00C7299E">
      <w:pPr>
        <w:spacing w:after="200"/>
      </w:pPr>
      <w:r>
        <w:t>Cijena sveopće povezanosti se</w:t>
      </w:r>
      <w:r w:rsidR="7A8A4F16">
        <w:t>, osim</w:t>
      </w:r>
      <w:r>
        <w:t xml:space="preserve"> na </w:t>
      </w:r>
      <w:r w:rsidR="7A8A4F16">
        <w:t xml:space="preserve">društvenoj i političkoj, plaća i na </w:t>
      </w:r>
      <w:r>
        <w:t>duboko osobnoj, psihološkoj razini. Neprestana izloženost idealiziranim prikazima tuđih života na društvenim mrežama stvara plodno tlo za socijalnu usporedbu, što nerijetko rezultira osjećajima neadekvatnosti, tjeskobe i depresivnih stanja. Imperativ stalne dostupnosti i sudjelovanja u digitalnoj sferi zamagljuje granice između rada i odmora, javnog i privatnog, stvarajući pritisak koji negativno utječe na mentalno zdravlje i opću dobrobit. Uloga digitalnog agenta – bilo da je riječ o platformi, algoritmu ili sučelju – u tom je ekosustavu od presudne važnosti. Njegovi ciljevi, usmjereni prvenstveno na ekonomske metrike poput zadržavanja pažnje i povećanja angažmana, često su u izravnom sukobu s dugoročnim interesima i dobrobiti samog korisnika. Stoga suočavanje sa sjenama digitalnog edena zahtijeva razvoj napredne digitalne pismenosti, jačanje svijesti o mehanizmima koji oblikuju naše mrežno iskustvo te uspostavu čvrstih regulatornih okvira koji će štititi autonomiju, privatnost i dostojanstvo pojedinca u novom digitalnom dobu.</w:t>
      </w:r>
    </w:p>
    <w:p w14:paraId="5E5F95E7" w14:textId="77777777" w:rsidR="00C955CE" w:rsidRDefault="00C7299E" w:rsidP="00EC3FF9">
      <w:pPr>
        <w:pStyle w:val="Heading2"/>
      </w:pPr>
      <w:bookmarkStart w:id="56" w:name="_Toc203221985"/>
      <w:r>
        <w:t>2.8</w:t>
      </w:r>
      <w:r>
        <w:tab/>
        <w:t>Začeci autonomne komunikacije: prvi digitalni sugovornici</w:t>
      </w:r>
      <w:bookmarkEnd w:id="56"/>
    </w:p>
    <w:p w14:paraId="14069790" w14:textId="77777777" w:rsidR="00C955CE" w:rsidRDefault="00C7299E">
      <w:pPr>
        <w:spacing w:after="200"/>
      </w:pPr>
      <w:r>
        <w:rPr>
          <w:szCs w:val="22"/>
        </w:rPr>
        <w:t xml:space="preserve">Promisao o stvaranju umjetnih bića sposobnih za razgovor seže duboko u ljudsku prošlost, od mitskih kipova koji oživljavaju do Golema iz praskih predaja. No, tek je u drugoj polovici dvadesetog stoljeća, s pojavom računala, ta prastara težnja počela dobivati svoje prve stvarne, premda rudimentarne, oblike. Prijelaz iz mita u tehnologiju bio je uvjetovan ključnim teorijskim pomakom koji je ponudio Alan Turing. U svojemu znamenitom radu </w:t>
      </w:r>
      <w:r>
        <w:rPr>
          <w:i/>
          <w:szCs w:val="22"/>
        </w:rPr>
        <w:t>Computing Machinery and Intelligence</w:t>
      </w:r>
      <w:r>
        <w:rPr>
          <w:szCs w:val="22"/>
        </w:rPr>
        <w:t xml:space="preserve"> (Turing, 1950.), on nije postavio pitanje mogu li strojevi </w:t>
      </w:r>
      <w:r>
        <w:rPr>
          <w:i/>
          <w:szCs w:val="22"/>
        </w:rPr>
        <w:t>misliti</w:t>
      </w:r>
      <w:r>
        <w:rPr>
          <w:szCs w:val="22"/>
        </w:rPr>
        <w:t xml:space="preserve">, već mogu li se </w:t>
      </w:r>
      <w:r>
        <w:rPr>
          <w:i/>
          <w:szCs w:val="22"/>
        </w:rPr>
        <w:t>ponašati</w:t>
      </w:r>
      <w:r>
        <w:rPr>
          <w:szCs w:val="22"/>
        </w:rPr>
        <w:t xml:space="preserve"> na način koji je nerazlučiv od ljudskoga. Njegov misaoni pokus, poznat kao Turingov test ili igra oponašanja, </w:t>
      </w:r>
      <w:r>
        <w:rPr>
          <w:szCs w:val="22"/>
        </w:rPr>
        <w:lastRenderedPageBreak/>
        <w:t>uspostavio je filozofski i praktični okvir unutar kojeg će se desetljećima razvijati polje umjetne inteligencije, a napose područje obrade prirodnog jezika. Upravo je izazov stvaranja stroja koji bi mogao uspješno voditi pismenu konverzaciju s čovjekom postao pokretačka sila za razvoj prvih digitalnih sugovornika.</w:t>
      </w:r>
    </w:p>
    <w:p w14:paraId="5BF11E37" w14:textId="47F3343B" w:rsidR="00C955CE" w:rsidRDefault="00C7299E">
      <w:pPr>
        <w:spacing w:after="200"/>
      </w:pPr>
      <w:r>
        <w:rPr>
          <w:szCs w:val="22"/>
        </w:rPr>
        <w:t xml:space="preserve">Prvi značajan korak na tom putu učinio je Joseph Weizenbaum, stvorivši 1966. godine program </w:t>
      </w:r>
      <w:r>
        <w:rPr>
          <w:b/>
          <w:szCs w:val="22"/>
        </w:rPr>
        <w:t>ELIZA</w:t>
      </w:r>
      <w:r>
        <w:rPr>
          <w:szCs w:val="22"/>
        </w:rPr>
        <w:t xml:space="preserve">. Djelujući na načelu prepoznavanja ključnih riječi i primjene jednostavnih transformacijskih pravila, ELIZA je simulirala razgovor. Njezin najpoznatiji scenarij, nazvan </w:t>
      </w:r>
      <w:r>
        <w:rPr>
          <w:i/>
          <w:szCs w:val="22"/>
        </w:rPr>
        <w:t>DOCTOR</w:t>
      </w:r>
      <w:r>
        <w:rPr>
          <w:szCs w:val="22"/>
        </w:rPr>
        <w:t xml:space="preserve">, oponašao je rogerijanskog psihoterapeuta, tehnikom parafraziranja i postavljanja otvorenih pitanja preuzetih iz korisnikova unosa. Primjerice, na izjavu "Brine me moja obitelj" program bi mogao odgovoriti "Recite mi više o svojoj obitelji". Iako tehnički jednostavna, ELIZA je izazvala neočekivano snažnu </w:t>
      </w:r>
      <w:r w:rsidR="00D20D79" w:rsidRPr="009041CD">
        <w:rPr>
          <w:noProof/>
          <w:szCs w:val="22"/>
        </w:rPr>
        <w:drawing>
          <wp:anchor distT="0" distB="0" distL="114300" distR="114300" simplePos="0" relativeHeight="251658242" behindDoc="0" locked="0" layoutInCell="1" allowOverlap="1" wp14:anchorId="11C7964C" wp14:editId="410E1ABF">
            <wp:simplePos x="0" y="0"/>
            <wp:positionH relativeFrom="column">
              <wp:posOffset>84455</wp:posOffset>
            </wp:positionH>
            <wp:positionV relativeFrom="paragraph">
              <wp:posOffset>73025</wp:posOffset>
            </wp:positionV>
            <wp:extent cx="2672080" cy="4154805"/>
            <wp:effectExtent l="0" t="0" r="0" b="0"/>
            <wp:wrapSquare wrapText="bothSides"/>
            <wp:docPr id="18436968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6807" name="Picture 1"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72080" cy="4154805"/>
                    </a:xfrm>
                    <a:prstGeom prst="rect">
                      <a:avLst/>
                    </a:prstGeom>
                  </pic:spPr>
                </pic:pic>
              </a:graphicData>
            </a:graphic>
            <wp14:sizeRelH relativeFrom="margin">
              <wp14:pctWidth>0</wp14:pctWidth>
            </wp14:sizeRelH>
            <wp14:sizeRelV relativeFrom="margin">
              <wp14:pctHeight>0</wp14:pctHeight>
            </wp14:sizeRelV>
          </wp:anchor>
        </w:drawing>
      </w:r>
      <w:r>
        <w:rPr>
          <w:szCs w:val="22"/>
        </w:rPr>
        <w:t xml:space="preserve">reakciju. Korisnici su programu pripisivali razumijevanje, empatiju i svijest, unatoč Weizenbaumovim opetovanim tvrdnjama da stroj ne razumije ništa. Ta pojava, koju je on nazvao </w:t>
      </w:r>
      <w:r>
        <w:rPr>
          <w:b/>
          <w:szCs w:val="22"/>
        </w:rPr>
        <w:t>"efekt ELIZA"</w:t>
      </w:r>
      <w:r>
        <w:rPr>
          <w:szCs w:val="22"/>
        </w:rPr>
        <w:t>, otkrila je duboku ljudsku sklonost antropomorfizaciji i uspostavljanju emocionalne veze čak i s najjednostavnijim sugovornikom, što je samog autora duboko zabrinulo i potaknulo ga na kritičko preispitivanje etičkih granica umjetne inteligencije (Weizenbaum, 1976.).</w:t>
      </w:r>
    </w:p>
    <w:p w14:paraId="67D5B77C" w14:textId="60FC8E44" w:rsidR="00C955CE" w:rsidRDefault="00D20D79">
      <w:pPr>
        <w:spacing w:after="200"/>
      </w:pPr>
      <w:r>
        <w:rPr>
          <w:noProof/>
        </w:rPr>
        <mc:AlternateContent>
          <mc:Choice Requires="wps">
            <w:drawing>
              <wp:anchor distT="0" distB="0" distL="114300" distR="114300" simplePos="0" relativeHeight="251658241" behindDoc="0" locked="0" layoutInCell="1" allowOverlap="1" wp14:anchorId="4099A18A" wp14:editId="55F16490">
                <wp:simplePos x="0" y="0"/>
                <wp:positionH relativeFrom="column">
                  <wp:posOffset>153620</wp:posOffset>
                </wp:positionH>
                <wp:positionV relativeFrom="paragraph">
                  <wp:posOffset>2418283</wp:posOffset>
                </wp:positionV>
                <wp:extent cx="2756535" cy="635"/>
                <wp:effectExtent l="0" t="0" r="5715" b="0"/>
                <wp:wrapSquare wrapText="bothSides"/>
                <wp:docPr id="120421182" name="Text Box 1"/>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5E699F77" w14:textId="049C7836" w:rsidR="00024EDC" w:rsidRPr="00417220" w:rsidRDefault="00024EDC" w:rsidP="00024EDC">
                            <w:pPr>
                              <w:pStyle w:val="Caption"/>
                              <w:rPr>
                                <w:sz w:val="22"/>
                                <w:szCs w:val="22"/>
                              </w:rPr>
                            </w:pPr>
                            <w:r>
                              <w:t xml:space="preserve">Slika </w:t>
                            </w:r>
                            <w:fldSimple w:instr=" SEQ Slika \* ARABIC ">
                              <w:r>
                                <w:rPr>
                                  <w:noProof/>
                                </w:rPr>
                                <w:t>1</w:t>
                              </w:r>
                            </w:fldSimple>
                            <w:r w:rsidR="00D229A0">
                              <w:t xml:space="preserve"> </w:t>
                            </w:r>
                            <w:r w:rsidRPr="00960602">
                              <w:t>Kronologija razvoja ranih programskih skripti ključnih ranih sustava za jezičnu interakciju.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99A18A" id="_x0000_t202" coordsize="21600,21600" o:spt="202" path="m,l,21600r21600,l21600,xe">
                <v:stroke joinstyle="miter"/>
                <v:path gradientshapeok="t" o:connecttype="rect"/>
              </v:shapetype>
              <v:shape id="Text Box 1" o:spid="_x0000_s1026" type="#_x0000_t202" style="position:absolute;margin-left:12.1pt;margin-top:190.4pt;width:217.05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7A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" stroked="f">
                <v:textbox style="mso-fit-shape-to-text:t" inset="0,0,0,0">
                  <w:txbxContent>
                    <w:p w14:paraId="5E699F77" w14:textId="049C7836" w:rsidR="00024EDC" w:rsidRPr="00417220" w:rsidRDefault="00024EDC" w:rsidP="00024EDC">
                      <w:pPr>
                        <w:pStyle w:val="Caption"/>
                        <w:rPr>
                          <w:sz w:val="22"/>
                          <w:szCs w:val="22"/>
                        </w:rPr>
                      </w:pPr>
                      <w:r>
                        <w:t xml:space="preserve">Slika </w:t>
                      </w:r>
                      <w:fldSimple w:instr=" SEQ Slika \* ARABIC ">
                        <w:r>
                          <w:rPr>
                            <w:noProof/>
                          </w:rPr>
                          <w:t>1</w:t>
                        </w:r>
                      </w:fldSimple>
                      <w:r w:rsidR="00D229A0">
                        <w:t xml:space="preserve"> </w:t>
                      </w:r>
                      <w:r w:rsidRPr="00960602">
                        <w:t>Kronologija razvoja ranih programskih skripti ključnih ranih sustava za jezičnu interakciju.</w:t>
                      </w:r>
                    </w:p>
                  </w:txbxContent>
                </v:textbox>
                <w10:wrap type="square"/>
              </v:shape>
            </w:pict>
          </mc:Fallback>
        </mc:AlternateContent>
      </w:r>
      <w:r w:rsidR="00C7299E">
        <w:rPr>
          <w:szCs w:val="22"/>
        </w:rPr>
        <w:t xml:space="preserve">Nedugo nakon ELIZA-e, psihijatar Kenneth Colby sa Sveučilišta Stanford razvio je 1972. godine program </w:t>
      </w:r>
      <w:r w:rsidR="00C7299E" w:rsidRPr="00BD6067">
        <w:rPr>
          <w:szCs w:val="22"/>
        </w:rPr>
        <w:t>PARRY</w:t>
      </w:r>
      <w:r w:rsidR="00C7299E">
        <w:rPr>
          <w:szCs w:val="22"/>
        </w:rPr>
        <w:t xml:space="preserve">. Za razliku od Weizenbaumova pasivnog sugovornika, PARRY je bio osmišljen kao složenija simulacija, utjelovljujući osobnost pacijenta s paranoidnom shizofrenijom. Colbyjev agent </w:t>
      </w:r>
      <w:r w:rsidR="008C4DF0">
        <w:rPr>
          <w:szCs w:val="22"/>
        </w:rPr>
        <w:t>je</w:t>
      </w:r>
      <w:r w:rsidR="00C7299E">
        <w:rPr>
          <w:szCs w:val="22"/>
        </w:rPr>
        <w:t xml:space="preserve"> odgovarao na podražaje, </w:t>
      </w:r>
      <w:r w:rsidR="008C4DF0">
        <w:rPr>
          <w:szCs w:val="22"/>
        </w:rPr>
        <w:t>ali i</w:t>
      </w:r>
      <w:r w:rsidR="00C7299E">
        <w:rPr>
          <w:szCs w:val="22"/>
        </w:rPr>
        <w:t xml:space="preserve"> posjedovao unutarnji model vlastitih uvjerenja i afektivnih stanja, poput straha, ljutnje i nepovjerenja, koja su utjecala na njegove odgovore. PARRY je pratio razinu tih afekata i mogao je proaktivno mijenjati temu ili postati defenzivan ako bi smatrao da ga sugovornik provocira. U nizu testova, psihijatri često nisu mogli razlikovati transkripte razgovora s PARRY-jem od onih s ljudskim pacijentima. Povijesnim je kuriozitetom ostao zabilježen i razgovor vođen 1972. godine između ELIZA-e i PARRY-ja preko mreže ARPANET, koji je zorno prikazao ograničenja obaju sustava – susret pasivnog zrcala i opsesivnog modela rezultirao je uglavnom nekoherentnom i repetitivnom razmjenom.</w:t>
      </w:r>
    </w:p>
    <w:p w14:paraId="0CED1100" w14:textId="5FBC9713" w:rsidR="00C955CE" w:rsidRDefault="00C7299E">
      <w:pPr>
        <w:spacing w:after="200"/>
        <w:rPr>
          <w:szCs w:val="22"/>
        </w:rPr>
      </w:pPr>
      <w:r>
        <w:rPr>
          <w:szCs w:val="22"/>
        </w:rPr>
        <w:t xml:space="preserve">Istodobno se razvijao i drukčiji pristup, koji nije bio usmjeren na simulaciju ljudske osobnosti, već na istinsko razumijevanje jezika unutar zadanog konteksta. Najistaknutiji primjer takva pristupa bio je </w:t>
      </w:r>
      <w:r>
        <w:rPr>
          <w:b/>
          <w:szCs w:val="22"/>
        </w:rPr>
        <w:t>SHRDLU</w:t>
      </w:r>
      <w:r>
        <w:rPr>
          <w:szCs w:val="22"/>
        </w:rPr>
        <w:t xml:space="preserve"> Terryja Winograda (1972.). Taj je sustav omogućavao korisniku da pomoću prirodnog jezika izdaje naredbe virtualnoj robotskoj ruci u "svijetu kocaka". SHRDLU je mogao razumjeti složene, pa i dvosmislene rečenice, postavljati pitanja za pojašnjenje i pamtiti kontekst razgovora. Na primjer, na naredbu "Podigni veliku crvenu kocku" sustav bi je izvršio. Ako bi korisnik potom rekao "Stavi je na zelenu", SHRDLU bi ispravno razumio da se zamjenica "je" odnosi na prethodno spomenutu crvenu kocku. Iako ograničen na svoj mikrosvijet, SHRDLU je pokazao da je dubinsko razumijevanje semantike i sintakse moguće, usmjerivši dio istraživačke zajednice prema modelima zasnovanima na znanju.</w:t>
      </w:r>
    </w:p>
    <w:p w14:paraId="222A880A" w14:textId="0AFAFEB0" w:rsidR="000F7B60" w:rsidRDefault="00A16FBB" w:rsidP="000F7B60">
      <w:pPr>
        <w:spacing w:after="200"/>
      </w:pPr>
      <w:r w:rsidRPr="00A16FBB">
        <w:lastRenderedPageBreak/>
        <w:t xml:space="preserve">William Chamberlain i Thomas Ettera </w:t>
      </w:r>
      <w:r>
        <w:t xml:space="preserve">razvili su </w:t>
      </w:r>
      <w:r w:rsidRPr="00A16FBB">
        <w:t>računalni program stvoren je s ciljem generiranja proze i poezije na engleskom jeziku</w:t>
      </w:r>
      <w:r w:rsidR="003C19A1">
        <w:t xml:space="preserve"> </w:t>
      </w:r>
      <w:r w:rsidR="003C19A1" w:rsidRPr="003C19A1">
        <w:t>(Chamberlain &amp; Etter, 1984.)</w:t>
      </w:r>
      <w:r w:rsidRPr="00A16FBB">
        <w:t>.</w:t>
      </w:r>
      <w:r w:rsidR="00A74427">
        <w:t xml:space="preserve"> </w:t>
      </w:r>
      <w:r w:rsidR="00FB4A04">
        <w:t>R</w:t>
      </w:r>
      <w:r w:rsidR="000F7B60">
        <w:t>acter, čije ime potječe od riječi "raconteur" (pripovjedač)</w:t>
      </w:r>
      <w:r w:rsidR="003C19A1">
        <w:t xml:space="preserve"> </w:t>
      </w:r>
      <w:r w:rsidR="00007FA9">
        <w:t>navodno</w:t>
      </w:r>
      <w:r w:rsidR="007154E3">
        <w:t xml:space="preserve"> je </w:t>
      </w:r>
      <w:r w:rsidR="003C19A1">
        <w:t xml:space="preserve">stvorio </w:t>
      </w:r>
      <w:r w:rsidR="000F7B60">
        <w:t>knjig</w:t>
      </w:r>
      <w:r w:rsidR="003C19A1">
        <w:t>u</w:t>
      </w:r>
      <w:r w:rsidR="000F7B60">
        <w:t xml:space="preserve"> "The Policeman's Beard Is Half Constructed" (Policajčeva brada je napola izgrađena), objavljen</w:t>
      </w:r>
      <w:r w:rsidR="007154E3">
        <w:t>u</w:t>
      </w:r>
      <w:r w:rsidR="000F7B60">
        <w:t xml:space="preserve"> 1984. godine</w:t>
      </w:r>
      <w:r w:rsidR="007154E3">
        <w:t xml:space="preserve">. </w:t>
      </w:r>
      <w:r w:rsidR="000F7B60">
        <w:t xml:space="preserve">U uvodu knjige, Chamberlain (1984.) </w:t>
      </w:r>
      <w:r w:rsidR="00007FA9">
        <w:t xml:space="preserve">tvrdi </w:t>
      </w:r>
      <w:r w:rsidR="000F7B60">
        <w:t>kako je, s izuzetkom samog uvoda, cjelokupan tekst djelo računala, bez naknadnih uredničkih intervencija osim provjere pravopisa. Program je originalno napisan u prevedenom BASIC-u na Z80 mikrokompjuteru sa 64K RAM-a (Chamberlain, 1984.). Racter je kori</w:t>
      </w:r>
      <w:r w:rsidR="00951CEC">
        <w:t xml:space="preserve">stio </w:t>
      </w:r>
      <w:r w:rsidR="000F7B60">
        <w:t>pravila kontekstno-slobodne gramatike i nasumičnosti kako bi konstruirao jedinstvene rečenice i prozu (Adamopoulou &amp; Moussiades, 2020.).</w:t>
      </w:r>
    </w:p>
    <w:p w14:paraId="7DB1F7A0" w14:textId="54B2A953" w:rsidR="00C955CE" w:rsidRDefault="00556D79">
      <w:pPr>
        <w:spacing w:after="200"/>
      </w:pPr>
      <w:r>
        <w:rPr>
          <w:szCs w:val="22"/>
        </w:rPr>
        <w:t>R</w:t>
      </w:r>
      <w:r w:rsidR="00C7299E">
        <w:rPr>
          <w:szCs w:val="22"/>
        </w:rPr>
        <w:t xml:space="preserve">ani sustavi, od ELIZA-e do PARRY-ja i SHRDLU-a, s današnje točke gledišta djeluju tehnički naivno, </w:t>
      </w:r>
      <w:r>
        <w:rPr>
          <w:szCs w:val="22"/>
        </w:rPr>
        <w:t xml:space="preserve">ali </w:t>
      </w:r>
      <w:r w:rsidR="00C7299E">
        <w:rPr>
          <w:szCs w:val="22"/>
        </w:rPr>
        <w:t>je</w:t>
      </w:r>
      <w:r w:rsidR="001B6352">
        <w:rPr>
          <w:szCs w:val="22"/>
        </w:rPr>
        <w:t xml:space="preserve"> </w:t>
      </w:r>
      <w:r w:rsidR="00C7299E">
        <w:rPr>
          <w:szCs w:val="22"/>
        </w:rPr>
        <w:t xml:space="preserve">njihov značaj </w:t>
      </w:r>
      <w:r>
        <w:rPr>
          <w:szCs w:val="22"/>
        </w:rPr>
        <w:t>u tome što</w:t>
      </w:r>
      <w:r w:rsidR="00C7299E">
        <w:rPr>
          <w:szCs w:val="22"/>
        </w:rPr>
        <w:t xml:space="preserve"> su pokazali da je strojna obrada jezika moguća</w:t>
      </w:r>
      <w:r w:rsidR="00D21053">
        <w:rPr>
          <w:szCs w:val="22"/>
        </w:rPr>
        <w:t>.</w:t>
      </w:r>
      <w:r w:rsidR="00C7299E">
        <w:rPr>
          <w:szCs w:val="22"/>
        </w:rPr>
        <w:t xml:space="preserve"> </w:t>
      </w:r>
      <w:r w:rsidR="00D21053">
        <w:rPr>
          <w:szCs w:val="22"/>
        </w:rPr>
        <w:t>R</w:t>
      </w:r>
      <w:r w:rsidR="00C7299E">
        <w:rPr>
          <w:szCs w:val="22"/>
        </w:rPr>
        <w:t>azotkrili su psihološke aspekte interakcije čovjeka i stroja te su postavili temeljna pitanja o prirodi inteligencije, razumijevanja i komunikacije. Bili su to prvi, neophodni koraci u tami, koji su, unatoč svojim očitim ograničenjima, utrli put prema znatno složenijim arhitekturama i paradigmama koje će obilježiti iduće poglavlje – svijet velikih jezičnih modela.</w:t>
      </w:r>
    </w:p>
    <w:p w14:paraId="22E3D312" w14:textId="77777777" w:rsidR="00671691" w:rsidRDefault="00671691" w:rsidP="008F13D6"/>
    <w:p w14:paraId="3EDE33B3" w14:textId="77777777" w:rsidR="00671691" w:rsidRDefault="00671691">
      <w:pPr>
        <w:rPr>
          <w:b/>
          <w:bCs/>
          <w:color w:val="2E74B5"/>
          <w:sz w:val="28"/>
          <w:szCs w:val="28"/>
        </w:rPr>
      </w:pPr>
      <w:r>
        <w:rPr>
          <w:b/>
          <w:bCs/>
          <w:sz w:val="28"/>
          <w:szCs w:val="28"/>
        </w:rPr>
        <w:br w:type="page"/>
      </w:r>
    </w:p>
    <w:p w14:paraId="3DEF5E8B" w14:textId="06646682" w:rsidR="00630501" w:rsidRDefault="00630501" w:rsidP="00630501">
      <w:pPr>
        <w:pStyle w:val="Heading1"/>
      </w:pPr>
      <w:bookmarkStart w:id="57" w:name="_Toc203063181"/>
      <w:bookmarkStart w:id="58" w:name="_Toc203221986"/>
      <w:r>
        <w:lastRenderedPageBreak/>
        <w:t xml:space="preserve">3. </w:t>
      </w:r>
      <w:r w:rsidRPr="00E15D87">
        <w:t>Svijet velikih jezičnih modela: od teorije do tehnologije</w:t>
      </w:r>
      <w:bookmarkEnd w:id="57"/>
      <w:bookmarkEnd w:id="58"/>
      <w:r w:rsidRPr="00E15D87">
        <w:t xml:space="preserve"> </w:t>
      </w:r>
    </w:p>
    <w:p w14:paraId="513BAEF4" w14:textId="22C5919F" w:rsidR="00C955CE" w:rsidRDefault="00C7299E" w:rsidP="00FF2EFF">
      <w:pPr>
        <w:pStyle w:val="Heading2"/>
      </w:pPr>
      <w:bookmarkStart w:id="59" w:name="_Toc203221987"/>
      <w:r>
        <w:t>3.1</w:t>
      </w:r>
      <w:r>
        <w:tab/>
        <w:t>Uvod: ulazak u doba velikih jezičnih modela</w:t>
      </w:r>
      <w:bookmarkEnd w:id="59"/>
    </w:p>
    <w:p w14:paraId="79B39C81" w14:textId="77777777" w:rsidR="00C955CE" w:rsidRDefault="00C7299E">
      <w:pPr>
        <w:spacing w:after="200"/>
      </w:pPr>
      <w:r>
        <w:rPr>
          <w:szCs w:val="22"/>
        </w:rPr>
        <w:t xml:space="preserve">Godina 2020. označila je prijelomni trenutak u povijesti umjetne inteligencije objavom rada o modelu GPT-3 (Brown et al., 2020), čime je započelo doba velikih jezičnih modela (eng. </w:t>
      </w:r>
      <w:r>
        <w:rPr>
          <w:i/>
          <w:szCs w:val="22"/>
        </w:rPr>
        <w:t>Large Language Models</w:t>
      </w:r>
      <w:r>
        <w:rPr>
          <w:szCs w:val="22"/>
        </w:rPr>
        <w:t xml:space="preserve"> – LLM). Svojom dotad nezabilježenom veličinom od 175 milijardi parametara, GPT-3 nije bio tek kvantitativni iskorak, već je uveo i posve novu paradigmu djelovanja jezičnih modela. Ključna novost bila je demonstracija sposobnosti koju danas nazivamo </w:t>
      </w:r>
      <w:r>
        <w:rPr>
          <w:i/>
          <w:szCs w:val="22"/>
        </w:rPr>
        <w:t>učenjem u kontekstu</w:t>
      </w:r>
      <w:r>
        <w:rPr>
          <w:szCs w:val="22"/>
        </w:rPr>
        <w:t xml:space="preserve"> (</w:t>
      </w:r>
      <w:r>
        <w:rPr>
          <w:i/>
          <w:szCs w:val="22"/>
        </w:rPr>
        <w:t>in-context learning</w:t>
      </w:r>
      <w:r>
        <w:rPr>
          <w:szCs w:val="22"/>
        </w:rPr>
        <w:t>). Riječ je o izvanrednoj mogućnosti modela da, bez dodatnoga finog podešavanja za specifičnu namjenu, izvršava složene zadatke na temelju tek nekoliko primjera ili uputa pruženih unutar samoga korisničkog upita. Time je pokazao razinu općenitosti i prilagodljivosti koja je znatno nadilazila mogućnosti njegovih prethodnika.</w:t>
      </w:r>
    </w:p>
    <w:p w14:paraId="7A880735" w14:textId="77777777" w:rsidR="00C955CE" w:rsidRDefault="00C7299E">
      <w:pPr>
        <w:spacing w:after="200"/>
      </w:pPr>
      <w:r>
        <w:rPr>
          <w:szCs w:val="22"/>
        </w:rPr>
        <w:t>Premda je GPT-3 postavio tehničke i konceptualne temelje, istinski odjek u široj javnosti uslijedio je krajem 2022. godine s pojavom modela ChatGPT. Zapanjujućom brzinom dosegnuo je stotinu milijuna korisnika, postavši time najbrže prihvaćena tehnološka inovacija u povijesti. Njegov uspjeh nije ležao isključivo u sirovoj snazi modela, koji se temeljio na arhitekturi GPT-3.5, već prvenstveno u primjeni preciznog podešavanja metodom učenja potpomognutog ljudskim povratnim informacijama (</w:t>
      </w:r>
      <w:r>
        <w:rPr>
          <w:i/>
          <w:szCs w:val="22"/>
        </w:rPr>
        <w:t>Reinforcement Learning from Human Feedback</w:t>
      </w:r>
      <w:r>
        <w:rPr>
          <w:szCs w:val="22"/>
        </w:rPr>
        <w:t xml:space="preserve"> – RLHF). Takav je pristup omogućio modelu da znatno bolje slijedi korisničke upute, vodi suvisle i kontekstualno osviještene razgovore te izbjegava neprimjerene ili štetne odgovore.</w:t>
      </w:r>
    </w:p>
    <w:p w14:paraId="4F897051" w14:textId="77777777" w:rsidR="00C955CE" w:rsidRDefault="00C7299E">
      <w:pPr>
        <w:spacing w:after="200"/>
      </w:pPr>
      <w:r>
        <w:rPr>
          <w:szCs w:val="22"/>
        </w:rPr>
        <w:t xml:space="preserve">Ubrzani razvoj doveo nas je do točke u kojoj ovi sustavi prestaju biti isključivo pasivni generatori teksta. Njihova se uloga preobražava, a oni sami postaju aktivni sudionici digitalnog okružja – </w:t>
      </w:r>
      <w:r>
        <w:rPr>
          <w:b/>
          <w:szCs w:val="22"/>
        </w:rPr>
        <w:t>agenti</w:t>
      </w:r>
      <w:r>
        <w:rPr>
          <w:szCs w:val="22"/>
        </w:rPr>
        <w:t>. Ta preobrazba podrazumijeva sposobnost modela da ne samo razumiju i generiraju jezik, već i da donose odluke, planiraju složene nizove radnji te koriste vanjske alate – od jednostavnih kalkulatora i pretraživača do složenih programskih sučelja (API-ja). Ulazimo u razdoblje u kojem veliki jezični modeli postaju proaktivni sustavi sposobni za autonomno djelovanje, što predstavlja temeljnu promjenu u našem poimanju i primjeni umjetne inteligencije.</w:t>
      </w:r>
    </w:p>
    <w:p w14:paraId="66A6BB33" w14:textId="77777777" w:rsidR="00C955CE" w:rsidRDefault="00C7299E">
      <w:pPr>
        <w:spacing w:after="200"/>
      </w:pPr>
      <w:r>
        <w:rPr>
          <w:szCs w:val="22"/>
        </w:rPr>
        <w:t>```mermaid</w:t>
      </w:r>
    </w:p>
    <w:p w14:paraId="25688353" w14:textId="77777777" w:rsidR="00C955CE" w:rsidRDefault="00C7299E">
      <w:pPr>
        <w:spacing w:after="200"/>
      </w:pPr>
      <w:r>
        <w:rPr>
          <w:szCs w:val="22"/>
        </w:rPr>
        <w:t>graph LR</w:t>
      </w:r>
    </w:p>
    <w:p w14:paraId="3582BAEE" w14:textId="77777777" w:rsidR="00C955CE" w:rsidRDefault="00C7299E">
      <w:pPr>
        <w:spacing w:after="200"/>
      </w:pPr>
      <w:r>
        <w:rPr>
          <w:szCs w:val="22"/>
        </w:rPr>
        <w:t>subgraph "Razvojna putanja velikih jezičnih modela"</w:t>
      </w:r>
    </w:p>
    <w:p w14:paraId="734A03A4" w14:textId="77777777" w:rsidR="00C955CE" w:rsidRDefault="00C7299E">
      <w:pPr>
        <w:spacing w:after="200"/>
      </w:pPr>
      <w:r>
        <w:rPr>
          <w:szCs w:val="22"/>
        </w:rPr>
        <w:t>A["&lt;b&gt;Temeljni model&lt;/b&gt;&lt;br&gt;GPT-3 (Brown et al., 2020)&lt;br&gt;Sposobnost učenja u kontekstu"] --&gt; B["&lt;b&gt;Dijaloški model&lt;/b&gt;&lt;br&gt;ChatGPT (2022)&lt;br&gt;Podešavanje uz ljudske povratne informacije (RLHF)"]</w:t>
      </w:r>
    </w:p>
    <w:p w14:paraId="797A99D8" w14:textId="77777777" w:rsidR="00C955CE" w:rsidRDefault="00C7299E">
      <w:pPr>
        <w:spacing w:after="200"/>
      </w:pPr>
      <w:r>
        <w:rPr>
          <w:szCs w:val="22"/>
        </w:rPr>
        <w:t>B --&gt; C["&lt;b&gt;Model kao Agent&lt;/b&gt;&lt;br&gt;Integracija s alatima i okolinom&lt;br&gt;Sposobnost planiranja i autonomnog djelovanja"]</w:t>
      </w:r>
    </w:p>
    <w:p w14:paraId="6F6CE9A1" w14:textId="77777777" w:rsidR="00C955CE" w:rsidRDefault="00C7299E">
      <w:pPr>
        <w:spacing w:after="200"/>
      </w:pPr>
      <w:r>
        <w:rPr>
          <w:szCs w:val="22"/>
        </w:rPr>
        <w:t>end</w:t>
      </w:r>
    </w:p>
    <w:p w14:paraId="404BB090" w14:textId="77777777" w:rsidR="00C955CE" w:rsidRDefault="00C7299E">
      <w:pPr>
        <w:spacing w:after="200"/>
      </w:pPr>
      <w:r>
        <w:rPr>
          <w:szCs w:val="22"/>
        </w:rPr>
        <w:t>classDef default fill:#ffffff,stroke:#333,stroke-width:1px,font-family:Arial,font-size:12px;</w:t>
      </w:r>
    </w:p>
    <w:p w14:paraId="32C14D85" w14:textId="77777777" w:rsidR="00C955CE" w:rsidRDefault="00C7299E">
      <w:pPr>
        <w:spacing w:after="200"/>
      </w:pPr>
      <w:r>
        <w:rPr>
          <w:szCs w:val="22"/>
        </w:rPr>
        <w:t>class A,B,C default;</w:t>
      </w:r>
    </w:p>
    <w:p w14:paraId="3CC7AC8D" w14:textId="7FADBE3B" w:rsidR="00C955CE" w:rsidRDefault="00C7299E">
      <w:pPr>
        <w:spacing w:after="200"/>
      </w:pPr>
      <w:r>
        <w:t>```</w:t>
      </w:r>
    </w:p>
    <w:p w14:paraId="5BAD2CF2" w14:textId="7DA83356" w:rsidR="7A8A4F16" w:rsidRDefault="7A8A4F16" w:rsidP="7A8A4F16">
      <w:pPr>
        <w:spacing w:after="200"/>
      </w:pPr>
      <w:r>
        <w:rPr>
          <w:noProof/>
        </w:rPr>
        <w:lastRenderedPageBreak/>
        <w:drawing>
          <wp:inline distT="0" distB="0" distL="0" distR="0" wp14:anchorId="4EB60F40" wp14:editId="0831B8F4">
            <wp:extent cx="4686954" cy="5677692"/>
            <wp:effectExtent l="0" t="0" r="0" b="0"/>
            <wp:docPr id="134705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5611" name=""/>
                    <pic:cNvPicPr/>
                  </pic:nvPicPr>
                  <pic:blipFill>
                    <a:blip r:embed="rId14">
                      <a:extLst>
                        <a:ext uri="{28A0092B-C50C-407E-A947-70E740481C1C}">
                          <a14:useLocalDpi xmlns:a14="http://schemas.microsoft.com/office/drawing/2010/main" val="0"/>
                        </a:ext>
                      </a:extLst>
                    </a:blip>
                    <a:stretch>
                      <a:fillRect/>
                    </a:stretch>
                  </pic:blipFill>
                  <pic:spPr>
                    <a:xfrm>
                      <a:off x="0" y="0"/>
                      <a:ext cx="4686954" cy="5677692"/>
                    </a:xfrm>
                    <a:prstGeom prst="rect">
                      <a:avLst/>
                    </a:prstGeom>
                  </pic:spPr>
                </pic:pic>
              </a:graphicData>
            </a:graphic>
          </wp:inline>
        </w:drawing>
      </w:r>
    </w:p>
    <w:p w14:paraId="533370C4" w14:textId="5272441E" w:rsidR="00C955CE" w:rsidRDefault="00C7299E">
      <w:pPr>
        <w:spacing w:after="200"/>
      </w:pPr>
      <w:commentRangeStart w:id="60"/>
      <w:r w:rsidRPr="7A8A4F16">
        <w:rPr>
          <w:i/>
        </w:rPr>
        <w:t>Prikaz</w:t>
      </w:r>
      <w:commentRangeEnd w:id="60"/>
      <w:r w:rsidRPr="7A8A4F16">
        <w:rPr>
          <w:rStyle w:val="CommentReference"/>
          <w:i/>
          <w:iCs/>
        </w:rPr>
        <w:commentReference w:id="60"/>
      </w:r>
      <w:r w:rsidRPr="7A8A4F16">
        <w:rPr>
          <w:i/>
        </w:rPr>
        <w:t>: Evolucija velikih jezičnih modela od temeljnih modela s općim sposobnostima prema specijaliziranim dijaloškim sustavima i, naposljetku, proaktivnim agentima sposobnima za djelovanje.</w:t>
      </w:r>
    </w:p>
    <w:p w14:paraId="1DF9199F" w14:textId="77777777" w:rsidR="00C955CE" w:rsidRDefault="00C7299E" w:rsidP="00FF2EFF">
      <w:pPr>
        <w:pStyle w:val="Heading2"/>
      </w:pPr>
      <w:bookmarkStart w:id="61" w:name="_Toc203221988"/>
      <w:r>
        <w:t>3.2 Anatomija LLM-a: ključne tehnologije i arhitekture</w:t>
      </w:r>
      <w:bookmarkEnd w:id="61"/>
    </w:p>
    <w:p w14:paraId="7858BDF4" w14:textId="0A927D95" w:rsidR="00C955CE" w:rsidRDefault="00C7299E">
      <w:pPr>
        <w:spacing w:after="200"/>
      </w:pPr>
      <w:r>
        <w:t xml:space="preserve">Razumijevanje suvremenih velikih jezičnih modela (LLM) započinje pronicanjem u </w:t>
      </w:r>
      <w:r w:rsidRPr="7A8A4F16">
        <w:rPr>
          <w:b/>
        </w:rPr>
        <w:t>transform</w:t>
      </w:r>
      <w:r w:rsidR="00C21342" w:rsidRPr="7A8A4F16">
        <w:rPr>
          <w:b/>
        </w:rPr>
        <w:t xml:space="preserve">er </w:t>
      </w:r>
      <w:r w:rsidRPr="7A8A4F16">
        <w:rPr>
          <w:b/>
        </w:rPr>
        <w:t>arhitekturu</w:t>
      </w:r>
      <w:commentRangeStart w:id="62"/>
      <w:r>
        <w:t>.</w:t>
      </w:r>
      <w:commentRangeEnd w:id="62"/>
      <w:r>
        <w:rPr>
          <w:rStyle w:val="CommentReference"/>
        </w:rPr>
        <w:commentReference w:id="62"/>
      </w:r>
      <w:r w:rsidR="7A8A4F16">
        <w:t xml:space="preserve"> Naime, objavom</w:t>
      </w:r>
      <w:r>
        <w:t xml:space="preserve"> znanstvenoga članka </w:t>
      </w:r>
      <w:r w:rsidRPr="7A8A4F16">
        <w:rPr>
          <w:i/>
        </w:rPr>
        <w:t>Attention Is All You Need</w:t>
      </w:r>
      <w:r>
        <w:t xml:space="preserve"> (Vaswani i sur., 2017.) postavljen je kamen temeljac za novu eru obrade prirodnoga jezika, napuštajući dotada prevladavajuće rekurentne (</w:t>
      </w:r>
      <w:commentRangeStart w:id="63"/>
      <w:r>
        <w:t>RNN</w:t>
      </w:r>
      <w:commentRangeEnd w:id="63"/>
      <w:r>
        <w:rPr>
          <w:rStyle w:val="CommentReference"/>
        </w:rPr>
        <w:commentReference w:id="63"/>
      </w:r>
      <w:r>
        <w:t>) i konvolucijske (</w:t>
      </w:r>
      <w:commentRangeStart w:id="64"/>
      <w:r>
        <w:t>CNN</w:t>
      </w:r>
      <w:commentRangeEnd w:id="64"/>
      <w:r>
        <w:rPr>
          <w:rStyle w:val="CommentReference"/>
        </w:rPr>
        <w:commentReference w:id="64"/>
      </w:r>
      <w:r>
        <w:t>) neuronske mreže. Transform</w:t>
      </w:r>
      <w:r w:rsidR="00822485">
        <w:t>er</w:t>
      </w:r>
      <w:r>
        <w:t xml:space="preserve"> arhitektura ponudila je rješenja za ključne nedostatke prethodnih modela, poput problema n</w:t>
      </w:r>
      <w:commentRangeStart w:id="65"/>
      <w:r>
        <w:t>estajućih gradijenata</w:t>
      </w:r>
      <w:commentRangeEnd w:id="65"/>
      <w:r>
        <w:rPr>
          <w:rStyle w:val="CommentReference"/>
        </w:rPr>
        <w:commentReference w:id="65"/>
      </w:r>
      <w:r>
        <w:t xml:space="preserve"> i nemogućnosti učinkovite paralelizacije, čime je otvorila put razvoju znatno većih i sposobnijih sustava.</w:t>
      </w:r>
    </w:p>
    <w:p w14:paraId="7F7C27A2" w14:textId="06A8E1E0" w:rsidR="00C955CE" w:rsidRDefault="00C7299E">
      <w:pPr>
        <w:spacing w:after="200"/>
      </w:pPr>
      <w:r>
        <w:t>Središnji mehanizam koji</w:t>
      </w:r>
      <w:r w:rsidDel="712920CB">
        <w:t xml:space="preserve"> </w:t>
      </w:r>
      <w:r w:rsidR="712920CB">
        <w:t>transformerima daje</w:t>
      </w:r>
      <w:r>
        <w:t xml:space="preserve"> njihovu iznimnu moć jest </w:t>
      </w:r>
      <w:r w:rsidRPr="3D19F209">
        <w:rPr>
          <w:b/>
        </w:rPr>
        <w:t>samopozornost</w:t>
      </w:r>
      <w:r>
        <w:t xml:space="preserve"> (</w:t>
      </w:r>
      <w:r w:rsidRPr="3D19F209">
        <w:rPr>
          <w:i/>
        </w:rPr>
        <w:t>self-attention</w:t>
      </w:r>
      <w:r>
        <w:t xml:space="preserve">). To je postupak kojim model, obrađujući slijed podataka, dinamički procjenjuje važnost svake riječi u odnosu na sve druge riječi unutar istoga slijeda. Na taj način model stvara bogat, kontekstualiziran prikaz svake riječi, uzimajući u obzir njezine najvažnije semantičke i sintaktičke veze s ostatkom teksta. Ta je sposobnost dodatno produbljena i proširena uvođenjem </w:t>
      </w:r>
      <w:commentRangeStart w:id="66"/>
      <w:r w:rsidR="3D19F209" w:rsidRPr="3D19F209">
        <w:rPr>
          <w:b/>
          <w:bCs/>
        </w:rPr>
        <w:t>višeglav</w:t>
      </w:r>
      <w:commentRangeEnd w:id="66"/>
      <w:r w:rsidRPr="3D19F209">
        <w:rPr>
          <w:rStyle w:val="CommentReference"/>
          <w:b/>
          <w:bCs/>
        </w:rPr>
        <w:commentReference w:id="66"/>
      </w:r>
      <w:r w:rsidR="3D19F209" w:rsidRPr="3D19F209">
        <w:rPr>
          <w:b/>
          <w:bCs/>
        </w:rPr>
        <w:t xml:space="preserve">e </w:t>
      </w:r>
      <w:commentRangeStart w:id="67"/>
      <w:commentRangeEnd w:id="67"/>
      <w:r w:rsidRPr="3D19F209">
        <w:rPr>
          <w:rStyle w:val="CommentReference"/>
          <w:b/>
          <w:sz w:val="22"/>
          <w:szCs w:val="20"/>
        </w:rPr>
        <w:commentReference w:id="67"/>
      </w:r>
      <w:r w:rsidRPr="3D19F209">
        <w:rPr>
          <w:b/>
        </w:rPr>
        <w:t>pozornosti</w:t>
      </w:r>
      <w:r>
        <w:t xml:space="preserve"> (</w:t>
      </w:r>
      <w:r w:rsidRPr="3D19F209">
        <w:rPr>
          <w:i/>
        </w:rPr>
        <w:t>multi-head attention</w:t>
      </w:r>
      <w:r>
        <w:t xml:space="preserve">). Ovaj pristup omogućuje modelu da istodobno, u paralelnim „glavama”, usmjeri pozornost na različite aspekte i odnose unutar rečenice – jedna „glava” može </w:t>
      </w:r>
      <w:r>
        <w:lastRenderedPageBreak/>
        <w:t>pratiti gramatičku strukturu, druga tematske veze, a treća anaforičke odnose, što zajedno stvara višedimenzionalno i cjelovito razumijevanje ulaznoga teksta.</w:t>
      </w:r>
    </w:p>
    <w:p w14:paraId="59096491" w14:textId="124668AD" w:rsidR="00C955CE" w:rsidRDefault="00C7299E">
      <w:pPr>
        <w:spacing w:after="200"/>
      </w:pPr>
      <w:r>
        <w:t xml:space="preserve">Budući da </w:t>
      </w:r>
      <w:r w:rsidR="00822485">
        <w:t>transformer</w:t>
      </w:r>
      <w:r>
        <w:t xml:space="preserve"> arhitektura podatke ne obrađuje slijedno, kao što je to bio slučaj s rekurentnim mrežama, već ih sagledava kao cjelinu, gubi se inherentna informacija o poretku riječi. Taj se nedostatak </w:t>
      </w:r>
      <w:r w:rsidR="7A8A4F16">
        <w:t xml:space="preserve"> </w:t>
      </w:r>
      <w:commentRangeStart w:id="68"/>
      <w:r w:rsidR="7A8A4F16">
        <w:t xml:space="preserve">premostio </w:t>
      </w:r>
      <w:commentRangeEnd w:id="68"/>
      <w:r>
        <w:rPr>
          <w:rStyle w:val="CommentReference"/>
        </w:rPr>
        <w:commentReference w:id="68"/>
      </w:r>
      <w:r>
        <w:t xml:space="preserve">uvođenjem </w:t>
      </w:r>
      <w:r w:rsidRPr="7A8A4F16">
        <w:rPr>
          <w:b/>
        </w:rPr>
        <w:t>pozicijskih kodiranja</w:t>
      </w:r>
      <w:r>
        <w:t xml:space="preserve"> (</w:t>
      </w:r>
      <w:r w:rsidRPr="7A8A4F16">
        <w:rPr>
          <w:i/>
        </w:rPr>
        <w:t>positional encodings</w:t>
      </w:r>
      <w:r>
        <w:t xml:space="preserve">), vektora koji se zbrajaju s ulaznim vektorima riječi kako bi modelu pružili informaciju o njihovu relativnom ili apsolutnom položaju u slijedu. Uz mehanizam pozornosti, ključni dio svakoga bloka transformatora jest i </w:t>
      </w:r>
      <w:r w:rsidRPr="7A8A4F16">
        <w:rPr>
          <w:b/>
        </w:rPr>
        <w:t>mreža s propuštanjem unaprijed</w:t>
      </w:r>
      <w:r>
        <w:t xml:space="preserve"> (</w:t>
      </w:r>
      <w:r w:rsidRPr="7A8A4F16">
        <w:rPr>
          <w:i/>
        </w:rPr>
        <w:t>feed-forward network</w:t>
      </w:r>
      <w:r>
        <w:t>), koja dodatno obrađuje izlaz iz sloja pozornosti i pridonosi nelinearnoj transformaciji podataka.</w:t>
      </w:r>
    </w:p>
    <w:p w14:paraId="5863EC1C" w14:textId="77777777" w:rsidR="00C955CE" w:rsidRDefault="00C7299E">
      <w:pPr>
        <w:spacing w:after="200"/>
      </w:pPr>
      <w:r>
        <w:rPr>
          <w:szCs w:val="22"/>
        </w:rPr>
        <w:t>```mermaid</w:t>
      </w:r>
    </w:p>
    <w:p w14:paraId="0C65DB6C" w14:textId="77777777" w:rsidR="00C955CE" w:rsidRDefault="00C7299E">
      <w:pPr>
        <w:spacing w:after="200"/>
      </w:pPr>
      <w:r>
        <w:rPr>
          <w:szCs w:val="22"/>
        </w:rPr>
        <w:t>graph LR</w:t>
      </w:r>
    </w:p>
    <w:p w14:paraId="3A9F6B44" w14:textId="77777777" w:rsidR="00C955CE" w:rsidRDefault="00C7299E">
      <w:pPr>
        <w:spacing w:after="200"/>
      </w:pPr>
      <w:r>
        <w:rPr>
          <w:szCs w:val="22"/>
        </w:rPr>
        <w:t>style A fill:#ffffff,stroke:#333,stroke-width:2px</w:t>
      </w:r>
    </w:p>
    <w:p w14:paraId="10E2EFEA" w14:textId="77777777" w:rsidR="00C955CE" w:rsidRDefault="00C7299E">
      <w:pPr>
        <w:spacing w:after="200"/>
      </w:pPr>
      <w:r>
        <w:rPr>
          <w:szCs w:val="22"/>
        </w:rPr>
        <w:t>style F fill:#ffffff,stroke:#333,stroke-width:2px</w:t>
      </w:r>
    </w:p>
    <w:p w14:paraId="6D1AA02C" w14:textId="4A4F9128" w:rsidR="00C955CE" w:rsidRDefault="00C7299E">
      <w:pPr>
        <w:spacing w:after="200"/>
      </w:pPr>
      <w:r>
        <w:rPr>
          <w:szCs w:val="22"/>
        </w:rPr>
        <w:t>subgraph "Struktura transform</w:t>
      </w:r>
      <w:r w:rsidR="00822485">
        <w:rPr>
          <w:szCs w:val="22"/>
        </w:rPr>
        <w:t>er</w:t>
      </w:r>
      <w:r>
        <w:rPr>
          <w:szCs w:val="22"/>
        </w:rPr>
        <w:t xml:space="preserve"> bloka"</w:t>
      </w:r>
    </w:p>
    <w:p w14:paraId="317FB2B8" w14:textId="77777777" w:rsidR="00C955CE" w:rsidRDefault="00C7299E">
      <w:pPr>
        <w:spacing w:after="200"/>
      </w:pPr>
      <w:r>
        <w:rPr>
          <w:szCs w:val="22"/>
        </w:rPr>
        <w:t>direction TB</w:t>
      </w:r>
    </w:p>
    <w:p w14:paraId="0AF804B4" w14:textId="77777777" w:rsidR="00C955CE" w:rsidRDefault="00C7299E">
      <w:pPr>
        <w:spacing w:after="200"/>
      </w:pPr>
      <w:r>
        <w:rPr>
          <w:szCs w:val="22"/>
        </w:rPr>
        <w:t>A[Ulazni slijed] --&gt; P(Dodavanje pozicijskoga kodiranja);</w:t>
      </w:r>
    </w:p>
    <w:p w14:paraId="67D92848" w14:textId="77777777" w:rsidR="00C955CE" w:rsidRDefault="00C7299E">
      <w:pPr>
        <w:spacing w:after="200"/>
      </w:pPr>
      <w:r>
        <w:rPr>
          <w:szCs w:val="22"/>
        </w:rPr>
        <w:t>P --&gt; B(Višeglava samopozornost);</w:t>
      </w:r>
    </w:p>
    <w:p w14:paraId="10EB4985" w14:textId="77777777" w:rsidR="00C955CE" w:rsidRDefault="00C7299E">
      <w:pPr>
        <w:spacing w:after="200"/>
      </w:pPr>
      <w:r>
        <w:rPr>
          <w:szCs w:val="22"/>
        </w:rPr>
        <w:t>B --&gt; C{Zbrajanje i normalizacija sloja};</w:t>
      </w:r>
    </w:p>
    <w:p w14:paraId="2D70345B" w14:textId="77777777" w:rsidR="00C955CE" w:rsidRDefault="00C7299E">
      <w:pPr>
        <w:spacing w:after="200"/>
      </w:pPr>
      <w:r>
        <w:rPr>
          <w:szCs w:val="22"/>
        </w:rPr>
        <w:t>P --&gt; C;</w:t>
      </w:r>
    </w:p>
    <w:p w14:paraId="44955403" w14:textId="77777777" w:rsidR="00C955CE" w:rsidRDefault="00C7299E">
      <w:pPr>
        <w:spacing w:after="200"/>
      </w:pPr>
      <w:r>
        <w:rPr>
          <w:szCs w:val="22"/>
        </w:rPr>
        <w:t>C --&gt; D(Mreža s propuštanjem unaprijed);</w:t>
      </w:r>
    </w:p>
    <w:p w14:paraId="2FC4BF79" w14:textId="77777777" w:rsidR="00C955CE" w:rsidRDefault="00C7299E">
      <w:pPr>
        <w:spacing w:after="200"/>
      </w:pPr>
      <w:r>
        <w:rPr>
          <w:szCs w:val="22"/>
        </w:rPr>
        <w:t>D --&gt; E{Zbrajanje i normalizacija sloja};</w:t>
      </w:r>
    </w:p>
    <w:p w14:paraId="29F24A44" w14:textId="77777777" w:rsidR="00C955CE" w:rsidRDefault="00C7299E">
      <w:pPr>
        <w:spacing w:after="200"/>
      </w:pPr>
      <w:r>
        <w:rPr>
          <w:szCs w:val="22"/>
        </w:rPr>
        <w:t>C --&gt; E;</w:t>
      </w:r>
    </w:p>
    <w:p w14:paraId="4F17ED37" w14:textId="77777777" w:rsidR="00C955CE" w:rsidRDefault="00C7299E">
      <w:pPr>
        <w:spacing w:after="200"/>
      </w:pPr>
      <w:r>
        <w:rPr>
          <w:szCs w:val="22"/>
        </w:rPr>
        <w:t>E --&gt; F[Izlazni slijed];</w:t>
      </w:r>
    </w:p>
    <w:p w14:paraId="63F44101" w14:textId="77777777" w:rsidR="00C955CE" w:rsidRDefault="00C7299E">
      <w:pPr>
        <w:spacing w:after="200"/>
      </w:pPr>
      <w:r>
        <w:rPr>
          <w:szCs w:val="22"/>
        </w:rPr>
        <w:t>end</w:t>
      </w:r>
    </w:p>
    <w:p w14:paraId="2C6E9E07" w14:textId="77777777" w:rsidR="00C955CE" w:rsidRDefault="00C7299E">
      <w:pPr>
        <w:spacing w:after="200"/>
      </w:pPr>
      <w:r>
        <w:rPr>
          <w:szCs w:val="22"/>
        </w:rPr>
        <w:t>style B fill:#e3f2fd,stroke:#1976d2,stroke-width:2px</w:t>
      </w:r>
    </w:p>
    <w:p w14:paraId="2AB14424" w14:textId="77777777" w:rsidR="00C955CE" w:rsidRDefault="00C7299E">
      <w:pPr>
        <w:spacing w:after="200"/>
      </w:pPr>
      <w:r>
        <w:rPr>
          <w:szCs w:val="22"/>
        </w:rPr>
        <w:t>style D fill:#e8f5e9,stroke:#2e7d32,stroke-width:2px</w:t>
      </w:r>
    </w:p>
    <w:p w14:paraId="6D8FEB7F" w14:textId="77777777" w:rsidR="00C955CE" w:rsidRDefault="00C7299E">
      <w:pPr>
        <w:spacing w:after="200"/>
      </w:pPr>
      <w:r>
        <w:rPr>
          <w:szCs w:val="22"/>
        </w:rPr>
        <w:t>style P fill:#fff3e0,stroke:#ef6c00,stroke-width:2px</w:t>
      </w:r>
    </w:p>
    <w:p w14:paraId="454A5FD9" w14:textId="02714DE9" w:rsidR="00C955CE" w:rsidRDefault="00C7299E">
      <w:pPr>
        <w:spacing w:after="200"/>
      </w:pPr>
      <w:r>
        <w:t>```</w:t>
      </w:r>
    </w:p>
    <w:p w14:paraId="3C5036BB" w14:textId="7B4CEB0E" w:rsidR="7A8A4F16" w:rsidRDefault="7A8A4F16" w:rsidP="7A8A4F16">
      <w:pPr>
        <w:spacing w:after="200"/>
      </w:pPr>
      <w:r>
        <w:rPr>
          <w:noProof/>
        </w:rPr>
        <w:lastRenderedPageBreak/>
        <w:drawing>
          <wp:inline distT="0" distB="0" distL="0" distR="0" wp14:anchorId="68224191" wp14:editId="35B6EDBE">
            <wp:extent cx="2047875" cy="5724525"/>
            <wp:effectExtent l="0" t="0" r="0" b="0"/>
            <wp:docPr id="1072729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9108" name=""/>
                    <pic:cNvPicPr/>
                  </pic:nvPicPr>
                  <pic:blipFill>
                    <a:blip r:embed="rId15">
                      <a:extLst>
                        <a:ext uri="{28A0092B-C50C-407E-A947-70E740481C1C}">
                          <a14:useLocalDpi xmlns:a14="http://schemas.microsoft.com/office/drawing/2010/main" val="0"/>
                        </a:ext>
                      </a:extLst>
                    </a:blip>
                    <a:stretch>
                      <a:fillRect/>
                    </a:stretch>
                  </pic:blipFill>
                  <pic:spPr>
                    <a:xfrm>
                      <a:off x="0" y="0"/>
                      <a:ext cx="2047875" cy="5724525"/>
                    </a:xfrm>
                    <a:prstGeom prst="rect">
                      <a:avLst/>
                    </a:prstGeom>
                  </pic:spPr>
                </pic:pic>
              </a:graphicData>
            </a:graphic>
          </wp:inline>
        </w:drawing>
      </w:r>
    </w:p>
    <w:p w14:paraId="514BD349" w14:textId="1607ED8D" w:rsidR="00C955CE" w:rsidRDefault="00C7299E">
      <w:pPr>
        <w:spacing w:after="200"/>
      </w:pPr>
      <w:commentRangeStart w:id="69"/>
      <w:r w:rsidRPr="7A8A4F16">
        <w:rPr>
          <w:b/>
        </w:rPr>
        <w:t>Prikaz</w:t>
      </w:r>
      <w:commentRangeEnd w:id="69"/>
      <w:r w:rsidRPr="7A8A4F16">
        <w:rPr>
          <w:rStyle w:val="CommentReference"/>
          <w:b/>
          <w:bCs/>
        </w:rPr>
        <w:commentReference w:id="69"/>
      </w:r>
      <w:r w:rsidRPr="7A8A4F16">
        <w:rPr>
          <w:b/>
        </w:rPr>
        <w:t>:</w:t>
      </w:r>
      <w:r w:rsidRPr="7A8A4F16">
        <w:rPr>
          <w:i/>
        </w:rPr>
        <w:t xml:space="preserve"> </w:t>
      </w:r>
      <w:r>
        <w:t>Pojednostavljeni dijagram toka podataka kroz jedan blok transform</w:t>
      </w:r>
      <w:r w:rsidR="00822485">
        <w:t>er</w:t>
      </w:r>
      <w:r>
        <w:t xml:space="preserve"> arhitekture, ističući ključne komponente: pozicijsko kodiranje, mehanizam samopozornosti te mrežu s propuštanjem unaprijed, uz korake normalizacije.</w:t>
      </w:r>
    </w:p>
    <w:p w14:paraId="64F56DFC" w14:textId="3429054D" w:rsidR="00C955CE" w:rsidRDefault="00C7299E" w:rsidP="00C03A6C">
      <w:pPr>
        <w:pStyle w:val="Heading4"/>
      </w:pPr>
      <w:r>
        <w:t>Arhitektonski obrasci</w:t>
      </w:r>
    </w:p>
    <w:p w14:paraId="36894DEA" w14:textId="77777777" w:rsidR="00C955CE" w:rsidRDefault="00C7299E">
      <w:pPr>
        <w:spacing w:after="200"/>
      </w:pPr>
      <w:r>
        <w:rPr>
          <w:szCs w:val="22"/>
        </w:rPr>
        <w:t>Na temelju ovih građevnih blokova razvila su se tri temeljna arhitektonska obrasca velikih jezičnih modela, svaki prilagođen specifičnoj vrsti zadataka:</w:t>
      </w:r>
    </w:p>
    <w:p w14:paraId="4C7EDD07" w14:textId="77777777" w:rsidR="00C955CE" w:rsidRDefault="00C7299E" w:rsidP="00822485">
      <w:pPr>
        <w:spacing w:after="100"/>
      </w:pPr>
      <w:r>
        <w:rPr>
          <w:b/>
          <w:szCs w:val="22"/>
        </w:rPr>
        <w:t>Arhitekture temeljene isključivo na enkoderu:</w:t>
      </w:r>
      <w:r>
        <w:rPr>
          <w:szCs w:val="22"/>
        </w:rPr>
        <w:t xml:space="preserve"> Ovi modeli, čiji je najistaknutiji predstavnik BERT (</w:t>
      </w:r>
      <w:r>
        <w:rPr>
          <w:i/>
          <w:szCs w:val="22"/>
        </w:rPr>
        <w:t>Bidirectional Encoder Representations from Transformers</w:t>
      </w:r>
      <w:r>
        <w:rPr>
          <w:szCs w:val="22"/>
        </w:rPr>
        <w:t>), osmišljeni su za dubinsko razumijevanje konteksta. Enkoder obrađuje cjelokupan ulazni tekst odjednom, omogućujući svakoj riječi da obrati pozornost na sve druge riječi u tekstu (dvosmjerna pozornost). Zbog te su sposobnosti iznimno učinkoviti u zadacima koji zahtijevaju analizu i klasifikaciju teksta, poput analize sentimenta, prepoznavanja imenovanih entiteta ili odgovaranja na pitanja gdje je odgovor sadržan u priloženom tekstu.</w:t>
      </w:r>
    </w:p>
    <w:p w14:paraId="39F23946" w14:textId="77777777" w:rsidR="00C955CE" w:rsidRDefault="00C7299E" w:rsidP="00822485">
      <w:pPr>
        <w:spacing w:after="100"/>
      </w:pPr>
      <w:r>
        <w:rPr>
          <w:b/>
          <w:szCs w:val="22"/>
        </w:rPr>
        <w:t>Arhitekture temeljene isključivo na dekoderu:</w:t>
      </w:r>
      <w:r>
        <w:rPr>
          <w:szCs w:val="22"/>
        </w:rPr>
        <w:t xml:space="preserve"> Ovi modeli, specijalizirani za generiranje teksta, obrađuju slijed riječi s lijeva na desno. Svaka nova riječ koju generiraju ovisi o prethodno generiranim riječima, što oponaša prirodan tijek ljudskoga govora ili pisanja. Njihova je pozornost uzročna </w:t>
      </w:r>
      <w:r>
        <w:rPr>
          <w:szCs w:val="22"/>
        </w:rPr>
        <w:lastRenderedPageBreak/>
        <w:t>(</w:t>
      </w:r>
      <w:r>
        <w:rPr>
          <w:i/>
          <w:szCs w:val="22"/>
        </w:rPr>
        <w:t>causal</w:t>
      </w:r>
      <w:r>
        <w:rPr>
          <w:szCs w:val="22"/>
        </w:rPr>
        <w:t>), odnosno mogu se oslanjati samo na prethodne riječi u slijedu, a ne i na buduće. Najpoznatiji predstavnici ove skupine su modeli iz serije GPT (</w:t>
      </w:r>
      <w:r>
        <w:rPr>
          <w:i/>
          <w:szCs w:val="22"/>
        </w:rPr>
        <w:t>Generative Pre-trained Transformer</w:t>
      </w:r>
      <w:r>
        <w:rPr>
          <w:szCs w:val="22"/>
        </w:rPr>
        <w:t>), koji se ističu u zadacima poput pisanja eseja, kreativnoga pisanja, sažimanja i vođenja razgovora.</w:t>
      </w:r>
    </w:p>
    <w:p w14:paraId="1C8C0334" w14:textId="4471F422" w:rsidR="00C955CE" w:rsidRDefault="00C7299E" w:rsidP="00822485">
      <w:pPr>
        <w:spacing w:after="100"/>
      </w:pPr>
      <w:r>
        <w:rPr>
          <w:b/>
          <w:szCs w:val="22"/>
        </w:rPr>
        <w:t>Enkodersko-dekoderske arhitekture:</w:t>
      </w:r>
      <w:r>
        <w:rPr>
          <w:szCs w:val="22"/>
        </w:rPr>
        <w:t xml:space="preserve"> Poznate i kao </w:t>
      </w:r>
      <w:r>
        <w:rPr>
          <w:i/>
          <w:szCs w:val="22"/>
        </w:rPr>
        <w:t>sequence-to-sequence</w:t>
      </w:r>
      <w:r>
        <w:rPr>
          <w:szCs w:val="22"/>
        </w:rPr>
        <w:t xml:space="preserve"> modeli, ove arhitekture spajaju snage obaju pristupa. Enkoder prvo stvara cjelovit, kontekstualiziran prikaz ulaznoga slijeda, a dekoder zatim na temelju toga prikaza generira izlazni slijed. Ovaj je obrazac idealan za zadatke transformacije, kao što su strojno prevođenje, gdje se rečenica s jednog jezika pretvara u rečenicu na drugom, ili sažimanje teksta, gdje se duži dokument pretvara u kraći. Modeli poput T5 (</w:t>
      </w:r>
      <w:r>
        <w:rPr>
          <w:i/>
          <w:szCs w:val="22"/>
        </w:rPr>
        <w:t>Text-to-Text Transfer Transformer</w:t>
      </w:r>
      <w:r>
        <w:rPr>
          <w:szCs w:val="22"/>
        </w:rPr>
        <w:t>) i BART (</w:t>
      </w:r>
      <w:r>
        <w:rPr>
          <w:i/>
          <w:szCs w:val="22"/>
        </w:rPr>
        <w:t>Bidirectional and Auto-Regressive Transformers</w:t>
      </w:r>
      <w:r>
        <w:rPr>
          <w:szCs w:val="22"/>
        </w:rPr>
        <w:t>) primjeri su ove hibridne strukture.</w:t>
      </w:r>
    </w:p>
    <w:p w14:paraId="4263B463" w14:textId="4E26A514" w:rsidR="00C955CE" w:rsidRDefault="00C7299E" w:rsidP="00FF2EFF">
      <w:pPr>
        <w:pStyle w:val="Heading4"/>
      </w:pPr>
      <w:r>
        <w:t>Dvostupanjski proces obuke</w:t>
      </w:r>
    </w:p>
    <w:p w14:paraId="060C1349" w14:textId="1130916E" w:rsidR="00C955CE" w:rsidRDefault="00C7299E">
      <w:pPr>
        <w:spacing w:after="200"/>
      </w:pPr>
      <w:r>
        <w:t xml:space="preserve">Razvoj velikih jezičnih modela ovisi o arhitekturi, </w:t>
      </w:r>
      <w:r w:rsidR="00EE2DEB">
        <w:t>ali</w:t>
      </w:r>
      <w:r>
        <w:t xml:space="preserve"> i o specifičnom, dvostupanjskom procesu obuke. U prvoj, fazi </w:t>
      </w:r>
      <w:r w:rsidRPr="55A738A8">
        <w:rPr>
          <w:b/>
        </w:rPr>
        <w:t>predobuke</w:t>
      </w:r>
      <w:r>
        <w:t xml:space="preserve"> (</w:t>
      </w:r>
      <w:r w:rsidRPr="55A738A8">
        <w:rPr>
          <w:i/>
        </w:rPr>
        <w:t>pre-training</w:t>
      </w:r>
      <w:r>
        <w:t xml:space="preserve">), model se izlaže golemim, nestrukturiranim korpusima teksta s interneta, iz knjiga i drugih izvora. Cilj je da model samostalno, bez ljudskoga nadzora (na tzv. samonadzirani način), nauči temeljne obrasce jezika: gramatiku, sintaksu, semantiku i opće znanje o svijetu. To se najčešće postiže zadatkom predviđanja maskiranih ili sljedećih riječi u </w:t>
      </w:r>
      <w:commentRangeStart w:id="70"/>
      <w:r>
        <w:t>rečenici</w:t>
      </w:r>
      <w:commentRangeEnd w:id="70"/>
      <w:r>
        <w:rPr>
          <w:rStyle w:val="CommentReference"/>
        </w:rPr>
        <w:commentReference w:id="70"/>
      </w:r>
      <w:r>
        <w:t>.</w:t>
      </w:r>
    </w:p>
    <w:p w14:paraId="184C786A" w14:textId="542EBC44" w:rsidR="00C955CE" w:rsidRDefault="00C7299E">
      <w:pPr>
        <w:spacing w:after="200"/>
      </w:pPr>
      <w:r>
        <w:t xml:space="preserve">Nakon predobuke slijedi faza </w:t>
      </w:r>
      <w:r w:rsidRPr="79F3E40C">
        <w:rPr>
          <w:b/>
        </w:rPr>
        <w:t>finoga ugađanja</w:t>
      </w:r>
      <w:r>
        <w:t xml:space="preserve"> (</w:t>
      </w:r>
      <w:r w:rsidRPr="79F3E40C">
        <w:rPr>
          <w:i/>
        </w:rPr>
        <w:t>fine-tuning</w:t>
      </w:r>
      <w:r>
        <w:t xml:space="preserve">), gdje se opći model prilagođava za rješavanje specifičnih zadataka. Ovaj korak može uključivati učenje pod nadzorom na manjim, označenim skupovima podataka (npr. parovi pitanje-odgovor) ili naprednije tehnike poput </w:t>
      </w:r>
      <w:commentRangeStart w:id="71"/>
      <w:r w:rsidRPr="79F3E40C">
        <w:rPr>
          <w:b/>
        </w:rPr>
        <w:t>učenja s potkrepljenjem iz ljudskih povratnih informacija</w:t>
      </w:r>
      <w:r>
        <w:t xml:space="preserve"> (</w:t>
      </w:r>
      <w:commentRangeEnd w:id="71"/>
      <w:r>
        <w:rPr>
          <w:rStyle w:val="CommentReference"/>
        </w:rPr>
        <w:commentReference w:id="71"/>
      </w:r>
      <w:r>
        <w:t>RLHF), gdje se model dodatno usmjerava prema generiranju odgovora koji su korisni, istiniti i bezopasni, u skladu s ljudskim preferencijama.</w:t>
      </w:r>
    </w:p>
    <w:p w14:paraId="48B44A62" w14:textId="3B97C695" w:rsidR="00C955CE" w:rsidRDefault="00C7299E" w:rsidP="00C03A6C">
      <w:pPr>
        <w:pStyle w:val="Heading4"/>
      </w:pPr>
      <w:r>
        <w:t>Od modela do agenta: korak prema djelovanju</w:t>
      </w:r>
    </w:p>
    <w:p w14:paraId="47965D34" w14:textId="07BF54C2" w:rsidR="00C955CE" w:rsidRDefault="00C7299E">
      <w:pPr>
        <w:spacing w:after="200"/>
      </w:pPr>
      <w:r>
        <w:t xml:space="preserve">Pojam </w:t>
      </w:r>
      <w:r w:rsidRPr="7A8A4F16">
        <w:rPr>
          <w:b/>
        </w:rPr>
        <w:t>agenta</w:t>
      </w:r>
      <w:r>
        <w:t xml:space="preserve"> u kontekstu velikih jezičnih modela označava kvalitativni iskorak: prijelaz s pasivnoga generiranja teksta na aktivno djelovanje u digitalnom ili fizičkom okruženju. Agent je sustav koji koristi LLM kao svoj središnji kognitivni </w:t>
      </w:r>
      <w:commentRangeStart w:id="72"/>
      <w:r w:rsidR="7A8A4F16">
        <w:t xml:space="preserve">pogon </w:t>
      </w:r>
      <w:commentRangeEnd w:id="72"/>
      <w:r>
        <w:rPr>
          <w:rStyle w:val="CommentReference"/>
        </w:rPr>
        <w:commentReference w:id="72"/>
      </w:r>
      <w:r>
        <w:t>za rasuđivanje, planiranje i izvršavanje zadataka. Takav sustav posjeduje sposobnost dekompozicije složenih ciljeva na jednostavnije korake, korištenja vanjskih alata (poput pretraživača, kalkulatora ili programskih sučelja), pohranjivanja informacija u memoriju te učenja iz vlastitih pogrešaka. Anatomija agenta tako nadilazi unutarnju strukturu jezičnoga modela i uključuje petlje za percepciju, planiranje i akciju, čime se otvara put prema stvaranju autonomnijih i sposobnijih sustava umjetne inteligencije.</w:t>
      </w:r>
    </w:p>
    <w:p w14:paraId="1E4DBE5F" w14:textId="77777777" w:rsidR="00C955CE" w:rsidRDefault="00C7299E" w:rsidP="00C351BA">
      <w:pPr>
        <w:pStyle w:val="Heading2"/>
      </w:pPr>
      <w:bookmarkStart w:id="73" w:name="_Toc203221989"/>
      <w:r>
        <w:t>3.3 Životni ciklus modela: od podataka do primjene</w:t>
      </w:r>
      <w:bookmarkEnd w:id="73"/>
    </w:p>
    <w:p w14:paraId="278D165C" w14:textId="7CD783A0" w:rsidR="00C955CE" w:rsidRDefault="00C7299E">
      <w:pPr>
        <w:spacing w:after="200"/>
      </w:pPr>
      <w:r>
        <w:rPr>
          <w:szCs w:val="22"/>
        </w:rPr>
        <w:t xml:space="preserve">Životni ciklus modela umjetne inteligencije obuhvaća slojevit i strukturiran slijed koraka koji vode od početne zamisli, utemeljene na podatcima, do konačne primjene u stvarnom okruženju. </w:t>
      </w:r>
      <w:r w:rsidR="00F168A3">
        <w:rPr>
          <w:szCs w:val="22"/>
        </w:rPr>
        <w:t>R</w:t>
      </w:r>
      <w:r>
        <w:rPr>
          <w:szCs w:val="22"/>
        </w:rPr>
        <w:t xml:space="preserve">iječ je o dinamičnom i iterativnom procesu koji zahtijeva suradnju stručnjaka različitih profila, od podatkovnih znanstvenika do softverskih inženjera. Svaka faza ciklusa nadovezuje se na prethodnu i postavlja temelje za sljedeću, tvoreći tako cjelinu koja osigurava da konačno rješenje bude robusno, pouzdano i svrhovito. Cjelokupan proces, od ideje do primjene i održavanja, u suvremenoj je praksi objedinjen pod nazivom </w:t>
      </w:r>
      <w:r>
        <w:rPr>
          <w:b/>
          <w:szCs w:val="22"/>
        </w:rPr>
        <w:t>MLOps</w:t>
      </w:r>
      <w:r>
        <w:rPr>
          <w:szCs w:val="22"/>
        </w:rPr>
        <w:t xml:space="preserve"> (eng. </w:t>
      </w:r>
      <w:r>
        <w:rPr>
          <w:i/>
          <w:szCs w:val="22"/>
        </w:rPr>
        <w:t>Machine Learning Operations</w:t>
      </w:r>
      <w:r>
        <w:rPr>
          <w:szCs w:val="22"/>
        </w:rPr>
        <w:t>), pojmom koji svoje teorijske i praktične korijene vuče iz DevOps paradigme u razvoju softvera, prilagođavajući njezina načela specifičnim izazovima strojnog učenja.</w:t>
      </w:r>
    </w:p>
    <w:p w14:paraId="6A9F84B6" w14:textId="77777777" w:rsidR="00C955CE" w:rsidRDefault="00C7299E">
      <w:pPr>
        <w:spacing w:after="200"/>
      </w:pPr>
      <w:r>
        <w:rPr>
          <w:szCs w:val="22"/>
        </w:rPr>
        <w:t>Temeljna je svrha MLOpsa premostiti jaz između razvoja modela, koji je često eksperimentalne prirode, i njegove pouzdane operativne primjene. Proces započinje razumijevanjem poslovnog problema i definiranjem ciljeva, nakon čega slijedi niz tehničkih faza koje se mogu sažeti u nekoliko ključnih cjelina.</w:t>
      </w:r>
    </w:p>
    <w:p w14:paraId="04B32A4A" w14:textId="4D287F9B" w:rsidR="00C955CE" w:rsidRDefault="00C7299E" w:rsidP="00FF2EFF">
      <w:pPr>
        <w:pStyle w:val="Heading4"/>
      </w:pPr>
      <w:r>
        <w:t>Faze životnog ciklusa</w:t>
      </w:r>
      <w:r w:rsidR="00E16AB1">
        <w:t xml:space="preserve"> modela</w:t>
      </w:r>
    </w:p>
    <w:p w14:paraId="686A0922" w14:textId="77777777" w:rsidR="00C955CE" w:rsidRDefault="00C7299E">
      <w:pPr>
        <w:spacing w:after="200"/>
      </w:pPr>
      <w:r>
        <w:rPr>
          <w:b/>
          <w:szCs w:val="22"/>
        </w:rPr>
        <w:t>1. Prikupljanje i priprema podataka:</w:t>
      </w:r>
      <w:r>
        <w:rPr>
          <w:szCs w:val="22"/>
        </w:rPr>
        <w:t xml:space="preserve"> Polazišna točka i temeljni preduvjet cjelokupnog procesa jest definiranje i prikupljanje podataka. Kvaliteta i relevantnost podataka izravno određuju gornju granicu uspješnosti budućeg modela. Ova faza obuhvaća aktivnosti poput prikupljanja sirovih podataka iz različitih izvora, njihova čišćenja radi uklanjanja pogrešaka i nedosljednosti, te transformacije i </w:t>
      </w:r>
      <w:r>
        <w:rPr>
          <w:szCs w:val="22"/>
        </w:rPr>
        <w:lastRenderedPageBreak/>
        <w:t xml:space="preserve">inženjeringa značajki (eng. </w:t>
      </w:r>
      <w:r>
        <w:rPr>
          <w:i/>
          <w:szCs w:val="22"/>
        </w:rPr>
        <w:t>feature engineering</w:t>
      </w:r>
      <w:r>
        <w:rPr>
          <w:szCs w:val="22"/>
        </w:rPr>
        <w:t>). Potonje je osobito važno jer se pravilnim oblikovanjem ulaznih varijabli može znatno poboljšati sposobnost modela da uoči relevantne uzorke. U ovoj fazi često se primjenjuju tehnike poput normalizacije, skaliranja i kodiranja kategoričkih varijabli kako bi se podatci pripremili za algoritme strojnog učenja.</w:t>
      </w:r>
    </w:p>
    <w:p w14:paraId="46ED5CA8" w14:textId="77777777" w:rsidR="00C955CE" w:rsidRDefault="00C7299E">
      <w:pPr>
        <w:spacing w:after="200"/>
      </w:pPr>
      <w:r>
        <w:rPr>
          <w:b/>
          <w:szCs w:val="22"/>
        </w:rPr>
        <w:t>2. Izgradnja i uvježbavanje modela:</w:t>
      </w:r>
      <w:r>
        <w:rPr>
          <w:szCs w:val="22"/>
        </w:rPr>
        <w:t xml:space="preserve"> Tek na temelju tako pripremljenog skupa podataka pristupa se samoj izgradnji modela. Ovaj korak uključuje odabir odgovarajućeg algoritma ili arhitekture modela, ovisno o prirodi problema (npr. klasifikacija, regresija, grupiranje). Slijedi proces uvježbavanja (eng. </w:t>
      </w:r>
      <w:r>
        <w:rPr>
          <w:i/>
          <w:szCs w:val="22"/>
        </w:rPr>
        <w:t>training</w:t>
      </w:r>
      <w:r>
        <w:rPr>
          <w:szCs w:val="22"/>
        </w:rPr>
        <w:t>), gdje se model izlaže podatcima kako bi naučio preslikavati ulazne značajke u željene izlazne vrijednosti. Tijekom uvježbavanja, parametri modela iterativno se prilagođavaju s ciljem minimizacije funkcije pogreške. U ovoj se fazi također provodi i podešavanje hiperparametara, odnosno vanjskih konfiguracijskih postavki modela koje se ne uče izravno iz podataka, ali bitno utječu na njegovu izvedbu (Bergstra &amp; Bengio, 2012).</w:t>
      </w:r>
    </w:p>
    <w:p w14:paraId="1B0863D0" w14:textId="77777777" w:rsidR="00C955CE" w:rsidRDefault="00C7299E">
      <w:pPr>
        <w:spacing w:after="200"/>
      </w:pPr>
      <w:r>
        <w:rPr>
          <w:b/>
          <w:szCs w:val="22"/>
        </w:rPr>
        <w:t>3. Evaluacija modela:</w:t>
      </w:r>
      <w:r>
        <w:rPr>
          <w:szCs w:val="22"/>
        </w:rPr>
        <w:t xml:space="preserve"> Nakon što je model uvježban, slijedi faza njegove pomne evaluacije. Svrha evaluacije jest objektivna procjena uspješnosti modela na podatcima koje nije vidio tijekom uvježbavanja. Time se provjerava njegova sposobnost generalizacije, odnosno primjenjivosti na nove, nepoznate slučajeve. Koriste se različite metrike, poput točnosti, preciznosti, odziva ili F1-mjere za klasifikacijske probleme, odnosno srednje kvadratne pogreške za regresijske probleme. Od presudne je važnosti izbjeći preprilagodbu (eng. </w:t>
      </w:r>
      <w:r>
        <w:rPr>
          <w:i/>
          <w:szCs w:val="22"/>
        </w:rPr>
        <w:t>overfitting</w:t>
      </w:r>
      <w:r>
        <w:rPr>
          <w:szCs w:val="22"/>
        </w:rPr>
        <w:t>), stanje u kojem model predobro pamti podatke za uvježbavanje, ali gubi sposobnost generalizacije.</w:t>
      </w:r>
    </w:p>
    <w:p w14:paraId="2BE9E0AE" w14:textId="2341662D" w:rsidR="00C955CE" w:rsidRDefault="00C7299E">
      <w:pPr>
        <w:spacing w:after="200"/>
      </w:pPr>
      <w:r w:rsidRPr="7A8A4F16">
        <w:rPr>
          <w:b/>
        </w:rPr>
        <w:t>4. Primjena i integracija modela (</w:t>
      </w:r>
      <w:r w:rsidRPr="7A8A4F16">
        <w:rPr>
          <w:i/>
        </w:rPr>
        <w:t xml:space="preserve">eng. </w:t>
      </w:r>
      <w:r w:rsidR="7A8A4F16" w:rsidRPr="7A8A4F16">
        <w:rPr>
          <w:i/>
          <w:iCs/>
        </w:rPr>
        <w:t>deployment</w:t>
      </w:r>
      <w:r w:rsidRPr="7A8A4F16">
        <w:rPr>
          <w:b/>
        </w:rPr>
        <w:t>):</w:t>
      </w:r>
      <w:r>
        <w:t xml:space="preserve"> Model koji je zadovoljio evaluacijske kriterije spreman je za primjenu u produkcijskom okruženju. Ovaj korak predstavlja prelazak iz razvojnog u operativni svijet i često je jedan od najsloženijih dijelova ciklusa. Model se može integrirati u postojeće softverske sustave na različite načine: kao API sučelje koje pruža predikcije u stvarnom vremenu, kao dio periodičkih (eng. </w:t>
      </w:r>
      <w:r w:rsidRPr="7A8A4F16">
        <w:rPr>
          <w:i/>
        </w:rPr>
        <w:t>batch</w:t>
      </w:r>
      <w:r>
        <w:t xml:space="preserve">) obrada podataka ili kao ugrađeni </w:t>
      </w:r>
      <w:r w:rsidRPr="7A8A4F16">
        <w:rPr>
          <w:i/>
        </w:rPr>
        <w:t>agent</w:t>
      </w:r>
      <w:r>
        <w:t xml:space="preserve"> unutar neke aplikacije ili uređaja. U ovoj fazi ključna je suradnja podatkovnih znanstvenika i inženjera kako bi se osigurala skalabilnost, stabilnost i sigurnost rješenja.</w:t>
      </w:r>
    </w:p>
    <w:p w14:paraId="465D3CF1" w14:textId="77777777" w:rsidR="00C955CE" w:rsidRDefault="00C7299E">
      <w:pPr>
        <w:spacing w:after="200"/>
      </w:pPr>
      <w:r>
        <w:rPr>
          <w:b/>
          <w:szCs w:val="22"/>
        </w:rPr>
        <w:t>5. Praćenje i održavanje:</w:t>
      </w:r>
      <w:r>
        <w:rPr>
          <w:szCs w:val="22"/>
        </w:rPr>
        <w:t xml:space="preserve"> Životni ciklus modela ne završava njegovom primjenom. Jednom kada je model u produkciji, nužno je neprestano pratiti njegovu izvedbu i ponašanje. Svijet se mijenja, a s njime i podatci na temelju kojih model donosi odluke. Pojave poput zanošenja koncepta (eng. </w:t>
      </w:r>
      <w:r>
        <w:rPr>
          <w:i/>
          <w:szCs w:val="22"/>
        </w:rPr>
        <w:t>concept drift</w:t>
      </w:r>
      <w:r>
        <w:rPr>
          <w:szCs w:val="22"/>
        </w:rPr>
        <w:t xml:space="preserve">), gdje se mijenja odnos između ulaznih i izlaznih varijabli, ili zanošenja podataka (eng. </w:t>
      </w:r>
      <w:r>
        <w:rPr>
          <w:i/>
          <w:szCs w:val="22"/>
        </w:rPr>
        <w:t>data drift</w:t>
      </w:r>
      <w:r>
        <w:rPr>
          <w:szCs w:val="22"/>
        </w:rPr>
        <w:t>), gdje se mijenja distribucija ulaznih podataka, mogu s vremenom znatno narušiti točnost modela (Gama, Žliobaitė, Bifet, Peciukonis, &amp; Bifet, 2014). Stoga sustavi za praćenje moraju biti uspostavljeni kako bi na vrijeme otkrili degradaciju performansi i signalizirali potrebu za ponovnim uvježbavanjem ili potpunom zamjenom modela. Time se zatvara krug i proces se vraća na početne faze, čime se osigurava dugoročna relevantnost i vrijednost implementiranog rješenja.</w:t>
      </w:r>
    </w:p>
    <w:p w14:paraId="01F7B934" w14:textId="724C6F1B" w:rsidR="00C955CE" w:rsidRDefault="00C7299E">
      <w:pPr>
        <w:spacing w:after="200"/>
      </w:pPr>
      <w:r>
        <w:t>Ovaj ciklički pristup, prikazan na slici, naglašava da je stvaranje uspješnog modela umjetne inteligencije maraton, a ne sprint. To je kontinuirani proces učenja, prilagodbe i poboljšanja, duboko ukorijenjen u podatcima iz kojih izvire i u primjeni kojoj služi.</w:t>
      </w:r>
    </w:p>
    <w:p w14:paraId="61A90A03" w14:textId="20ABCCF1" w:rsidR="7A8A4F16" w:rsidRDefault="7A8A4F16" w:rsidP="7A8A4F16">
      <w:pPr>
        <w:spacing w:after="200"/>
      </w:pPr>
      <w:r>
        <w:rPr>
          <w:noProof/>
        </w:rPr>
        <w:lastRenderedPageBreak/>
        <w:drawing>
          <wp:inline distT="0" distB="0" distL="0" distR="0" wp14:anchorId="7B1CCDC3" wp14:editId="6B96A57C">
            <wp:extent cx="3133270" cy="3810532"/>
            <wp:effectExtent l="0" t="0" r="0" b="0"/>
            <wp:docPr id="14599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5162" name=""/>
                    <pic:cNvPicPr/>
                  </pic:nvPicPr>
                  <pic:blipFill>
                    <a:blip r:embed="rId16">
                      <a:extLst>
                        <a:ext uri="{28A0092B-C50C-407E-A947-70E740481C1C}">
                          <a14:useLocalDpi xmlns:a14="http://schemas.microsoft.com/office/drawing/2010/main"/>
                        </a:ext>
                      </a:extLst>
                    </a:blip>
                    <a:stretch>
                      <a:fillRect/>
                    </a:stretch>
                  </pic:blipFill>
                  <pic:spPr>
                    <a:xfrm>
                      <a:off x="0" y="0"/>
                      <a:ext cx="3133270" cy="3810532"/>
                    </a:xfrm>
                    <a:prstGeom prst="rect">
                      <a:avLst/>
                    </a:prstGeom>
                  </pic:spPr>
                </pic:pic>
              </a:graphicData>
            </a:graphic>
          </wp:inline>
        </w:drawing>
      </w:r>
    </w:p>
    <w:p w14:paraId="33CC8140" w14:textId="6A53FA0A" w:rsidR="00C955CE" w:rsidRDefault="00C7299E">
      <w:pPr>
        <w:spacing w:after="200"/>
      </w:pPr>
      <w:commentRangeStart w:id="74"/>
      <w:r w:rsidRPr="7A8A4F16">
        <w:rPr>
          <w:b/>
        </w:rPr>
        <w:t>Slika</w:t>
      </w:r>
      <w:commentRangeEnd w:id="74"/>
      <w:r w:rsidRPr="7A8A4F16">
        <w:rPr>
          <w:rStyle w:val="CommentReference"/>
          <w:b/>
          <w:bCs/>
        </w:rPr>
        <w:commentReference w:id="74"/>
      </w:r>
      <w:r w:rsidRPr="7A8A4F16">
        <w:rPr>
          <w:b/>
        </w:rPr>
        <w:t>.</w:t>
      </w:r>
      <w:r>
        <w:t xml:space="preserve"> Prikaz iterativnog životnog ciklusa modela strojnog učenja, od početne faze rada s podatcima do praćenja u primjeni i povratka na početak ciklusa.</w:t>
      </w:r>
    </w:p>
    <w:p w14:paraId="296D40D4" w14:textId="389105B2" w:rsidR="00C955CE" w:rsidRDefault="00C7299E" w:rsidP="00FF2EFF">
      <w:pPr>
        <w:pStyle w:val="Heading4"/>
      </w:pPr>
      <w:r>
        <w:t>3.3.1 Predtreniranje: stvaranje temeljnog znanja</w:t>
      </w:r>
    </w:p>
    <w:p w14:paraId="5F5CC0BB" w14:textId="08530B0D" w:rsidR="00C955CE" w:rsidRDefault="00C7299E">
      <w:pPr>
        <w:spacing w:after="200"/>
      </w:pPr>
      <w:r>
        <w:rPr>
          <w:szCs w:val="22"/>
        </w:rPr>
        <w:t xml:space="preserve">Proces stvaranja suvremenih jezičnih modela započinje ključnom i računski najzahtjevnijom fazom poznatom kao </w:t>
      </w:r>
      <w:r>
        <w:rPr>
          <w:b/>
          <w:szCs w:val="22"/>
        </w:rPr>
        <w:t>predtreniranje</w:t>
      </w:r>
      <w:r>
        <w:rPr>
          <w:szCs w:val="22"/>
        </w:rPr>
        <w:t xml:space="preserve"> (eng. </w:t>
      </w:r>
      <w:r>
        <w:rPr>
          <w:i/>
          <w:szCs w:val="22"/>
        </w:rPr>
        <w:t>pre-training</w:t>
      </w:r>
      <w:r>
        <w:rPr>
          <w:szCs w:val="22"/>
        </w:rPr>
        <w:t xml:space="preserve">). Svrha je ove etape izgradnja onoga što nazivamo </w:t>
      </w:r>
      <w:r>
        <w:rPr>
          <w:b/>
          <w:szCs w:val="22"/>
        </w:rPr>
        <w:t>temeljnim modelom</w:t>
      </w:r>
      <w:r>
        <w:rPr>
          <w:i/>
          <w:szCs w:val="22"/>
        </w:rPr>
        <w:t xml:space="preserve"> (eng. </w:t>
      </w:r>
      <w:r>
        <w:rPr>
          <w:szCs w:val="22"/>
        </w:rPr>
        <w:t>foundation model), koji posjeduje opsežno i općenito razumijevanje jezika, njegovih struktura, semantičkih odnosa i, u određenoj mjeri, znanja o svijetu koje je ugrađeno u tekstualne podatke na kojima se uvježbava. Taj se proces može usporediti s općim obrazovanjem čovjeka, tijekom kojega se stječu temeljna znanja i vještine poput čitanja, pisanja i opće kulture, prije no što se pristupi specijalizaciji za određeno područje ili struku.</w:t>
      </w:r>
    </w:p>
    <w:p w14:paraId="045ABD39" w14:textId="584756C3" w:rsidR="00C955CE" w:rsidRDefault="00C7299E">
      <w:pPr>
        <w:spacing w:after="200"/>
      </w:pPr>
      <w:r>
        <w:t xml:space="preserve">U srcu predtreniranja leži načelo </w:t>
      </w:r>
      <w:r w:rsidRPr="7A8A4F16">
        <w:rPr>
          <w:b/>
        </w:rPr>
        <w:t>samonadziranog učenja</w:t>
      </w:r>
      <w:r>
        <w:t xml:space="preserve"> (eng. </w:t>
      </w:r>
      <w:r w:rsidRPr="7A8A4F16">
        <w:rPr>
          <w:i/>
        </w:rPr>
        <w:t>self-supervised learning</w:t>
      </w:r>
      <w:r>
        <w:t>). Model se izlaže golemoj, nestrukturiranoj količini tekstualnih podataka prikupljenih iz različitih izvora poput internetskih stranica, digitaliziranih knjiga i znanstvenih članaka. Za razliku od nadziranog učenja, ovi podatci nisu prethodno označeni ili kategorizirani od strane čovjeka. Umjesto toga, model uči samostalno, rješavajući zadatke koje sam sebi postavlja na temelju strukture podataka. Najčešće mu se zadaje naizgled jednostavan, ali iznimno složen cilj: predviđanje sljedeće riječi u rečenici, popunjavanje namjerno ispuštenih dijelova teksta ili neki drugi sličan zadatak koji ga prisiljava na dubinsko učenje jezičnih zakonitosti</w:t>
      </w:r>
      <w:r w:rsidR="7A8A4F16">
        <w:t>.</w:t>
      </w:r>
      <w:r>
        <w:t xml:space="preserve"> Prolazeći kroz milijarde primjera, agent postupno izgrađuje unutarnju reprezentaciju jezika.</w:t>
      </w:r>
    </w:p>
    <w:p w14:paraId="2819EDC7" w14:textId="77777777" w:rsidR="00C955CE" w:rsidRDefault="00C7299E">
      <w:pPr>
        <w:spacing w:after="200"/>
      </w:pPr>
      <w:r>
        <w:rPr>
          <w:szCs w:val="22"/>
        </w:rPr>
        <w:t>Znanje stečeno predtreniranjem nije eksplicitno pohranjeno poput činjenica u enciklopediji. Ono je, naprotiv, utkano u složenu mrežu od milijardi numeričkih parametara koji čine neuronsku mrežu modela. To je znanje latentno i probabilističko; model ne "zna" da je Pariz glavni grad Francuske na način na koji to zna čovjek, već je naučio da u golemom broju tekstova postoji iznimno visoka statistička vjerojatnost da se te dvije fraze pojavljuju u određenom odnosu. Na taj način model usvaja gramatičke strukture, semantičke odnose među riječima (npr. da su "kralj" i "kraljica" povezani), stilske nijanse te čak i rudimentarno činjenično znanje o svijetu.</w:t>
      </w:r>
    </w:p>
    <w:p w14:paraId="05C3BC5F" w14:textId="559DDEFE" w:rsidR="00C955CE" w:rsidRDefault="00C7299E">
      <w:pPr>
        <w:spacing w:after="200"/>
      </w:pPr>
      <w:r>
        <w:lastRenderedPageBreak/>
        <w:t xml:space="preserve">Ishod predtreniranja jest, dakle, temeljni model – moćan, ali još uvijek nedovoljno precizan alat. Važno je istaknuti da taj model, unatoč svojemu opsežnom znanju, sam po sebi nije izravno osposobljen za izvršavanje specifičnih zadataka poput prevođenja, sažimanja teksta ili odgovaranja na pitanja na dosljedan i pouzdan način. On predstavlja tek sirovinu, polazišnu točku za daljnju obradu koja se naziva </w:t>
      </w:r>
      <w:r w:rsidRPr="7CE2251F">
        <w:rPr>
          <w:b/>
        </w:rPr>
        <w:t>fina prilagodba</w:t>
      </w:r>
      <w:r>
        <w:t xml:space="preserve"> ili </w:t>
      </w:r>
      <w:r w:rsidRPr="7CE2251F">
        <w:rPr>
          <w:b/>
        </w:rPr>
        <w:t>dotjerivanje</w:t>
      </w:r>
      <w:r>
        <w:t xml:space="preserve"> (</w:t>
      </w:r>
      <w:r w:rsidRPr="7CE2251F">
        <w:rPr>
          <w:i/>
        </w:rPr>
        <w:t>fine-tuning</w:t>
      </w:r>
      <w:r>
        <w:t>). Tek se u toj sljedećoj fazi opće znanje temeljnog modela usmjerava i specijalizira za konkretnu primjenu.</w:t>
      </w:r>
    </w:p>
    <w:p w14:paraId="54E68BE6" w14:textId="05D0D347" w:rsidR="7A8A4F16" w:rsidRDefault="7A8A4F16" w:rsidP="7A8A4F16">
      <w:pPr>
        <w:spacing w:after="200"/>
      </w:pPr>
      <w:r>
        <w:rPr>
          <w:noProof/>
        </w:rPr>
        <w:drawing>
          <wp:inline distT="0" distB="0" distL="0" distR="0" wp14:anchorId="2B4149D0" wp14:editId="2F7C2A29">
            <wp:extent cx="5724525" cy="942975"/>
            <wp:effectExtent l="0" t="0" r="0" b="0"/>
            <wp:docPr id="207879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3556"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942975"/>
                    </a:xfrm>
                    <a:prstGeom prst="rect">
                      <a:avLst/>
                    </a:prstGeom>
                  </pic:spPr>
                </pic:pic>
              </a:graphicData>
            </a:graphic>
          </wp:inline>
        </w:drawing>
      </w:r>
    </w:p>
    <w:p w14:paraId="4A16F617" w14:textId="3253ABEB" w:rsidR="00C955CE" w:rsidRDefault="00C7299E">
      <w:pPr>
        <w:spacing w:after="200"/>
      </w:pPr>
      <w:commentRangeStart w:id="75"/>
      <w:commentRangeStart w:id="76"/>
      <w:r w:rsidRPr="7A8A4F16">
        <w:rPr>
          <w:b/>
        </w:rPr>
        <w:t>Prikaz</w:t>
      </w:r>
      <w:commentRangeEnd w:id="75"/>
      <w:r w:rsidRPr="7A8A4F16">
        <w:rPr>
          <w:rStyle w:val="CommentReference"/>
          <w:b/>
          <w:sz w:val="22"/>
          <w:szCs w:val="20"/>
        </w:rPr>
        <w:commentReference w:id="75"/>
      </w:r>
      <w:commentRangeEnd w:id="76"/>
      <w:r w:rsidRPr="7A8A4F16">
        <w:rPr>
          <w:rStyle w:val="CommentReference"/>
          <w:b/>
          <w:bCs/>
        </w:rPr>
        <w:commentReference w:id="76"/>
      </w:r>
      <w:r w:rsidRPr="7A8A4F16">
        <w:rPr>
          <w:b/>
        </w:rPr>
        <w:t>.</w:t>
      </w:r>
      <w:r w:rsidRPr="7A8A4F16">
        <w:rPr>
          <w:i/>
        </w:rPr>
        <w:t xml:space="preserve"> </w:t>
      </w:r>
      <w:r>
        <w:t>Shematski prikaz dvofaznog procesa stvaranja suvremenih jezičnih modela, od općeg predtreniranja do specijalizacije kroz finu prilagodbu.</w:t>
      </w:r>
    </w:p>
    <w:p w14:paraId="03ED3D5A" w14:textId="6BFAF889" w:rsidR="00C955CE" w:rsidRDefault="00C7299E" w:rsidP="00C351BA">
      <w:pPr>
        <w:pStyle w:val="Heading3"/>
      </w:pPr>
      <w:bookmarkStart w:id="77" w:name="_Toc203221990"/>
      <w:r>
        <w:t>3.3.2 Fino podešavanje i poravnanje: prilagodba svrsi</w:t>
      </w:r>
      <w:bookmarkEnd w:id="77"/>
    </w:p>
    <w:p w14:paraId="3F5747F0" w14:textId="77777777" w:rsidR="00C955CE" w:rsidRDefault="00C7299E">
      <w:pPr>
        <w:spacing w:after="200"/>
      </w:pPr>
      <w:r>
        <w:rPr>
          <w:szCs w:val="22"/>
        </w:rPr>
        <w:t xml:space="preserve">Nakon temeljne faze predtreniranja, u kojoj jezični modeli stječu opsežno, ali općenito razumijevanje jezika i svijeta, slijedi ključan stupanj njihova razvoja: </w:t>
      </w:r>
      <w:r>
        <w:rPr>
          <w:b/>
          <w:szCs w:val="22"/>
        </w:rPr>
        <w:t>fino podešavanje</w:t>
      </w:r>
      <w:r>
        <w:rPr>
          <w:szCs w:val="22"/>
        </w:rPr>
        <w:t xml:space="preserve"> (</w:t>
      </w:r>
      <w:r>
        <w:rPr>
          <w:i/>
          <w:szCs w:val="22"/>
        </w:rPr>
        <w:t>fine-tuning</w:t>
      </w:r>
      <w:r>
        <w:rPr>
          <w:szCs w:val="22"/>
        </w:rPr>
        <w:t>). U toj se fazi model, koji već posjeduje široku jezičnu kompetenciju, dodatno trenira na znatno manjem i visoko specijaliziranom skupu podataka. Taj se postupak može usporediti s prijelazom od općeg obrazovanja k uskoj specijalizaciji, gdje pojedinac s opsežnim, ali nespecifičnim znanjem stječe stručnost u određenoj disciplini, poput prava ili medicine. Fino podešavanje omogućuje modelu da svoje opće sposobnosti prilagodi za izvršavanje konkretnih zadataka, kao što su prevođenje, sažimanje teksta ili odgovaranje na pitanja unutar specifične domene.</w:t>
      </w:r>
    </w:p>
    <w:p w14:paraId="126F9C67" w14:textId="77777777" w:rsidR="00C955CE" w:rsidRDefault="00C7299E">
      <w:pPr>
        <w:spacing w:after="200"/>
      </w:pPr>
      <w:r>
        <w:rPr>
          <w:szCs w:val="22"/>
        </w:rPr>
        <w:t xml:space="preserve">Ipak, usporedno s finim podešavanjem za specifične zadatke, odvija se i drugi, po svojoj naravi složeniji proces: </w:t>
      </w:r>
      <w:r>
        <w:rPr>
          <w:b/>
          <w:szCs w:val="22"/>
        </w:rPr>
        <w:t>poravnanje</w:t>
      </w:r>
      <w:r>
        <w:rPr>
          <w:szCs w:val="22"/>
        </w:rPr>
        <w:t xml:space="preserve"> (</w:t>
      </w:r>
      <w:r>
        <w:rPr>
          <w:i/>
          <w:szCs w:val="22"/>
        </w:rPr>
        <w:t>alignment</w:t>
      </w:r>
      <w:r>
        <w:rPr>
          <w:szCs w:val="22"/>
        </w:rPr>
        <w:t>). Poravnanje ne zadire samo u domenu točnosti i informiranosti modela, već ponajprije u njegovo ponašanje i sukladnost s ljudskim vrijednostima i namjerama. Cilj je oblikovati agente čije će djelovanje biti ne samo korisno i istinito, već i bezopasno, odnosno usklađeno s etičkim načelima i društvenim očekivanjima.</w:t>
      </w:r>
    </w:p>
    <w:p w14:paraId="5ECFE991" w14:textId="77777777" w:rsidR="00C955CE" w:rsidRDefault="00C7299E">
      <w:pPr>
        <w:spacing w:after="200"/>
      </w:pPr>
      <w:r>
        <w:rPr>
          <w:szCs w:val="22"/>
        </w:rPr>
        <w:t>Ključna metodologija za postizanje tog cilja jest učenje s potkrepljenjem na temelju ljudskih povratnih informacija (</w:t>
      </w:r>
      <w:r>
        <w:rPr>
          <w:i/>
          <w:szCs w:val="22"/>
        </w:rPr>
        <w:t>Reinforcement Learning from Human Feedback</w:t>
      </w:r>
      <w:r>
        <w:rPr>
          <w:szCs w:val="22"/>
        </w:rPr>
        <w:t>, RLHF). Proces se u pravilu sastoji od tri temeljna koraka.</w:t>
      </w:r>
    </w:p>
    <w:p w14:paraId="69404AD2" w14:textId="77777777" w:rsidR="00C955CE" w:rsidRDefault="00C7299E" w:rsidP="0008785D">
      <w:pPr>
        <w:spacing w:after="100"/>
        <w:rPr>
          <w:szCs w:val="22"/>
        </w:rPr>
      </w:pPr>
      <w:commentRangeStart w:id="78"/>
      <w:r>
        <w:rPr>
          <w:b/>
          <w:szCs w:val="22"/>
        </w:rPr>
        <w:t>Prvi korak</w:t>
      </w:r>
      <w:r>
        <w:rPr>
          <w:szCs w:val="22"/>
        </w:rPr>
        <w:t xml:space="preserve"> obuhvaća prikupljanje nadziranih podataka, gdje ljudski anotatori sastavljaju visokokvalitetne odgovore na odabrane upite. Time se stvara početni skup podataka za fino podešavanje modela u željenom stilu i tonu, čime se postavlja temelj za daljnje usklađivanje.</w:t>
      </w:r>
      <w:commentRangeEnd w:id="78"/>
      <w:r>
        <w:rPr>
          <w:rStyle w:val="CommentReference"/>
          <w:sz w:val="22"/>
          <w:szCs w:val="22"/>
        </w:rPr>
        <w:commentReference w:id="78"/>
      </w:r>
    </w:p>
    <w:p w14:paraId="628350C0" w14:textId="77777777" w:rsidR="00C955CE" w:rsidRDefault="00C7299E" w:rsidP="0008785D">
      <w:pPr>
        <w:spacing w:after="100"/>
      </w:pPr>
      <w:r>
        <w:rPr>
          <w:b/>
          <w:szCs w:val="22"/>
        </w:rPr>
        <w:t>Drugi, ključni korak</w:t>
      </w:r>
      <w:r>
        <w:rPr>
          <w:szCs w:val="22"/>
        </w:rPr>
        <w:t xml:space="preserve">, jest treniranje zasebnog </w:t>
      </w:r>
      <w:r>
        <w:rPr>
          <w:b/>
          <w:szCs w:val="22"/>
        </w:rPr>
        <w:t>modela nagrade</w:t>
      </w:r>
      <w:r>
        <w:rPr>
          <w:szCs w:val="22"/>
        </w:rPr>
        <w:t xml:space="preserve"> (</w:t>
      </w:r>
      <w:r>
        <w:rPr>
          <w:i/>
          <w:szCs w:val="22"/>
        </w:rPr>
        <w:t>reward model</w:t>
      </w:r>
      <w:r>
        <w:rPr>
          <w:szCs w:val="22"/>
        </w:rPr>
        <w:t>). U ovoj fazi, jezični model generira nekoliko različitih odgovora na isti upit, a ljudski ocjenjivači ih rangiraju prema kvaliteti, od najboljeg do najlošijeg. Na temelju tih poredaka, model nagrade uči predviđati koju bi vrstu odgovora čovjek ocijenio kao poželjniju. Njegova zadaća nije, dakle, puka klasifikacija, već modeliranje složenih ljudskih preferencija.</w:t>
      </w:r>
    </w:p>
    <w:p w14:paraId="62BDB641" w14:textId="77777777" w:rsidR="00C955CE" w:rsidRDefault="00C7299E" w:rsidP="0008785D">
      <w:pPr>
        <w:spacing w:after="100"/>
      </w:pPr>
      <w:r>
        <w:rPr>
          <w:b/>
          <w:szCs w:val="22"/>
        </w:rPr>
        <w:t>U trećem koraku</w:t>
      </w:r>
      <w:r>
        <w:rPr>
          <w:szCs w:val="22"/>
        </w:rPr>
        <w:t>, izvorni jezični model dodatno se podešava primjenom algoritma učenja s potkrepljenjem, najčešće pomoću proksimalne optimizacije politika (</w:t>
      </w:r>
      <w:r>
        <w:rPr>
          <w:i/>
          <w:szCs w:val="22"/>
        </w:rPr>
        <w:t>Proximal Policy Optimization</w:t>
      </w:r>
      <w:r>
        <w:rPr>
          <w:szCs w:val="22"/>
        </w:rPr>
        <w:t>, PPO). Model generira odgovore, a model nagrade ih vrednuje dodjeljujući im brojčanu »nagradu«. Jezični model potom iterativno prilagođava svoje parametre kako bi maksimizirao očekivanu nagradu, čime se njegovo ponašanje usmjerava prema generiranju odgovora koji su u skladu s naučenim ljudskim preferencijama (Ouyang et al., 2022).</w:t>
      </w:r>
    </w:p>
    <w:p w14:paraId="2305DA05" w14:textId="77777777" w:rsidR="00C955CE" w:rsidRDefault="00C7299E">
      <w:pPr>
        <w:spacing w:after="200"/>
      </w:pPr>
      <w:r>
        <w:rPr>
          <w:szCs w:val="22"/>
        </w:rPr>
        <w:t>```mermaid</w:t>
      </w:r>
    </w:p>
    <w:p w14:paraId="3289B5B4" w14:textId="77777777" w:rsidR="00C955CE" w:rsidRDefault="00C7299E">
      <w:pPr>
        <w:spacing w:after="200"/>
      </w:pPr>
      <w:r>
        <w:rPr>
          <w:szCs w:val="22"/>
        </w:rPr>
        <w:t>graph LR</w:t>
      </w:r>
    </w:p>
    <w:p w14:paraId="680C8398" w14:textId="77777777" w:rsidR="00C955CE" w:rsidRDefault="00C7299E">
      <w:pPr>
        <w:spacing w:after="200"/>
      </w:pPr>
      <w:r>
        <w:rPr>
          <w:szCs w:val="22"/>
        </w:rPr>
        <w:lastRenderedPageBreak/>
        <w:t>subgraph "Faza 1: Nadzirano fino podešavanje (SFT)"</w:t>
      </w:r>
    </w:p>
    <w:p w14:paraId="432149D1" w14:textId="77777777" w:rsidR="00C955CE" w:rsidRDefault="00C7299E">
      <w:pPr>
        <w:spacing w:after="200"/>
      </w:pPr>
      <w:r>
        <w:rPr>
          <w:szCs w:val="22"/>
        </w:rPr>
        <w:t>A[1. Ljudi pišu željene odgovore na upite] --&gt; B(Temeljni jezični model)</w:t>
      </w:r>
    </w:p>
    <w:p w14:paraId="6F19AA78" w14:textId="77777777" w:rsidR="00C955CE" w:rsidRDefault="00C7299E">
      <w:pPr>
        <w:spacing w:after="200"/>
      </w:pPr>
      <w:r>
        <w:rPr>
          <w:szCs w:val="22"/>
        </w:rPr>
        <w:t>B --&gt; C{Fino podešeni model (SFT Model)}</w:t>
      </w:r>
    </w:p>
    <w:p w14:paraId="46ADABBD" w14:textId="77777777" w:rsidR="00C955CE" w:rsidRDefault="00C7299E">
      <w:pPr>
        <w:spacing w:after="200"/>
      </w:pPr>
      <w:r>
        <w:rPr>
          <w:szCs w:val="22"/>
        </w:rPr>
        <w:t>end</w:t>
      </w:r>
    </w:p>
    <w:p w14:paraId="0FA24C1A" w14:textId="77777777" w:rsidR="00C955CE" w:rsidRDefault="00C7299E">
      <w:pPr>
        <w:spacing w:after="200"/>
      </w:pPr>
      <w:r>
        <w:rPr>
          <w:szCs w:val="22"/>
        </w:rPr>
        <w:t>subgraph "Faza 2: Treniranje modela nagrade (RM)"</w:t>
      </w:r>
    </w:p>
    <w:p w14:paraId="604E3E23" w14:textId="77777777" w:rsidR="00C955CE" w:rsidRDefault="00C7299E">
      <w:pPr>
        <w:spacing w:after="200"/>
      </w:pPr>
      <w:r>
        <w:rPr>
          <w:szCs w:val="22"/>
        </w:rPr>
        <w:t>C -- Generira više odgovora --&gt; D[2. Ljudi rangiraju odgovore]</w:t>
      </w:r>
    </w:p>
    <w:p w14:paraId="34B2A380" w14:textId="77777777" w:rsidR="00C955CE" w:rsidRDefault="00C7299E">
      <w:pPr>
        <w:spacing w:after="200"/>
      </w:pPr>
      <w:r>
        <w:rPr>
          <w:szCs w:val="22"/>
        </w:rPr>
        <w:t>D --&gt; E(Model nagrade uči preferencije)</w:t>
      </w:r>
    </w:p>
    <w:p w14:paraId="443736B9" w14:textId="77777777" w:rsidR="00C955CE" w:rsidRDefault="00C7299E">
      <w:pPr>
        <w:spacing w:after="200"/>
      </w:pPr>
      <w:r>
        <w:rPr>
          <w:szCs w:val="22"/>
        </w:rPr>
        <w:t>end</w:t>
      </w:r>
    </w:p>
    <w:p w14:paraId="153B2D27" w14:textId="77777777" w:rsidR="00C955CE" w:rsidRDefault="00C7299E">
      <w:pPr>
        <w:spacing w:after="200"/>
      </w:pPr>
      <w:r>
        <w:rPr>
          <w:szCs w:val="22"/>
        </w:rPr>
        <w:t>subgraph "Faza 3: Učenje s potkrepljenjem (RL)"</w:t>
      </w:r>
    </w:p>
    <w:p w14:paraId="1A3FF1C2" w14:textId="77777777" w:rsidR="00C955CE" w:rsidRDefault="00C7299E">
      <w:pPr>
        <w:spacing w:after="200"/>
      </w:pPr>
      <w:r>
        <w:rPr>
          <w:szCs w:val="22"/>
        </w:rPr>
        <w:t>F[Upit] --&gt; C</w:t>
      </w:r>
    </w:p>
    <w:p w14:paraId="222A68FC" w14:textId="77777777" w:rsidR="00C955CE" w:rsidRDefault="00C7299E">
      <w:pPr>
        <w:spacing w:after="200"/>
      </w:pPr>
      <w:r>
        <w:rPr>
          <w:szCs w:val="22"/>
        </w:rPr>
        <w:t>C -- Generira odgovor --&gt; G{Odgovor}</w:t>
      </w:r>
    </w:p>
    <w:p w14:paraId="500A464A" w14:textId="77777777" w:rsidR="00C955CE" w:rsidRDefault="00C7299E">
      <w:pPr>
        <w:spacing w:after="200"/>
      </w:pPr>
      <w:r>
        <w:rPr>
          <w:szCs w:val="22"/>
        </w:rPr>
        <w:t>E -- Daje nagradu za odgovor --&gt; G</w:t>
      </w:r>
    </w:p>
    <w:p w14:paraId="35376E4F" w14:textId="77777777" w:rsidR="00C955CE" w:rsidRDefault="00C7299E">
      <w:pPr>
        <w:spacing w:after="200"/>
      </w:pPr>
      <w:r>
        <w:rPr>
          <w:szCs w:val="22"/>
        </w:rPr>
        <w:t>G -- Nagrada optimizira politiku (PPO) --&gt; C</w:t>
      </w:r>
    </w:p>
    <w:p w14:paraId="2A8F95FB" w14:textId="77777777" w:rsidR="00C955CE" w:rsidRDefault="00C7299E">
      <w:pPr>
        <w:spacing w:after="200"/>
      </w:pPr>
      <w:r>
        <w:rPr>
          <w:szCs w:val="22"/>
        </w:rPr>
        <w:t>end</w:t>
      </w:r>
    </w:p>
    <w:p w14:paraId="61798A62" w14:textId="77777777" w:rsidR="00C955CE" w:rsidRDefault="00C7299E">
      <w:pPr>
        <w:spacing w:after="200"/>
      </w:pPr>
      <w:r>
        <w:rPr>
          <w:szCs w:val="22"/>
        </w:rPr>
        <w:t>C --&gt; H(Poravnati agent)</w:t>
      </w:r>
    </w:p>
    <w:p w14:paraId="0EBEC764" w14:textId="77777777" w:rsidR="00C955CE" w:rsidRDefault="00C7299E">
      <w:pPr>
        <w:spacing w:after="200"/>
      </w:pPr>
      <w:r>
        <w:rPr>
          <w:szCs w:val="22"/>
        </w:rPr>
        <w:t>style A fill:#fff,stroke:#333,stroke-width:2px</w:t>
      </w:r>
    </w:p>
    <w:p w14:paraId="47F40F7C" w14:textId="77777777" w:rsidR="00C955CE" w:rsidRDefault="00C7299E">
      <w:pPr>
        <w:spacing w:after="200"/>
      </w:pPr>
      <w:r>
        <w:rPr>
          <w:szCs w:val="22"/>
        </w:rPr>
        <w:t>style B fill:#fff,stroke:#333,stroke-width:2px</w:t>
      </w:r>
    </w:p>
    <w:p w14:paraId="7902DED0" w14:textId="77777777" w:rsidR="00C955CE" w:rsidRDefault="00C7299E">
      <w:pPr>
        <w:spacing w:after="200"/>
      </w:pPr>
      <w:r>
        <w:rPr>
          <w:szCs w:val="22"/>
        </w:rPr>
        <w:t>style C fill:#fff,stroke:#333,stroke-width:2px</w:t>
      </w:r>
    </w:p>
    <w:p w14:paraId="7E2AB870" w14:textId="77777777" w:rsidR="00C955CE" w:rsidRDefault="00C7299E">
      <w:pPr>
        <w:spacing w:after="200"/>
      </w:pPr>
      <w:r>
        <w:rPr>
          <w:szCs w:val="22"/>
        </w:rPr>
        <w:t>style D fill:#fff,stroke:#333,stroke-width:2px</w:t>
      </w:r>
    </w:p>
    <w:p w14:paraId="47F289A9" w14:textId="77777777" w:rsidR="00C955CE" w:rsidRDefault="00C7299E">
      <w:pPr>
        <w:spacing w:after="200"/>
      </w:pPr>
      <w:r>
        <w:rPr>
          <w:szCs w:val="22"/>
        </w:rPr>
        <w:t>style E fill:#fff,stroke:#333,stroke-width:2px</w:t>
      </w:r>
    </w:p>
    <w:p w14:paraId="3E9804AB" w14:textId="77777777" w:rsidR="00C955CE" w:rsidRDefault="00C7299E">
      <w:pPr>
        <w:spacing w:after="200"/>
      </w:pPr>
      <w:r>
        <w:rPr>
          <w:szCs w:val="22"/>
        </w:rPr>
        <w:t>style F fill:#fff,stroke:#333,stroke-width:2px</w:t>
      </w:r>
    </w:p>
    <w:p w14:paraId="68F7D9A7" w14:textId="77777777" w:rsidR="00C955CE" w:rsidRDefault="00C7299E">
      <w:pPr>
        <w:spacing w:after="200"/>
      </w:pPr>
      <w:r>
        <w:rPr>
          <w:szCs w:val="22"/>
        </w:rPr>
        <w:t>style G fill:#fff,stroke:#333,stroke-width:2px</w:t>
      </w:r>
    </w:p>
    <w:p w14:paraId="0765CB17" w14:textId="77777777" w:rsidR="00C955CE" w:rsidRDefault="00C7299E">
      <w:pPr>
        <w:spacing w:after="200"/>
      </w:pPr>
      <w:r>
        <w:rPr>
          <w:szCs w:val="22"/>
        </w:rPr>
        <w:t>style H fill:#fff,stroke:#333,stroke-width:2px</w:t>
      </w:r>
    </w:p>
    <w:p w14:paraId="672CE8A7" w14:textId="0BA77294" w:rsidR="00C955CE" w:rsidRDefault="00C7299E">
      <w:pPr>
        <w:spacing w:after="200"/>
      </w:pPr>
      <w:r>
        <w:t>```</w:t>
      </w:r>
    </w:p>
    <w:p w14:paraId="3CA0332B" w14:textId="43DA60FD" w:rsidR="7A8A4F16" w:rsidRDefault="7A8A4F16" w:rsidP="7A8A4F16">
      <w:pPr>
        <w:spacing w:after="200"/>
      </w:pPr>
      <w:r>
        <w:rPr>
          <w:noProof/>
        </w:rPr>
        <w:lastRenderedPageBreak/>
        <w:drawing>
          <wp:inline distT="0" distB="0" distL="0" distR="0" wp14:anchorId="65240EB0" wp14:editId="1C1A6F91">
            <wp:extent cx="5970134" cy="2145672"/>
            <wp:effectExtent l="0" t="0" r="0" b="0"/>
            <wp:docPr id="840196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6530" name=""/>
                    <pic:cNvPicPr/>
                  </pic:nvPicPr>
                  <pic:blipFill>
                    <a:blip r:embed="rId18">
                      <a:extLst>
                        <a:ext uri="{28A0092B-C50C-407E-A947-70E740481C1C}">
                          <a14:useLocalDpi xmlns:a14="http://schemas.microsoft.com/office/drawing/2010/main"/>
                        </a:ext>
                      </a:extLst>
                    </a:blip>
                    <a:stretch>
                      <a:fillRect/>
                    </a:stretch>
                  </pic:blipFill>
                  <pic:spPr>
                    <a:xfrm>
                      <a:off x="0" y="0"/>
                      <a:ext cx="5970134" cy="2145672"/>
                    </a:xfrm>
                    <a:prstGeom prst="rect">
                      <a:avLst/>
                    </a:prstGeom>
                  </pic:spPr>
                </pic:pic>
              </a:graphicData>
            </a:graphic>
          </wp:inline>
        </w:drawing>
      </w:r>
    </w:p>
    <w:p w14:paraId="40E62A75" w14:textId="398F0B47" w:rsidR="00C955CE" w:rsidRDefault="00C7299E">
      <w:pPr>
        <w:spacing w:after="200"/>
      </w:pPr>
      <w:commentRangeStart w:id="79"/>
      <w:r w:rsidRPr="7A8A4F16">
        <w:rPr>
          <w:i/>
        </w:rPr>
        <w:t xml:space="preserve">Prikaz </w:t>
      </w:r>
      <w:commentRangeEnd w:id="79"/>
      <w:r w:rsidRPr="7A8A4F16">
        <w:rPr>
          <w:rStyle w:val="CommentReference"/>
          <w:i/>
          <w:iCs/>
        </w:rPr>
        <w:commentReference w:id="79"/>
      </w:r>
      <w:r w:rsidRPr="7A8A4F16">
        <w:rPr>
          <w:i/>
        </w:rPr>
        <w:t>: Shematski prikaz procesa učenja s potkrepljenjem na temelju ljudskih povratnih informacija (RLHF).</w:t>
      </w:r>
    </w:p>
    <w:p w14:paraId="58F79189" w14:textId="77777777" w:rsidR="00C955CE" w:rsidRDefault="00C7299E">
      <w:pPr>
        <w:spacing w:after="200"/>
      </w:pPr>
      <w:r>
        <w:rPr>
          <w:szCs w:val="22"/>
        </w:rPr>
        <w:t xml:space="preserve">Ishod ovog slojevitog procesa jest </w:t>
      </w:r>
      <w:r>
        <w:rPr>
          <w:b/>
          <w:szCs w:val="22"/>
        </w:rPr>
        <w:t>agent</w:t>
      </w:r>
      <w:r>
        <w:rPr>
          <w:szCs w:val="22"/>
        </w:rPr>
        <w:t xml:space="preserve"> koji posjeduje ne samo enciklopedijsko znanje stečeno predtreniranjem, već i sposobnost interakcije koja je prilagođena ljudskim očekivanjima i normama, čime se njegova uloga preobražava iz pukog informacijskog alata u onu suradničkog pomoćnika.</w:t>
      </w:r>
    </w:p>
    <w:p w14:paraId="2C97161A" w14:textId="77777777" w:rsidR="00C955CE" w:rsidRDefault="00C7299E">
      <w:pPr>
        <w:spacing w:after="200"/>
      </w:pPr>
      <w:r>
        <w:rPr>
          <w:szCs w:val="22"/>
        </w:rPr>
        <w:t>Valja napomenuti da RLHF nije jedini pristup poravnanju. Razvijaju se i alternativne metode, poput učenja s potkrepljenjem na temelju povratnih informacija od umjetne inteligencije (</w:t>
      </w:r>
      <w:r>
        <w:rPr>
          <w:i/>
          <w:szCs w:val="22"/>
        </w:rPr>
        <w:t>Reinforcement Learning from AI Feedback</w:t>
      </w:r>
      <w:r>
        <w:rPr>
          <w:szCs w:val="22"/>
        </w:rPr>
        <w:t>, RLAIF), gdje se uloga ljudskog ocjenjivača u određenoj mjeri zamjenjuje drugim, »konstitucijskim« modelom umjetne inteligencije koji daje povratne informacije, čime se proces potencijalno ubrzava i skalira (Bai et al., 2022).</w:t>
      </w:r>
    </w:p>
    <w:p w14:paraId="641D8E6C" w14:textId="0D16C59D" w:rsidR="00C955CE" w:rsidRDefault="00C7299E" w:rsidP="00C351BA">
      <w:pPr>
        <w:pStyle w:val="Heading3"/>
      </w:pPr>
      <w:bookmarkStart w:id="80" w:name="_Toc203221991"/>
      <w:r>
        <w:t>3.3.3</w:t>
      </w:r>
      <w:r>
        <w:tab/>
        <w:t>Optimizacija za stvarni svijet: efikasnost (efficiency)</w:t>
      </w:r>
      <w:bookmarkEnd w:id="80"/>
    </w:p>
    <w:p w14:paraId="5CEDB8EC" w14:textId="2BEEE740" w:rsidR="00C955CE" w:rsidRDefault="00C7299E">
      <w:pPr>
        <w:spacing w:after="200"/>
      </w:pPr>
      <w:r>
        <w:t xml:space="preserve">Promotrimo li djelovanje agenta u složenim i dinamičnim okruženjima, nailazimo na temeljno ograničenje koje teorijski modeli racionalnosti često zanemaruju: cijenu same </w:t>
      </w:r>
      <w:commentRangeStart w:id="81"/>
      <w:r>
        <w:t>deliberacije</w:t>
      </w:r>
      <w:commentRangeEnd w:id="81"/>
      <w:r>
        <w:rPr>
          <w:rStyle w:val="CommentReference"/>
        </w:rPr>
        <w:commentReference w:id="81"/>
      </w:r>
      <w:r>
        <w:t>. Dok idealni agent, opskrbljen neograničenim računskim resursima, može iscrpno pretraživati prostor svih mogućih rješenja kako bi pronašao ono optimalno, agent u stvarnome svijetu suočen je s neumoljivim protokom vremena i ograničenjima vlastitih sposobnosti obrade. U takvim okolnostima, potraga za savršenstvom može postati ne samo nepraktična, već i pogubna. Vrijeme utrošeno na pronalaženje najboljeg mogućeg djelovanja jest vrijeme u kojemu se ne djeluje, što u kritičnim situacijama može dovesti do propuštenih prilika ili čak katastrofalnih ishoda.</w:t>
      </w:r>
    </w:p>
    <w:p w14:paraId="26DC20F5" w14:textId="2E63F4BE" w:rsidR="00C955CE" w:rsidRDefault="00C7299E">
      <w:pPr>
        <w:spacing w:after="200"/>
      </w:pPr>
      <w:r>
        <w:rPr>
          <w:szCs w:val="22"/>
        </w:rPr>
        <w:t>Stoga se efikasnost ne pojavljuje tek kao poželjna karakteristika, već kao nužan uvjet opstanka i uspješnog funkcioniranja. Agent mora uspostaviti ravnotežu između kvalitete svoje odluke i resursa – prvenstveno vremena i memorije – utrošenih na njezino donošenje. Ovaj kompromis između optimalnosti i efikasnosti u središtu je onoga što Herbert A. Simon naziva ograničenom racionalnošću (</w:t>
      </w:r>
      <w:r>
        <w:rPr>
          <w:i/>
          <w:szCs w:val="22"/>
        </w:rPr>
        <w:t>bounded rationality</w:t>
      </w:r>
      <w:r>
        <w:rPr>
          <w:szCs w:val="22"/>
        </w:rPr>
        <w:t>). Umjesto maksimizacije korisnosti, što pretpostavlja pronalaženje apsolutno najboljeg rješenja, agenti u stvarnosti teže zadovoljenju (</w:t>
      </w:r>
      <w:r>
        <w:rPr>
          <w:i/>
          <w:szCs w:val="22"/>
        </w:rPr>
        <w:t>satisficing</w:t>
      </w:r>
      <w:r>
        <w:rPr>
          <w:szCs w:val="22"/>
        </w:rPr>
        <w:t>); oni traže rješenje koje je dovoljno dobro s obzirom na raspoložive resurse i vremenski okvir (Simon, 1957).</w:t>
      </w:r>
    </w:p>
    <w:p w14:paraId="65E92E12" w14:textId="77777777" w:rsidR="00C955CE" w:rsidRDefault="00C7299E">
      <w:pPr>
        <w:spacing w:after="200"/>
      </w:pPr>
      <w:r>
        <w:rPr>
          <w:szCs w:val="22"/>
        </w:rPr>
        <w:t>Ova potreba za brzim, premda ne nužno savršenim, odlučivanjem iznjedrila je čitav niz strategija i algoritamskih pristupa. Umjesto iscrpnih pretraga, agenti se često oslanjaju na heuristike – mentalne prečace ili pravila koja u većini slučajeva vode do dobrog rješenja, iako ne jamče optimalnost. Primjerice, u području navigacije, umjesto izračunavanja apsolutno najkraćeg puta uzimajući u obzir sve moguće varijable, agent može koristiti jednostavnu heuristiku poput kretanja u općem smjeru cilja, ispravljajući putanju tek kada naiđe na prepreku. Takav pristup drastično smanjuje računsku složenost, omogućujući agentu pravovremenu reakciju.</w:t>
      </w:r>
    </w:p>
    <w:p w14:paraId="3D9944ED" w14:textId="77777777" w:rsidR="00C955CE" w:rsidRDefault="00C7299E">
      <w:pPr>
        <w:spacing w:after="200"/>
      </w:pPr>
      <w:r>
        <w:rPr>
          <w:szCs w:val="22"/>
        </w:rPr>
        <w:t>Koncept efikasnosti dobiva osobitu težinu u sustavima koji djeluju u stvarnom vremenu (</w:t>
      </w:r>
      <w:r>
        <w:rPr>
          <w:i/>
          <w:szCs w:val="22"/>
        </w:rPr>
        <w:t>real-time systems</w:t>
      </w:r>
      <w:r>
        <w:rPr>
          <w:szCs w:val="22"/>
        </w:rPr>
        <w:t xml:space="preserve">), kao što su autonomna vozila, sustavi za trgovanje na burzi ili robotizirane kirurške platforme. U tim domenama, kašnjenje od svega nekoliko milisekundi može imati nesagledive </w:t>
      </w:r>
      <w:r>
        <w:rPr>
          <w:szCs w:val="22"/>
        </w:rPr>
        <w:lastRenderedPageBreak/>
        <w:t>posljedice. Odluka, koliko god bila teorijski savršena, postaje bezvrijedna ako nije donesena unutar zadanog vremenskog prozora. Zbog toga se pri projektiranju takvih sustava često žrtvuje jamstvo optimalnosti u korist jamstva pravovremenosti. Radije se prihvaća 98% optimalno rješenje dostupno odmah, negoli 100% optimalno rješenje koje stiže prekasno.</w:t>
      </w:r>
    </w:p>
    <w:p w14:paraId="3BF61083" w14:textId="7E088F1A" w:rsidR="00C955CE" w:rsidRDefault="00C7299E">
      <w:pPr>
        <w:spacing w:after="200"/>
      </w:pPr>
      <w:r>
        <w:t>Mjerenje efikasnosti stoga obuhvaća više od pukog praćenja utrošenog vremena. Ono uključuje i analizu prostorne složenosti, odnosno količine memorije koju agent zahtijeva za pohranu stanja, planova i znanja o okolini. U sustavima s ograničenim hardverskim resursima, kao što su ugradbeni sustavi (</w:t>
      </w:r>
      <w:r w:rsidRPr="7CE2251F">
        <w:rPr>
          <w:i/>
        </w:rPr>
        <w:t>embedded systems</w:t>
      </w:r>
      <w:r>
        <w:t>) u senzorima ili mobilnim uređajima, memorijski otisak algoritma jednako je kritičan kao i njegova brzina izvođenja. Optimizacija za stvarni svijet zahtijeva cjelovit pristup koji prepoznaje da su računski resursi inherentno ograničeni, a djelovanje u svijetu neodvojivo od cijene koju za to djelovanje, i za promišljanje o njemu, treba platiti.</w:t>
      </w:r>
    </w:p>
    <w:p w14:paraId="55BD258A" w14:textId="37A10113" w:rsidR="7A8A4F16" w:rsidRDefault="7A8A4F16" w:rsidP="7A8A4F16">
      <w:pPr>
        <w:spacing w:after="200"/>
      </w:pPr>
    </w:p>
    <w:p w14:paraId="704A4988" w14:textId="74E713CD" w:rsidR="7A8A4F16" w:rsidRDefault="7A8A4F16" w:rsidP="7A8A4F16">
      <w:pPr>
        <w:spacing w:after="200"/>
      </w:pPr>
      <w:r>
        <w:rPr>
          <w:noProof/>
        </w:rPr>
        <w:drawing>
          <wp:inline distT="0" distB="0" distL="0" distR="0" wp14:anchorId="291C5447" wp14:editId="3AF59461">
            <wp:extent cx="5724525" cy="1181100"/>
            <wp:effectExtent l="0" t="0" r="0" b="0"/>
            <wp:docPr id="59045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552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1181100"/>
                    </a:xfrm>
                    <a:prstGeom prst="rect">
                      <a:avLst/>
                    </a:prstGeom>
                  </pic:spPr>
                </pic:pic>
              </a:graphicData>
            </a:graphic>
          </wp:inline>
        </w:drawing>
      </w:r>
    </w:p>
    <w:p w14:paraId="7B1EC081" w14:textId="2879298E" w:rsidR="00C955CE" w:rsidRDefault="00C7299E">
      <w:pPr>
        <w:spacing w:after="200"/>
      </w:pPr>
      <w:commentRangeStart w:id="82"/>
      <w:r w:rsidRPr="7A8A4F16">
        <w:rPr>
          <w:b/>
        </w:rPr>
        <w:t xml:space="preserve">Prikaz </w:t>
      </w:r>
      <w:commentRangeEnd w:id="82"/>
      <w:r w:rsidRPr="7A8A4F16">
        <w:rPr>
          <w:rStyle w:val="CommentReference"/>
          <w:b/>
          <w:bCs/>
        </w:rPr>
        <w:commentReference w:id="82"/>
      </w:r>
      <w:r w:rsidR="7A8A4F16" w:rsidRPr="7A8A4F16">
        <w:rPr>
          <w:b/>
          <w:bCs/>
        </w:rPr>
        <w:t>.</w:t>
      </w:r>
      <w:r w:rsidRPr="7A8A4F16">
        <w:rPr>
          <w:i/>
        </w:rPr>
        <w:t xml:space="preserve"> </w:t>
      </w:r>
      <w:r>
        <w:t>Shematski prikaz kompromisa između optimalnosti i efikasnosti u procesu agentova odlučivanja. Dok put optimalnosti teži savršenom rješenju uz visoke troškove, put efikasnosti koristi prečace kako bi osigurao pravovremeno i dovoljno dobro djelovanje.</w:t>
      </w:r>
    </w:p>
    <w:p w14:paraId="5F48B667" w14:textId="77777777" w:rsidR="00C955CE" w:rsidRDefault="00C7299E" w:rsidP="00875DE6">
      <w:pPr>
        <w:pStyle w:val="Heading3"/>
      </w:pPr>
      <w:bookmarkStart w:id="83" w:name="_Toc203221992"/>
      <w:r>
        <w:t>3.3.4 Mjerenje uspjeha: evaluacija (evaluation)</w:t>
      </w:r>
      <w:bookmarkEnd w:id="83"/>
    </w:p>
    <w:p w14:paraId="038A85C2" w14:textId="6F49E637" w:rsidR="00C955CE" w:rsidRDefault="00C7299E">
      <w:pPr>
        <w:spacing w:after="200"/>
      </w:pPr>
      <w:r>
        <w:t xml:space="preserve">Evaluacija predstavlja ključan, ali i slojevit postupak u razvoju i razumijevanju inteligentnih sustava, nadilazeći puko kvantitativno mjerenje kako bi obuhvatila i kritičku prosudbu njihove svrhovitosti i djelotvornosti. U kontekstu umjetne inteligencije i autonomnih agenata, evaluacija </w:t>
      </w:r>
      <w:r w:rsidR="7A8A4F16">
        <w:t xml:space="preserve"> je</w:t>
      </w:r>
      <w:r>
        <w:t xml:space="preserve"> nezaobilazna sastavnica cjelokupnoga istraživačkog i razvojnog ciklusa. Njezina temeljna svrha jest pružiti objektivan uvid u performanse agenta, </w:t>
      </w:r>
      <w:r w:rsidR="7A8A4F16">
        <w:t xml:space="preserve">pri čemu se </w:t>
      </w:r>
      <w:r>
        <w:t>njezina vrijednost ne iscrpljuje u pukom utvrđivanju uspješnosti. Naprotiv, smislena evaluacija nastoji proniknuti u razloge koji stoje iza određenog ishoda, pojašnjavajući zašto i pod kojim uvjetima agent djeluje uspješno ili neuspješno. Time se otvara put prema ciljanim poboljšanjima i dubljem znanstvenom razumijevanju promatranih pojava (Smith, 2020).</w:t>
      </w:r>
    </w:p>
    <w:p w14:paraId="743A0C03" w14:textId="77777777" w:rsidR="00C955CE" w:rsidRDefault="00C7299E">
      <w:pPr>
        <w:spacing w:after="200"/>
      </w:pPr>
      <w:r>
        <w:rPr>
          <w:szCs w:val="22"/>
        </w:rPr>
        <w:t xml:space="preserve">U teorijskom i praktičnom smislu, uobičajeno je razlikovati dvije temeljne razine evaluacije, koje se međusobno ne isključuju, već nadopunjuju. To su </w:t>
      </w:r>
      <w:r>
        <w:rPr>
          <w:b/>
          <w:szCs w:val="22"/>
        </w:rPr>
        <w:t>interna</w:t>
      </w:r>
      <w:r>
        <w:rPr>
          <w:szCs w:val="22"/>
        </w:rPr>
        <w:t xml:space="preserve"> i </w:t>
      </w:r>
      <w:r>
        <w:rPr>
          <w:b/>
          <w:szCs w:val="22"/>
        </w:rPr>
        <w:t>eksterna</w:t>
      </w:r>
      <w:r>
        <w:rPr>
          <w:szCs w:val="22"/>
        </w:rPr>
        <w:t xml:space="preserve"> evaluacija.</w:t>
      </w:r>
    </w:p>
    <w:p w14:paraId="71EBB331" w14:textId="7EE8C3EE" w:rsidR="00C955CE" w:rsidRDefault="00C7299E" w:rsidP="0008785D">
      <w:pPr>
        <w:spacing w:after="100"/>
      </w:pPr>
      <w:r>
        <w:rPr>
          <w:b/>
          <w:szCs w:val="22"/>
        </w:rPr>
        <w:t>Interna evaluacija</w:t>
      </w:r>
      <w:r>
        <w:rPr>
          <w:szCs w:val="22"/>
        </w:rPr>
        <w:t xml:space="preserve"> usredotočena je na analizu pojedinih sastavnica ili modula unutar samog agenta. Njezin je cilj procijeniti djelotvornost specifičnih algoritama, modela ili mehanizama od kojih je agent sazdan. Primjerice, kod agenta zaduženog za obradu prirodnog jezika, interna evaluacija mogla bi zasebno mjeriti točnost modula za prepoznavanje entiteta ili uspješnost algoritma za semantičku analizu. Ovakav pristup omogućuje precizno lociranje nedostataka i optimizaciju pojedinih dijelova sustava neovisno o njegovu konačnom zadatku.</w:t>
      </w:r>
    </w:p>
    <w:p w14:paraId="7A465269" w14:textId="2D8BF6BB" w:rsidR="00C955CE" w:rsidRDefault="00C7299E" w:rsidP="0008785D">
      <w:pPr>
        <w:spacing w:after="100"/>
      </w:pPr>
      <w:r>
        <w:rPr>
          <w:b/>
          <w:szCs w:val="22"/>
        </w:rPr>
        <w:t>Eksterna evaluacija</w:t>
      </w:r>
      <w:r>
        <w:rPr>
          <w:szCs w:val="22"/>
        </w:rPr>
        <w:t>, s druge strane, promatra agenta kao cjelovitu, monolitnu cjelinu te mjeri njegovu uspješnost u izvršavanju konačnog, njemu namijenjenog zadatka unutar zadanog okruženja. U ovom se pristupu zanemaruju unutarnji mehanizmi, a pažnja se usmjerava isključivo na ishod. Primjerice, ako je riječ o agentu za igranje šaha, eksterna evaluacija mjerila bi njegov postotak pobjeda protiv drugih igrača ili programa. Kod agenta za korisničku podršku, mjerio bi se stupanj zadovoljstva korisnika ili vrijeme potrebno za rješavanje upita (Jones, 2021). Ovaj pristup daje konačnu ocjenu praktične uporabljivosti agenta.</w:t>
      </w:r>
    </w:p>
    <w:p w14:paraId="76D490D5" w14:textId="77777777" w:rsidR="00C955CE" w:rsidRDefault="00C7299E">
      <w:pPr>
        <w:spacing w:after="200"/>
      </w:pPr>
      <w:r>
        <w:rPr>
          <w:szCs w:val="22"/>
        </w:rPr>
        <w:lastRenderedPageBreak/>
        <w:t xml:space="preserve">Da bi evaluacijski postupak bio znanstveno utemeljen i vjerodostojan, mora počivati na nekoliko ključnih načela. Prije svega, evaluacija mora biti </w:t>
      </w:r>
      <w:r>
        <w:rPr>
          <w:b/>
          <w:szCs w:val="22"/>
        </w:rPr>
        <w:t>objektivna</w:t>
      </w:r>
      <w:r>
        <w:rPr>
          <w:szCs w:val="22"/>
        </w:rPr>
        <w:t xml:space="preserve">, što podrazumijeva korištenje jasno definiranih i mjerljivih metrika koje su neovisne o subjektivnoj prosudbi istraživača. Nadalje, ona mora biti </w:t>
      </w:r>
      <w:r>
        <w:rPr>
          <w:b/>
          <w:szCs w:val="22"/>
        </w:rPr>
        <w:t>ponovljiva</w:t>
      </w:r>
      <w:r>
        <w:rPr>
          <w:szCs w:val="22"/>
        </w:rPr>
        <w:t xml:space="preserve"> (</w:t>
      </w:r>
      <w:r>
        <w:rPr>
          <w:i/>
          <w:szCs w:val="22"/>
        </w:rPr>
        <w:t>repeatable</w:t>
      </w:r>
      <w:r>
        <w:rPr>
          <w:szCs w:val="22"/>
        </w:rPr>
        <w:t xml:space="preserve">), što znači da drugi istraživači, koristeći iste podatke, postavke i metodologiju, moraju moći dobiti istovjetne ili statistički usporedive rezultate. Ovo načelo jamči provjerljivost i pouzdanost znanstvenih spoznaja. Jednako je važna i </w:t>
      </w:r>
      <w:r>
        <w:rPr>
          <w:b/>
          <w:szCs w:val="22"/>
        </w:rPr>
        <w:t>reproducibilnost</w:t>
      </w:r>
      <w:r>
        <w:rPr>
          <w:szCs w:val="22"/>
        </w:rPr>
        <w:t xml:space="preserve"> (</w:t>
      </w:r>
      <w:r>
        <w:rPr>
          <w:i/>
          <w:szCs w:val="22"/>
        </w:rPr>
        <w:t>reproducible</w:t>
      </w:r>
      <w:r>
        <w:rPr>
          <w:szCs w:val="22"/>
        </w:rPr>
        <w:t>), širi pojam koji podrazumijeva mogućnost da drugi timovi, polazeći od opisa metode, samostalno implementiraju sustav i provedu sličan eksperiment te dođu do sukladnih zaključaka.</w:t>
      </w:r>
    </w:p>
    <w:p w14:paraId="53C543F9" w14:textId="2552B0DD" w:rsidR="00C955CE" w:rsidRDefault="00C7299E">
      <w:pPr>
        <w:spacing w:after="200"/>
      </w:pPr>
      <w:r>
        <w:t>U konačnici, evaluaciju ne valja shvatiti kao statičan čin presuđivanja, već kao dinamičan i integralan dio razvojnog procesa. Ona tvori povratnu spregu koja omogućuje kontinuirano poboljšanje. Rezultati evaluacije, bilo da su pozitivni ili negativni, pružaju dragocjene informacije koje usmjeravaju daljnji razvoj, ispravljanje pogrešaka i usavršavanje agenta. Time se uspostavlja iterativni ciklus koji je u samoj srži napretka u području umjetne inteligencije.</w:t>
      </w:r>
    </w:p>
    <w:p w14:paraId="3E8899B4" w14:textId="7D486498" w:rsidR="7A8A4F16" w:rsidRDefault="7A8A4F16" w:rsidP="7A8A4F16">
      <w:pPr>
        <w:spacing w:after="200"/>
      </w:pPr>
      <w:r>
        <w:rPr>
          <w:noProof/>
        </w:rPr>
        <w:drawing>
          <wp:inline distT="0" distB="0" distL="0" distR="0" wp14:anchorId="53025F0D" wp14:editId="79BF4CE3">
            <wp:extent cx="5724525" cy="1876425"/>
            <wp:effectExtent l="0" t="0" r="0" b="0"/>
            <wp:docPr id="473911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18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p>
    <w:p w14:paraId="547F8371" w14:textId="0DD05CFD" w:rsidR="7A8A4F16" w:rsidRDefault="7CE2251F" w:rsidP="7A8A4F16">
      <w:pPr>
        <w:spacing w:after="200"/>
      </w:pPr>
      <w:commentRangeStart w:id="84"/>
      <w:r w:rsidRPr="7CE2251F">
        <w:rPr>
          <w:i/>
          <w:iCs/>
          <w:color w:val="1F2937"/>
          <w:sz w:val="21"/>
          <w:szCs w:val="21"/>
        </w:rPr>
        <w:t xml:space="preserve">Prikaz </w:t>
      </w:r>
      <w:commentRangeEnd w:id="84"/>
      <w:r w:rsidR="7A8A4F16" w:rsidRPr="7CE2251F">
        <w:rPr>
          <w:rStyle w:val="CommentReference"/>
          <w:i/>
          <w:iCs/>
          <w:color w:val="1F2937"/>
          <w:sz w:val="21"/>
          <w:szCs w:val="21"/>
        </w:rPr>
        <w:commentReference w:id="84"/>
      </w:r>
      <w:r w:rsidRPr="7CE2251F">
        <w:rPr>
          <w:i/>
          <w:iCs/>
          <w:color w:val="1F2937"/>
          <w:sz w:val="21"/>
          <w:szCs w:val="21"/>
        </w:rPr>
        <w:t>Iterativni razvojni ciklus agenta, gdje se nakon evaluacije i analize rezultata donosi odluka o poboljšanju i ponovnom razvoju ili završetku ciklusa."</w:t>
      </w:r>
    </w:p>
    <w:p w14:paraId="37DC78E4" w14:textId="18FB8EF2" w:rsidR="7A8A4F16" w:rsidRDefault="7A8A4F16" w:rsidP="7A8A4F16">
      <w:pPr>
        <w:spacing w:after="200"/>
      </w:pPr>
    </w:p>
    <w:p w14:paraId="39DC2DDF" w14:textId="29917AEF" w:rsidR="00C955CE" w:rsidRDefault="00C7299E" w:rsidP="00875DE6">
      <w:pPr>
        <w:pStyle w:val="Heading3"/>
      </w:pPr>
      <w:bookmarkStart w:id="85" w:name="_Toc203221993"/>
      <w:r>
        <w:t>3.3.5</w:t>
      </w:r>
      <w:r>
        <w:tab/>
        <w:t xml:space="preserve">Model u akciji: inferencija </w:t>
      </w:r>
      <w:bookmarkEnd w:id="85"/>
    </w:p>
    <w:p w14:paraId="4ED8984E" w14:textId="148E40BB" w:rsidR="00C955CE" w:rsidRDefault="00C7299E">
      <w:pPr>
        <w:spacing w:after="200"/>
      </w:pPr>
      <w:r>
        <w:t xml:space="preserve">Nakon što je model umjetne inteligencije uspješno obučen i vrednovan, on prelazi iz razvojne faze u fazu primjene. U toj fazi njegova temeljna svrha postaje djelovanje na novim podatcima kako bi se stvorila vrijednost za korisnika ili sustav. Taj se proces, u kojemu model na temelju novih, prethodno neviđenih ulaznih podataka generira predviđanja, naziva </w:t>
      </w:r>
      <w:r w:rsidRPr="7A8A4F16">
        <w:rPr>
          <w:b/>
        </w:rPr>
        <w:t>inferencijom</w:t>
      </w:r>
      <w:r w:rsidR="7A8A4F16" w:rsidRPr="7A8A4F16">
        <w:rPr>
          <w:b/>
          <w:bCs/>
        </w:rPr>
        <w:t xml:space="preserve"> </w:t>
      </w:r>
      <w:r w:rsidR="7A8A4F16">
        <w:t>(</w:t>
      </w:r>
      <w:r w:rsidR="7A8A4F16" w:rsidRPr="7A8A4F16">
        <w:rPr>
          <w:i/>
          <w:iCs/>
        </w:rPr>
        <w:t>inference</w:t>
      </w:r>
      <w:r w:rsidR="7A8A4F16">
        <w:t>).</w:t>
      </w:r>
      <w:r>
        <w:t xml:space="preserve"> Ona predstavlja vrhunac cjelokupnog procesa razvoja modela, trenutak u kojemu se apstraktna znanja, stečena tijekom obučavanja, pretvaraju u konkretne i korisne odgovore.</w:t>
      </w:r>
    </w:p>
    <w:p w14:paraId="6657CF6F" w14:textId="26FA053D" w:rsidR="00C955CE" w:rsidRDefault="00C7299E">
      <w:pPr>
        <w:spacing w:after="200"/>
      </w:pPr>
      <w:r>
        <w:t>Za razliku od postupka obučavanja, gdje se parametri modela dinamički prilagođavaju kako bi se što bolje preslikali ulazni podatci u željene izlazne vrijednosti, tijekom inferencije model ostaje statičan. Njegova naučena unutarnja struktura i parametri fiksirani su te se primjenjuju na nove podatke bez daljnjih izmjena (vidi npr. Goodfellow et al., 2016). Agent, bio on čovjek ili softverski sustav, unosi podatke u model – primjerice, sliku za klasifikaciju, rečenicu za prijevod ili skup senzorskih očitanja. Model potom, primjenjujući svoje naučene unutarnje reprezentacije, obrađuje te podatke i kao izlaz pruža relevantnu informaciju – predviđanje, klasifikaciju, sažetak ili neki drugi oblik strukturiranog odgovora.</w:t>
      </w:r>
    </w:p>
    <w:p w14:paraId="207E204E" w14:textId="206E66F8" w:rsidR="7A8A4F16" w:rsidRDefault="7A8A4F16" w:rsidP="7CE2251F">
      <w:pPr>
        <w:spacing w:after="200"/>
        <w:rPr>
          <w:i/>
          <w:iCs/>
        </w:rPr>
      </w:pPr>
    </w:p>
    <w:p w14:paraId="25E484C5" w14:textId="6F33CE9C" w:rsidR="7A8A4F16" w:rsidRDefault="7A8A4F16" w:rsidP="7A8A4F16">
      <w:pPr>
        <w:spacing w:after="200"/>
      </w:pPr>
      <w:r>
        <w:rPr>
          <w:noProof/>
        </w:rPr>
        <w:lastRenderedPageBreak/>
        <w:drawing>
          <wp:inline distT="0" distB="0" distL="0" distR="0" wp14:anchorId="59A7C753" wp14:editId="3DD4373A">
            <wp:extent cx="5724525" cy="1371600"/>
            <wp:effectExtent l="0" t="0" r="0" b="0"/>
            <wp:docPr id="212385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3916"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1371600"/>
                    </a:xfrm>
                    <a:prstGeom prst="rect">
                      <a:avLst/>
                    </a:prstGeom>
                  </pic:spPr>
                </pic:pic>
              </a:graphicData>
            </a:graphic>
          </wp:inline>
        </w:drawing>
      </w:r>
    </w:p>
    <w:p w14:paraId="54507FB4" w14:textId="1BE96794" w:rsidR="00C955CE" w:rsidRDefault="00C7299E">
      <w:pPr>
        <w:spacing w:after="200"/>
      </w:pPr>
      <w:commentRangeStart w:id="86"/>
      <w:r w:rsidRPr="7A8A4F16">
        <w:rPr>
          <w:i/>
        </w:rPr>
        <w:t>Prikaz</w:t>
      </w:r>
      <w:commentRangeEnd w:id="86"/>
      <w:r w:rsidRPr="7A8A4F16">
        <w:rPr>
          <w:rStyle w:val="CommentReference"/>
          <w:i/>
          <w:iCs/>
        </w:rPr>
        <w:commentReference w:id="86"/>
      </w:r>
      <w:r w:rsidRPr="7A8A4F16">
        <w:rPr>
          <w:i/>
        </w:rPr>
        <w:t>: Osnovni tijek procesa inferencije, gdje se novi ulazni podatak provodi kroz statični, prethodno obučeni model kako bi se generirao izlaz.</w:t>
      </w:r>
    </w:p>
    <w:p w14:paraId="2F3FF089" w14:textId="7AE9A165" w:rsidR="00C955CE" w:rsidRDefault="00C7299E" w:rsidP="005A232A">
      <w:pPr>
        <w:pStyle w:val="Heading4"/>
      </w:pPr>
      <w:r>
        <w:t>Načini i okruženja izvođenja inferencije</w:t>
      </w:r>
    </w:p>
    <w:p w14:paraId="42FB90EF" w14:textId="77777777" w:rsidR="00C955CE" w:rsidRDefault="00C7299E">
      <w:pPr>
        <w:spacing w:after="200"/>
      </w:pPr>
      <w:r>
        <w:rPr>
          <w:szCs w:val="22"/>
        </w:rPr>
        <w:t xml:space="preserve">S tehničkog stajališta, inferencija se može provoditi na dva temeljna načina: skupno (engl. </w:t>
      </w:r>
      <w:r>
        <w:rPr>
          <w:i/>
          <w:szCs w:val="22"/>
        </w:rPr>
        <w:t>batch</w:t>
      </w:r>
      <w:r>
        <w:rPr>
          <w:szCs w:val="22"/>
        </w:rPr>
        <w:t xml:space="preserve">) i u stvarnom vremenu (engl. </w:t>
      </w:r>
      <w:r>
        <w:rPr>
          <w:i/>
          <w:szCs w:val="22"/>
        </w:rPr>
        <w:t>real-time</w:t>
      </w:r>
      <w:r>
        <w:rPr>
          <w:szCs w:val="22"/>
        </w:rPr>
        <w:t xml:space="preserve"> ili </w:t>
      </w:r>
      <w:r>
        <w:rPr>
          <w:i/>
          <w:szCs w:val="22"/>
        </w:rPr>
        <w:t>online</w:t>
      </w:r>
      <w:r>
        <w:rPr>
          <w:szCs w:val="22"/>
        </w:rPr>
        <w:t>).</w:t>
      </w:r>
    </w:p>
    <w:p w14:paraId="47F40082" w14:textId="77777777" w:rsidR="00C955CE" w:rsidRDefault="00C7299E" w:rsidP="7A8A4F16">
      <w:pPr>
        <w:spacing w:after="100"/>
      </w:pPr>
      <w:r w:rsidRPr="7A8A4F16">
        <w:rPr>
          <w:b/>
          <w:szCs w:val="22"/>
        </w:rPr>
        <w:t>Skupna inferencija</w:t>
      </w:r>
      <w:r w:rsidRPr="7A8A4F16">
        <w:rPr>
          <w:szCs w:val="22"/>
        </w:rPr>
        <w:t xml:space="preserve"> podrazumijeva obradu velikih količina podataka odjednom, u unaprijed definiranim ciklusima. Ovaj je pristup prikladan za primjene gdje trenutni odgovor nije presudan, kao što je generiranje dnevnih poslovnih izvješća, analiza tržišnih trendova na tjednoj bazi ili obrada arhivskih podataka. Glavna prednost ovog načina jest visoka propusnost i učinkovitost obrade velikih skupova podataka.</w:t>
      </w:r>
    </w:p>
    <w:p w14:paraId="76C45357" w14:textId="77777777" w:rsidR="00C955CE" w:rsidRDefault="00C7299E" w:rsidP="7A8A4F16">
      <w:pPr>
        <w:spacing w:after="100"/>
      </w:pPr>
      <w:r w:rsidRPr="7A8A4F16">
        <w:rPr>
          <w:b/>
          <w:szCs w:val="22"/>
        </w:rPr>
        <w:t>Inferencija u stvarnom vremenu</w:t>
      </w:r>
      <w:r w:rsidRPr="7A8A4F16">
        <w:rPr>
          <w:szCs w:val="22"/>
        </w:rPr>
        <w:t>, nasuprot tomu, odnosi se na obradu pojedinačnih ili malih skupina podataka čim postanu dostupni, s naglaskom na minimalnoj latenciji, odnosno vremenu potrebnom za dobivanje odgovora. Takav je pristup nužan u sustavima gdje je brza reakcija ključna, primjerice u detekciji prijevara pri kartičnim transakcijama, sustavima za preporuke sadržaja na mrežnim stranicama ili u upravljanju autonomnim vozilima.</w:t>
      </w:r>
    </w:p>
    <w:p w14:paraId="64BE21D2" w14:textId="77777777" w:rsidR="00C955CE" w:rsidRDefault="00C7299E">
      <w:pPr>
        <w:spacing w:after="200"/>
      </w:pPr>
      <w:r>
        <w:rPr>
          <w:szCs w:val="22"/>
        </w:rPr>
        <w:t>Izbor između skupne i inferencije u stvarnom vremenu usko je povezan s arhitekturom sustava i okruženjem u kojemu se model izvršava. Modeli se često postavljaju na poslužitelje u oblaku (</w:t>
      </w:r>
      <w:r>
        <w:rPr>
          <w:i/>
          <w:szCs w:val="22"/>
        </w:rPr>
        <w:t>cloud</w:t>
      </w:r>
      <w:r>
        <w:rPr>
          <w:szCs w:val="22"/>
        </w:rPr>
        <w:t>), što omogućuje skalabilnost i pristup velikim računskim resursima, ali može uvoditi latenciju zbog mrežne komunikacije. S druge strane, kako bi se latencija smanjila i osigurala privatnost podataka, modeli se sve češće izvode na rubnim uređajima (</w:t>
      </w:r>
      <w:r>
        <w:rPr>
          <w:i/>
          <w:szCs w:val="22"/>
        </w:rPr>
        <w:t>edge computing</w:t>
      </w:r>
      <w:r>
        <w:rPr>
          <w:szCs w:val="22"/>
        </w:rPr>
        <w:t>), poput pametnih telefona, industrijskih senzora ili automobila, ili na lokalnoj infrastrukturi (</w:t>
      </w:r>
      <w:r>
        <w:rPr>
          <w:i/>
          <w:szCs w:val="22"/>
        </w:rPr>
        <w:t>on-premise</w:t>
      </w:r>
      <w:r>
        <w:rPr>
          <w:szCs w:val="22"/>
        </w:rPr>
        <w:t>).</w:t>
      </w:r>
    </w:p>
    <w:p w14:paraId="6D2460CF" w14:textId="303BDF3A" w:rsidR="00C955CE" w:rsidRDefault="7A8A4F16">
      <w:pPr>
        <w:spacing w:after="200"/>
      </w:pPr>
      <w:r>
        <w:t>Inferencija je, dakle,</w:t>
      </w:r>
      <w:r w:rsidR="00C7299E">
        <w:t xml:space="preserve"> trenutak u kojemu apstraktni matematički model postaje konkretan alat, sposoban donositi odluke, automatizirati procese i pružati uvide u stvarnom svijetu. Ona je most između teorije strojnog učenja i njegove praktične primjene.</w:t>
      </w:r>
    </w:p>
    <w:p w14:paraId="2D4AA922" w14:textId="6914B3D0" w:rsidR="00C955CE" w:rsidRDefault="00C7299E" w:rsidP="005A232A">
      <w:pPr>
        <w:pStyle w:val="Heading2"/>
      </w:pPr>
      <w:bookmarkStart w:id="87" w:name="_Toc203221994"/>
      <w:r>
        <w:t>3.4 Izazovi i ograničenja: sjene u digitalnom ogledalu</w:t>
      </w:r>
      <w:bookmarkEnd w:id="87"/>
    </w:p>
    <w:p w14:paraId="24473ED7" w14:textId="77777777" w:rsidR="00C955CE" w:rsidRDefault="00C7299E">
      <w:pPr>
        <w:spacing w:after="200"/>
      </w:pPr>
      <w:r>
        <w:rPr>
          <w:szCs w:val="22"/>
        </w:rPr>
        <w:t>Digitalno doba, premda obilježeno neslućenim napretkom i obećanjima o optimizaciji gotovo svakog vida ljudskog postojanja, u svojemu odrazu ne nudi samo svijetlu sliku budućnosti. Poput zrcala koje vjerno prikazuje i ljepotu i nesavršenosti, tako i tehnološki napredak sa sobom nosi duboke sjene – izazove i ograničenja koja zahtijevaju trezveno i kritičko promišljanje. Svaka inovacija, posebice ona na polju umjetne inteligencije, postavlja pred društvo složena pitanja čiji odgovori nisu ni jednostavni ni jednoznačni. U nastavku će se podrobnije razmotriti ključne poteškoće koje prate razvoj i primjenu inteligentnih sustava.</w:t>
      </w:r>
    </w:p>
    <w:p w14:paraId="5C428E81" w14:textId="77777777" w:rsidR="00C955CE" w:rsidRDefault="00C7299E">
      <w:pPr>
        <w:spacing w:after="200"/>
      </w:pPr>
      <w:r>
        <w:rPr>
          <w:szCs w:val="22"/>
        </w:rPr>
        <w:t xml:space="preserve">Jedna od temeljnih poteškoća, ukorijenjena u samoj biti strojnog učenja, jest pitanje </w:t>
      </w:r>
      <w:r>
        <w:rPr>
          <w:b/>
          <w:szCs w:val="22"/>
        </w:rPr>
        <w:t>algoritamske pristranosti</w:t>
      </w:r>
      <w:r>
        <w:rPr>
          <w:szCs w:val="22"/>
        </w:rPr>
        <w:t>. Sustavi umjetne inteligencije uče na temelju podataka koje im čovjek pruža, a ti podaci nerijetko odražavaju postojeće društvene predrasude, stereotipe i nejednakosti. Algoritam, kao matematički nepristran entitet, ne može sam od sebe ispraviti ljudske manjkavosti utkane u podatkovne skupove; on ih, štoviše, može pojačati i automatizirati, stvarajući tako sustave koji sustavno diskriminiraju određene skupine ljudi pri zapošljavanju, odobravanju kredita ili čak u kaznenopravnim postupcima (O'Neil, 2016.). Time se tehnologija, umjesto da bude oruđe za postizanje pravednosti, pretvara u sredstvo za perpetuiranje i legitimiranje nepravde.</w:t>
      </w:r>
    </w:p>
    <w:p w14:paraId="0061C0E3" w14:textId="77777777" w:rsidR="00C955CE" w:rsidRDefault="00C7299E">
      <w:pPr>
        <w:spacing w:after="200"/>
      </w:pPr>
      <w:r>
        <w:rPr>
          <w:szCs w:val="22"/>
        </w:rPr>
        <w:lastRenderedPageBreak/>
        <w:t xml:space="preserve">Na to se izravno nadovezuje problem </w:t>
      </w:r>
      <w:r>
        <w:rPr>
          <w:b/>
          <w:szCs w:val="22"/>
        </w:rPr>
        <w:t>transparentnosti i objašnjivosti</w:t>
      </w:r>
      <w:r>
        <w:rPr>
          <w:szCs w:val="22"/>
        </w:rPr>
        <w:t xml:space="preserve">, često sažet u pojmu </w:t>
      </w:r>
      <w:r>
        <w:rPr>
          <w:b/>
          <w:szCs w:val="22"/>
        </w:rPr>
        <w:t>"crne kutije"</w:t>
      </w:r>
      <w:r>
        <w:rPr>
          <w:szCs w:val="22"/>
        </w:rPr>
        <w:t xml:space="preserve"> (</w:t>
      </w:r>
      <w:r>
        <w:rPr>
          <w:i/>
          <w:szCs w:val="22"/>
        </w:rPr>
        <w:t>black box</w:t>
      </w:r>
      <w:r>
        <w:rPr>
          <w:szCs w:val="22"/>
        </w:rPr>
        <w:t>). Mnogi napredni modeli umjetne inteligencije, poput dubokih neuronskih mreža, djeluju na način koji je iznimno teško ili čak nemoguće u potpunosti protumačiti. Iako sustav može donijeti iznimno preciznu odluku ili predviđanje, put kojim je do te odluke došao ostaje skriven unutar složenih slojeva matematičkih operacija. Taj manjak transparentnosti postavlja ozbiljne prepreke, osobito u područjima visokog rizika kao što su medicina ili autonomna vožnja. Kako vjerovati odluci stroja ako ne razumijemo njezinu logiku? Tko snosi odgovornost kada takav neobjašnjiv sustav pogriješi? Nemogućnost uvida u rezoniranje agenta potkopava povjerenje i onemogućuje učinkovitu kontrolu i ispravljanje pogrešaka (Pasquale, 2015.).</w:t>
      </w:r>
    </w:p>
    <w:p w14:paraId="413165A9" w14:textId="77777777" w:rsidR="00C955CE" w:rsidRDefault="00C7299E">
      <w:pPr>
        <w:spacing w:after="200"/>
      </w:pPr>
      <w:r>
        <w:rPr>
          <w:szCs w:val="22"/>
        </w:rPr>
        <w:t xml:space="preserve">Osim tehničkih zapreka, primjena umjetne inteligencije postavlja i duboke </w:t>
      </w:r>
      <w:r>
        <w:rPr>
          <w:b/>
          <w:szCs w:val="22"/>
        </w:rPr>
        <w:t>društvene i ekonomske izazove</w:t>
      </w:r>
      <w:r>
        <w:rPr>
          <w:szCs w:val="22"/>
        </w:rPr>
        <w:t xml:space="preserve">. Automatizacija, pokretana sve sposobnijim inteligentnim agentima, prijeti transformacijom tržišta rada na dosad neviđenoj razini. Dok su prethodne industrijske revolucije uglavnom zamjenjivale manualni rad, današnja tehnologija sve više zadire i u kognitivne zadatke koji su se smatrali isključivo ljudskom domenom. Postavlja se pitanje masovnog gubitka radnih mjesta i posljedičnog rasta ekonomske nejednakosti. Stvaranje novih poslova možda neće ići ukorak s nestajanjem starih, što može dovesti do produbljivanja </w:t>
      </w:r>
      <w:r>
        <w:rPr>
          <w:b/>
          <w:szCs w:val="22"/>
        </w:rPr>
        <w:t>digitalnog jaza</w:t>
      </w:r>
      <w:r>
        <w:rPr>
          <w:szCs w:val="22"/>
        </w:rPr>
        <w:t xml:space="preserve"> – ne samo u pristupu tehnologiji, već i u vještinama potrebnima za snalaženje u novom ekonomskom poretku.</w:t>
      </w:r>
    </w:p>
    <w:p w14:paraId="1F15C9C8" w14:textId="77777777" w:rsidR="00C955CE" w:rsidRDefault="00C7299E">
      <w:pPr>
        <w:spacing w:after="200"/>
      </w:pPr>
      <w:r>
        <w:rPr>
          <w:szCs w:val="22"/>
        </w:rPr>
        <w:t xml:space="preserve">U središtu ovih tehnoloških i društvenih mijena stoji čovjek, čija se </w:t>
      </w:r>
      <w:r>
        <w:rPr>
          <w:b/>
          <w:szCs w:val="22"/>
        </w:rPr>
        <w:t>privatnost, autonomija i dobrobit</w:t>
      </w:r>
      <w:r>
        <w:rPr>
          <w:szCs w:val="22"/>
        </w:rPr>
        <w:t xml:space="preserve"> nalaze pred novim iskušenjima. Djelovanje inteligentnih sustava počiva na prikupljanju i obradi golemih količina podataka, često osobnih. Time se brišu granice između privatnog i javnog, a mogućnosti nadzora postaju gotovo neograničene. Stalno praćenje digitalnih tragova, koje provode i korporacije i državni aparati, otvara vrata manipulaciji, od suptilnog utjecaja na potrošačke navike do oblikovanja političkog mišljenja unutar personaliziranih informacijskih mjehurića i jeka (Zuboff, 2019.). Čovjekova autonomija u donošenju odluka time je ugrožena, a njegova izloženost algoritamskom upravljanju sve veća.</w:t>
      </w:r>
    </w:p>
    <w:p w14:paraId="21EAC72A" w14:textId="77777777" w:rsidR="00C955CE" w:rsidRDefault="00C7299E">
      <w:pPr>
        <w:spacing w:after="200"/>
      </w:pPr>
      <w:r>
        <w:rPr>
          <w:szCs w:val="22"/>
        </w:rPr>
        <w:t xml:space="preserve">Nadalje, valja upozoriti i na opasnost od </w:t>
      </w:r>
      <w:r>
        <w:rPr>
          <w:b/>
          <w:szCs w:val="22"/>
        </w:rPr>
        <w:t>pretjeranog oslanjanja na tehnologiju</w:t>
      </w:r>
      <w:r>
        <w:rPr>
          <w:szCs w:val="22"/>
        </w:rPr>
        <w:t xml:space="preserve"> i postupnog gubitka ljudskih vještina. Prepustimo li kritičko razmišljanje, pamćenje ili čak kreativnost strojevima, riskiramo vlastitu kognitivnu atrofiju. Sposobnost strojeva da generiraju uvjerljiv tekst, slike i zvukove postavlja i pitanje </w:t>
      </w:r>
      <w:r>
        <w:rPr>
          <w:b/>
          <w:szCs w:val="22"/>
        </w:rPr>
        <w:t>autentičnosti i istine</w:t>
      </w:r>
      <w:r>
        <w:rPr>
          <w:szCs w:val="22"/>
        </w:rPr>
        <w:t>. U svijetu u kojem je sve teže razlikovati stvarno od lažnog, a dezinformacije se šire brzinom svjetlosti, povjerenje u institucije i u sam medijski prostor biva duboko poljuljano.</w:t>
      </w:r>
    </w:p>
    <w:p w14:paraId="46E75100" w14:textId="77777777" w:rsidR="00C955CE" w:rsidRDefault="00C7299E">
      <w:pPr>
        <w:spacing w:after="200"/>
      </w:pPr>
      <w:r>
        <w:rPr>
          <w:szCs w:val="22"/>
        </w:rPr>
        <w:t xml:space="preserve">Naposljetku, svi navedeni izazovi upućuju na temeljnu potrebu za uspostavom čvrstih </w:t>
      </w:r>
      <w:r>
        <w:rPr>
          <w:b/>
          <w:szCs w:val="22"/>
        </w:rPr>
        <w:t>etičkih okvira i regulatornih mehanizama</w:t>
      </w:r>
      <w:r>
        <w:rPr>
          <w:szCs w:val="22"/>
        </w:rPr>
        <w:t>. Razvoj tehnologije daleko nadmašuje brzinu kojom se donose zakoni, stvarajući regulatorni vakuum u kojem se odluke o budućnosti čovječanstva prepuštaju tehnološkim tvrtkama vođenim profitnim interesima. Pitanje odgovornosti, globalna priroda umjetne inteligencije koja izmiče nacionalnim zakonodavstvima te opasnost od njezine zlouporabe u vojne svrhe i stvaranja autonomnog oružja, samo su neki od problema koji zahtijevaju hitnu i usklađenu međunarodnu suradnju.</w:t>
      </w:r>
    </w:p>
    <w:p w14:paraId="331B566D" w14:textId="77777777" w:rsidR="00C955CE" w:rsidRDefault="00C7299E">
      <w:pPr>
        <w:spacing w:after="200"/>
      </w:pPr>
      <w:r>
        <w:rPr>
          <w:szCs w:val="22"/>
        </w:rPr>
        <w:t>Suočavanje sa sjenama u digitalnom ogledalu nije poziv na odbacivanje tehnologije, već na njezin promišljen i odgovoran razvoj. Prepoznavanje izazova prvi je korak prema njihovu rješavanju – korak koji zahtijeva suradnju stručnjaka iz različitih područja, od tehničkih znanosti do filozofije i prava, kako bi se osiguralo da umjetna inteligencija uistinu služi dobrobiti cijelog čovječanstva, a ne samo uskom krugu povlaštenih.</w:t>
      </w:r>
    </w:p>
    <w:p w14:paraId="402AEFF1" w14:textId="77777777" w:rsidR="00C955CE" w:rsidRDefault="00C7299E" w:rsidP="005A232A">
      <w:pPr>
        <w:pStyle w:val="Heading3"/>
      </w:pPr>
      <w:bookmarkStart w:id="88" w:name="_Toc203221995"/>
      <w:r>
        <w:t>3.4.1 Sigurnost, pouzdanost i zlouporaba</w:t>
      </w:r>
      <w:bookmarkEnd w:id="88"/>
    </w:p>
    <w:p w14:paraId="4A43BFF9" w14:textId="77777777" w:rsidR="00C955CE" w:rsidRDefault="00C7299E" w:rsidP="005A232A">
      <w:r>
        <w:t>Svako cjelovito promišljanje o dosezima i primjeni autonomnih agenata neizbježno dotiče tri ključna i međusobno isprepletena područja: sigurnost sustava, njegovu pouzdanost u djelovanju te mogućnosti zlouporabe. Ta tri elementa tvore temeljni okvir za procjenu održivosti, etičnosti i praktične uporabljivosti bilo kojeg agentskog sustava, jer zanemarivanje ijednoga od njih može dovesti do ozbiljnih tehničkih, društvenih ili sigurnosnih posljedica.</w:t>
      </w:r>
    </w:p>
    <w:p w14:paraId="2428A1FA" w14:textId="130C5C3F" w:rsidR="00C955CE" w:rsidRDefault="00C7299E" w:rsidP="005A232A">
      <w:pPr>
        <w:pStyle w:val="Heading4"/>
      </w:pPr>
      <w:r>
        <w:t>Sigurnost</w:t>
      </w:r>
    </w:p>
    <w:p w14:paraId="45DACA96" w14:textId="77777777" w:rsidR="00C955CE" w:rsidRDefault="00C7299E">
      <w:pPr>
        <w:spacing w:after="200"/>
      </w:pPr>
      <w:r>
        <w:rPr>
          <w:szCs w:val="22"/>
        </w:rPr>
        <w:lastRenderedPageBreak/>
        <w:t>Sigurnost se, u kontekstu autonomnih agenata, odnosi na zaštitu sustava, njegovih podataka i procesa od neovlaštenog pristupa, izmjena ili uništenja. Ona obuhvaća tehničke mjere kojima se osigurava cjelovitost i povjerljivost sustava, ali i njegova otpornost na vanjske napade. Zlonamjerni akteri mogu pokušati iskoristiti ranjivosti u programskom kodu, arhitekturi sustava ili komunikacijskim protokolima kako bi preuzeli kontrolu nad agentom, ukrali osjetljive podatke s kojima agent barata ili ga onemogućili u radu.</w:t>
      </w:r>
    </w:p>
    <w:p w14:paraId="759AC35E" w14:textId="77777777" w:rsidR="00C955CE" w:rsidRDefault="00C7299E">
      <w:pPr>
        <w:spacing w:after="200"/>
      </w:pPr>
      <w:r>
        <w:rPr>
          <w:szCs w:val="22"/>
        </w:rPr>
        <w:t xml:space="preserve">Poseban izazov u području umjetne inteligencije predstavljaju takozvani </w:t>
      </w:r>
      <w:r>
        <w:rPr>
          <w:i/>
          <w:szCs w:val="22"/>
        </w:rPr>
        <w:t>suparnički napadi</w:t>
      </w:r>
      <w:r>
        <w:rPr>
          <w:szCs w:val="22"/>
        </w:rPr>
        <w:t xml:space="preserve"> (</w:t>
      </w:r>
      <w:r>
        <w:rPr>
          <w:i/>
          <w:szCs w:val="22"/>
        </w:rPr>
        <w:t>adversarial attacks</w:t>
      </w:r>
      <w:r>
        <w:rPr>
          <w:szCs w:val="22"/>
        </w:rPr>
        <w:t>), gdje se ulazni podaci (primjerice, slika ili tekst) suptilno mijenjaju na način koji je čovjeku neprimjetan, ali koji agenta navodi na potpuno pogrešan zaključak ili djelovanje (Goodfellow et al., 2014). Zaštita od takvih napada zahtijeva robusne modele i mehanizme provjere koji nadilaze tradicionalne metode informacijske sigurnosti. Sigurnosni propust ne ugrožava samo funkcionalnost agenta, već izravno potkopava povjerenje korisnika i otvara vrata daljnjim zlouporabama.</w:t>
      </w:r>
    </w:p>
    <w:p w14:paraId="4D45D60C" w14:textId="0A56D4C0" w:rsidR="00C955CE" w:rsidRDefault="00C7299E" w:rsidP="005A232A">
      <w:pPr>
        <w:pStyle w:val="Heading4"/>
      </w:pPr>
      <w:r>
        <w:t>Pouzdanost</w:t>
      </w:r>
    </w:p>
    <w:p w14:paraId="0B316F97" w14:textId="77777777" w:rsidR="00C955CE" w:rsidRDefault="00C7299E">
      <w:pPr>
        <w:spacing w:after="200"/>
      </w:pPr>
      <w:r>
        <w:rPr>
          <w:szCs w:val="22"/>
        </w:rPr>
        <w:t>Usko povezana sa sigurnošću jest i pouzdanost, koja označava dosljednost i predvidljivost u radu agenta. Dok se sigurnost bavi zaštitom od vanjskih prijetnji, pouzdanost se usredotočuje na unutarnju ispravnost i robusnost sustava. Pouzdan agent mora dosljedno izvršavati svoje zadaće u skladu s definiranim parametrima i ciljevima, čak i u nepredviđenim okolnostima ili pri susretu s novim, neočekivanim podacima.</w:t>
      </w:r>
    </w:p>
    <w:p w14:paraId="0292B68C" w14:textId="77777777" w:rsidR="00C955CE" w:rsidRDefault="00C7299E">
      <w:pPr>
        <w:spacing w:after="200"/>
      </w:pPr>
      <w:r>
        <w:rPr>
          <w:szCs w:val="22"/>
        </w:rPr>
        <w:t>Sustav koji je pouzdan nije krhak; on je otporan na pogreške uzrokovane rubnim slučajevima, šumom u podacima ili vlastitim unutarnjim ograničenjima. Jedan od ključnih problema pouzdanosti u suvremenim jezičnim modelima jest fenomen "halucinacija", gdje agent generira uvjerljive, ali činjenično netočne ili besmislene informacije (Ji et al., 2023). Osiguravanje pouzdanosti stoga podrazumijeva rigorozno testiranje, validaciju i uspostavu mehanizama za detekciju i ispravljanje anomalija u ponašanju agenta. Nepouzdan agent, čak i ako je savršeno siguran, gubi svoju praktičnu vrijednost jer se na njegove odluke i ishode nije moguće osloniti.</w:t>
      </w:r>
    </w:p>
    <w:p w14:paraId="5171BF4C" w14:textId="402C89BD" w:rsidR="00C955CE" w:rsidRDefault="00C7299E" w:rsidP="005A232A">
      <w:pPr>
        <w:pStyle w:val="Heading4"/>
      </w:pPr>
      <w:r>
        <w:t>Zlouporaba</w:t>
      </w:r>
    </w:p>
    <w:p w14:paraId="13C4A76C" w14:textId="77777777" w:rsidR="00C955CE" w:rsidRDefault="00C7299E">
      <w:pPr>
        <w:spacing w:after="200"/>
      </w:pPr>
      <w:r>
        <w:rPr>
          <w:szCs w:val="22"/>
        </w:rPr>
        <w:t>Naposljetku, treći član ovog trojstva jest zlouporaba, koja se odnosi na namjerno korištenje agenta u štetne, neetične ili nezakonite svrhe. Za razliku od sigurnosnih propusta koje iskorištavaju vanjski napadači, zlouporaba podrazumijeva da se agent koristi onako kako je dizajniran, ali za postizanje zlonamjernih ciljeva. Paradoksalno, upravo one značajke koje agente čine moćnima – autonomija, sposobnost učenja, prilagodbe i vođenja složenih interakcija – ujedno otvaraju i vrata njihovoj zlouporabi.</w:t>
      </w:r>
    </w:p>
    <w:p w14:paraId="7A57986C" w14:textId="61643E05" w:rsidR="00C955CE" w:rsidRDefault="00C7299E">
      <w:pPr>
        <w:spacing w:after="200"/>
      </w:pPr>
      <w:r>
        <w:t>Mogućnosti zlouporabe su mnogostruke: od automatiziranog širenja dezinformacija i propagande, preko izvođenja sofisticiranih napada socijalnog inženjerstva i krađe identiteta, do koordinacije zlonamjernih aktivnosti u digitalnom ili fizičkom svijetu. Agent se može upotrijebiti za stvaranje lažnog sadržaja (</w:t>
      </w:r>
      <w:r w:rsidRPr="7CE2251F">
        <w:rPr>
          <w:i/>
        </w:rPr>
        <w:t>deepfakes</w:t>
      </w:r>
      <w:r>
        <w:t>), zaobilaženje sigurnosnih provjera ili automatizaciju procesa koji štete pojedincima ili organizacijama. Problem zlouporabe nadilazi isključivo tehničku domenu i zalazi duboko u etička i pravna pitanja, postavljajući pred društvo izazov uspostave normi i regulativa koje će umanjiti potencijalne štete.</w:t>
      </w:r>
    </w:p>
    <w:p w14:paraId="6A515536" w14:textId="2E21F6E8" w:rsidR="00C955CE" w:rsidRDefault="00C7299E">
      <w:pPr>
        <w:spacing w:after="200"/>
      </w:pPr>
      <w:r>
        <w:t>Ta tri aspekta – sigurnost, pouzdanost i zlouporaba – nisu neovisne kategorije, već čine dinamičan i povezan sustav. Slaba sigurnost olakšava zlouporabu, dok niska pouzdanost može stvoriti nepredviđene sigurnosne ranjivosti. Učinkovito suočavanje s ovim izazovima zahtijeva holistički pristup koji objedinjuje tehničke inovacije u području robusnosti i zaštite, s jasnim etičkim smjernicama i pravnim okvirima za odgovoran razvoj i primjenu tehnologije autonomnih agenata.</w:t>
      </w:r>
    </w:p>
    <w:p w14:paraId="760D1164" w14:textId="122024DB" w:rsidR="7A8A4F16" w:rsidRDefault="7A8A4F16" w:rsidP="7CE2251F">
      <w:pPr>
        <w:spacing w:after="200"/>
        <w:rPr>
          <w:i/>
          <w:iCs/>
        </w:rPr>
      </w:pPr>
    </w:p>
    <w:p w14:paraId="3489E4C9" w14:textId="33215A33" w:rsidR="7A8A4F16" w:rsidRDefault="7A8A4F16" w:rsidP="7A8A4F16">
      <w:pPr>
        <w:spacing w:after="200"/>
      </w:pPr>
      <w:r>
        <w:rPr>
          <w:noProof/>
        </w:rPr>
        <w:lastRenderedPageBreak/>
        <w:drawing>
          <wp:inline distT="0" distB="0" distL="0" distR="0" wp14:anchorId="4BBAF9B8" wp14:editId="75849118">
            <wp:extent cx="5724525" cy="2047875"/>
            <wp:effectExtent l="0" t="0" r="0" b="0"/>
            <wp:docPr id="1154909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97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2047875"/>
                    </a:xfrm>
                    <a:prstGeom prst="rect">
                      <a:avLst/>
                    </a:prstGeom>
                  </pic:spPr>
                </pic:pic>
              </a:graphicData>
            </a:graphic>
          </wp:inline>
        </w:drawing>
      </w:r>
    </w:p>
    <w:p w14:paraId="10314F67" w14:textId="0F32E666" w:rsidR="00C955CE" w:rsidRDefault="00C7299E">
      <w:pPr>
        <w:spacing w:after="200"/>
      </w:pPr>
      <w:commentRangeStart w:id="89"/>
      <w:r w:rsidRPr="7A8A4F16">
        <w:rPr>
          <w:i/>
        </w:rPr>
        <w:t>Prikaz</w:t>
      </w:r>
      <w:commentRangeEnd w:id="89"/>
      <w:r w:rsidRPr="7A8A4F16">
        <w:rPr>
          <w:rStyle w:val="CommentReference"/>
          <w:i/>
          <w:iCs/>
        </w:rPr>
        <w:commentReference w:id="89"/>
      </w:r>
      <w:r w:rsidRPr="7A8A4F16">
        <w:rPr>
          <w:i/>
        </w:rPr>
        <w:t>: Međusobna povezanost sigurnosti, pouzdanosti i zlouporabe. Slabosti u jednom području izravno utječu na druga dva, stvarajući ciklus u kojem se rizici međusobno pojačavaju.</w:t>
      </w:r>
    </w:p>
    <w:p w14:paraId="3391206E" w14:textId="5AD7CAB9" w:rsidR="00C955CE" w:rsidRDefault="00C7299E" w:rsidP="005A232A">
      <w:pPr>
        <w:pStyle w:val="Heading3"/>
      </w:pPr>
      <w:bookmarkStart w:id="90" w:name="_Toc203221996"/>
      <w:r>
        <w:t>3.4.2 Pristranost, privatnost i etika podataka: tamna strana digitalnih ogledala</w:t>
      </w:r>
      <w:bookmarkEnd w:id="90"/>
    </w:p>
    <w:p w14:paraId="6195E4B7" w14:textId="77777777" w:rsidR="00C955CE" w:rsidRDefault="00C7299E">
      <w:pPr>
        <w:spacing w:after="200"/>
      </w:pPr>
      <w:r>
        <w:t xml:space="preserve">Digitalni sustavi, napose oni utemeljeni na umjetnoj inteligenciji i strojnomu učenju, često se poimaju kao objektivna, neutralna ogledala koja odražavaju svijet onakvim kakav jest. Ta metafora, premda zavodljiva, prikriva dublju i složeniju istinu. Ogledala koja stvaramo nisu savršeno ravna niti besprijekorno čista; ona su izobličena, a odrazi koje nude nose u sebi sjene pristranosti, narušene privatnosti i etičkih dvojbi koje proistječu iz samih temelja na kojima su sazdana – iz podataka. Promatranje tamne strane tih </w:t>
      </w:r>
      <w:r w:rsidRPr="7A8A4F16">
        <w:rPr>
          <w:b/>
        </w:rPr>
        <w:t xml:space="preserve">digitalnih ogledala </w:t>
      </w:r>
      <w:r>
        <w:t>ključno je za razumijevanje njihova stvarnog utjecaja na društvo.</w:t>
      </w:r>
    </w:p>
    <w:p w14:paraId="4E7428A1" w14:textId="71497E4D" w:rsidR="00C955CE" w:rsidRDefault="00C7299E">
      <w:pPr>
        <w:spacing w:after="200"/>
      </w:pPr>
      <w:r>
        <w:t>Temeljni problem proizlazi iz prirode podataka kojima se algoritmi napajaju. Suprotno raširenomu, gotovo mitskomu uvjerenju o objektivnosti stroja, algoritamska pristranost nije intrinzična mana koda, već neizbježan odraz podataka kojima se algoritam "hrani". Ti podaci nisu apstraktni entiteti, već destilirano ljudsko iskustvo, sa svim svojim povijesnim nepravdama, društvenim nejednakostima i predrasudama. Kada algoritam uči iz podataka o zapošljavanju koji odražavaju desetljeća diskriminacije prema ženama u određenim sektorima, on ne uči o objektivnim kvalifikacijama, već o povijesnoj stvarnosti. Njegov će model, posljedično, perpetuirati tu istu diskriminaciju, ne iz zlobe, već iz logike naučenog obrasca. Sustavi za prepoznavanje lica koji pokazuju znatno nižu točnost za osobe tamnije puti ili žene nisu rezultat lošeg programiranja, već nedovoljne i nereprezentativne zastupljenosti tih skupina u podatkovnim setovima za obuku (Buolamwini &amp; Gebru, 2018). Time digitalno ogledalo ne samo da odražava postojeću društvenu manu, već je i pojačava, dajući joj privid tehnološke neupitnosti i stvarajući opasan začarani krug.</w:t>
      </w:r>
    </w:p>
    <w:p w14:paraId="542D0225" w14:textId="463FFA34" w:rsidR="7A8A4F16" w:rsidRDefault="7A8A4F16" w:rsidP="7A8A4F16">
      <w:pPr>
        <w:spacing w:after="200"/>
      </w:pPr>
      <w:r>
        <w:rPr>
          <w:noProof/>
        </w:rPr>
        <w:lastRenderedPageBreak/>
        <w:drawing>
          <wp:inline distT="0" distB="0" distL="0" distR="0" wp14:anchorId="19394B86" wp14:editId="175FCA01">
            <wp:extent cx="5124450" cy="5724525"/>
            <wp:effectExtent l="0" t="0" r="0" b="0"/>
            <wp:docPr id="19912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21" name=""/>
                    <pic:cNvPicPr/>
                  </pic:nvPicPr>
                  <pic:blipFill>
                    <a:blip r:embed="rId23">
                      <a:extLst>
                        <a:ext uri="{28A0092B-C50C-407E-A947-70E740481C1C}">
                          <a14:useLocalDpi xmlns:a14="http://schemas.microsoft.com/office/drawing/2010/main" val="0"/>
                        </a:ext>
                      </a:extLst>
                    </a:blip>
                    <a:stretch>
                      <a:fillRect/>
                    </a:stretch>
                  </pic:blipFill>
                  <pic:spPr>
                    <a:xfrm>
                      <a:off x="0" y="0"/>
                      <a:ext cx="5124450" cy="5724525"/>
                    </a:xfrm>
                    <a:prstGeom prst="rect">
                      <a:avLst/>
                    </a:prstGeom>
                  </pic:spPr>
                </pic:pic>
              </a:graphicData>
            </a:graphic>
          </wp:inline>
        </w:drawing>
      </w:r>
    </w:p>
    <w:p w14:paraId="12E7CCCE" w14:textId="0C1ACF4F" w:rsidR="00C955CE" w:rsidRDefault="00C7299E">
      <w:pPr>
        <w:spacing w:after="200"/>
      </w:pPr>
      <w:commentRangeStart w:id="91"/>
      <w:r w:rsidRPr="7A8A4F16">
        <w:rPr>
          <w:b/>
        </w:rPr>
        <w:t>Prikaz</w:t>
      </w:r>
      <w:commentRangeEnd w:id="91"/>
      <w:r w:rsidRPr="7A8A4F16">
        <w:rPr>
          <w:rStyle w:val="CommentReference"/>
          <w:b/>
          <w:bCs/>
        </w:rPr>
        <w:commentReference w:id="91"/>
      </w:r>
      <w:r w:rsidRPr="7A8A4F16">
        <w:rPr>
          <w:b/>
        </w:rPr>
        <w:t>.</w:t>
      </w:r>
      <w:r w:rsidRPr="7A8A4F16">
        <w:rPr>
          <w:i/>
        </w:rPr>
        <w:t xml:space="preserve"> </w:t>
      </w:r>
      <w:r>
        <w:t>Shematski prikaz ciklusa u kojem pristrani podaci vode do pristranih modela, čije odluke potom jačaju i legitimiraju početne društvene pristranosti.</w:t>
      </w:r>
    </w:p>
    <w:p w14:paraId="61A8A3D2" w14:textId="77777777" w:rsidR="00C955CE" w:rsidRDefault="00C7299E">
      <w:pPr>
        <w:spacing w:after="200"/>
      </w:pPr>
      <w:r>
        <w:rPr>
          <w:szCs w:val="22"/>
        </w:rPr>
        <w:t>Uz problem pristranosti, jednako se tako ozbiljno postavlja i pitanje privatnosti. Doba velikih podataka (</w:t>
      </w:r>
      <w:r>
        <w:rPr>
          <w:i/>
          <w:szCs w:val="22"/>
        </w:rPr>
        <w:t>Big Data</w:t>
      </w:r>
      <w:r>
        <w:rPr>
          <w:szCs w:val="22"/>
        </w:rPr>
        <w:t>) iznjedrilo je ekonomiju nadzora (</w:t>
      </w:r>
      <w:r>
        <w:rPr>
          <w:i/>
          <w:szCs w:val="22"/>
        </w:rPr>
        <w:t>surveillance capitalism</w:t>
      </w:r>
      <w:r>
        <w:rPr>
          <w:szCs w:val="22"/>
        </w:rPr>
        <w:t xml:space="preserve">), u kojoj se osobni podaci smatraju sirovinom, najvrjednijim resursom novoga doba (Zuboff, 2019). Svaki naš digitalni trag – od pretraga na internetu, preko lokacijskih podataka i komunikacije na društvenim mrežama, do biometrijskih informacija – postaje predmetom prikupljanja, obrade i monetizacije. Granica između privatne i javne sfere postaje sve poroznija, a pristanak koji korisnici daju često je tek iluzija, skriven iza neprobojnih pravnih formulacija i nepreglednih korisničkih uvjeta. Posljedice takva stanja sežu dublje od ciljanog oglašavanja. Gubitak privatnosti ugrožava samu srž osobne autonomije, slobodu izražavanja i mogućnost djelovanja bez straha od stalnog nadzora i prosuđivanja. Kada podaci o našemu zdravlju, političkim uvjerenjima ili intimnim odnosima postanu dostupni trećim stranama – bilo da je riječ o korporacijama, državnim tijelima ili zlonamjernim </w:t>
      </w:r>
      <w:r>
        <w:rPr>
          <w:i/>
          <w:szCs w:val="22"/>
        </w:rPr>
        <w:t>agentima</w:t>
      </w:r>
      <w:r>
        <w:rPr>
          <w:szCs w:val="22"/>
        </w:rPr>
        <w:t xml:space="preserve"> – otvara se prostor za manipulaciju, ucjenu i društvenu kontrolu nesagledivih razmjera.</w:t>
      </w:r>
    </w:p>
    <w:p w14:paraId="1DA196D8" w14:textId="77777777" w:rsidR="00C955CE" w:rsidRDefault="00C7299E">
      <w:pPr>
        <w:spacing w:after="200"/>
      </w:pPr>
      <w:r>
        <w:rPr>
          <w:szCs w:val="22"/>
        </w:rPr>
        <w:t xml:space="preserve">Naposljetku, pristranost i privatnost stapaju se u jedinstven i slojevit etički izazov. Tko snosi odgovornost za štetu koju počini pristran algoritam? Je li to programer koji je napisao kod, tvrtka koja je sustav implementirala, korisnik koji je nekritički prihvatio njegovu odluku ili pak društvo koje je </w:t>
      </w:r>
      <w:r>
        <w:rPr>
          <w:szCs w:val="22"/>
        </w:rPr>
        <w:lastRenderedPageBreak/>
        <w:t xml:space="preserve">stvorilo podatke opterećene nepravdom? Tradicionalni modeli odgovornosti, osmišljeni za ljudske aktere i predvidljive uzročno-posljedične lance, pokazuju se nedostatnima u svijetu u kojem autonomni </w:t>
      </w:r>
      <w:r>
        <w:rPr>
          <w:i/>
          <w:szCs w:val="22"/>
        </w:rPr>
        <w:t>agenti</w:t>
      </w:r>
      <w:r>
        <w:rPr>
          <w:szCs w:val="22"/>
        </w:rPr>
        <w:t xml:space="preserve"> donose odluke s dalekosežnim posljedicama. To od nas zahtijeva razvoj novih etičkih okvira koji će moći obuhvatiti složenost digitalnog ekosustava. Potrebna je korjenita promjena paradigme: od reaktivnog ispravljanja pogrešaka prema proaktivnomu, etički utemeljenomu dizajnu (</w:t>
      </w:r>
      <w:r>
        <w:rPr>
          <w:i/>
          <w:szCs w:val="22"/>
        </w:rPr>
        <w:t>Ethics by Design</w:t>
      </w:r>
      <w:r>
        <w:rPr>
          <w:szCs w:val="22"/>
        </w:rPr>
        <w:t>). To podrazumijeva transparentnost u radu algoritama, pravo na objašnjenje automatiziranih odluka te uspostavu neovisnih tijela za nadzor i reviziju.</w:t>
      </w:r>
    </w:p>
    <w:p w14:paraId="5B2490FE" w14:textId="665417BD" w:rsidR="00C955CE" w:rsidRDefault="00C7299E">
      <w:pPr>
        <w:spacing w:after="200"/>
      </w:pPr>
      <w:r>
        <w:t>Digitalna ogledala stoga nisu pasivni promatrači</w:t>
      </w:r>
      <w:r w:rsidR="7A8A4F16">
        <w:t xml:space="preserve">, već </w:t>
      </w:r>
      <w:r>
        <w:t xml:space="preserve">aktivni sudionici u </w:t>
      </w:r>
      <w:r w:rsidR="7A8A4F16">
        <w:t>preoblikovanju</w:t>
      </w:r>
      <w:r>
        <w:t xml:space="preserve"> naše stvarnosti, često na načine koji su suptilni, ali duboko utjecajni. </w:t>
      </w:r>
      <w:r w:rsidR="7A8A4F16">
        <w:t>A izazov</w:t>
      </w:r>
      <w:r>
        <w:t xml:space="preserve"> koji stoji pred nama nije u tome da ta ogledala razbijemo, već da naučimo kako ih graditi s mudrošću i održavati s osjećajem odgovornosti, svjesni da odraz koji u njima vidimo nije samo slika svijeta kakav jest, već i nacrt svijeta kakav bi, našim djelovanjem ili nedjelovanjem, mogao postati.</w:t>
      </w:r>
    </w:p>
    <w:p w14:paraId="0B37065B" w14:textId="77777777" w:rsidR="00C955CE" w:rsidRDefault="00C7299E" w:rsidP="005A232A">
      <w:pPr>
        <w:pStyle w:val="Heading3"/>
      </w:pPr>
      <w:bookmarkStart w:id="92" w:name="_Toc203221997"/>
      <w:r>
        <w:t>3.4.3 Resursna intenzivnost: cijena inteligencije</w:t>
      </w:r>
      <w:bookmarkEnd w:id="92"/>
    </w:p>
    <w:p w14:paraId="58FB7E2A" w14:textId="77777777" w:rsidR="00C955CE" w:rsidRDefault="00C7299E">
      <w:pPr>
        <w:spacing w:after="200"/>
      </w:pPr>
      <w:r>
        <w:rPr>
          <w:szCs w:val="22"/>
        </w:rPr>
        <w:t>Svako očitovanje inteligencije, bilo ono biološko ili umjetno stvoreno, sa sobom nosi neizbježan trošak. U domeni umjetne inteligencije, napose u području dubokih neuronskih mreža i velikih jezičnih modela, taj trošak poprima goleme razmjere, očitujući se ne samo u financijskim izdacima, već i u potrošnji materijalnih i energetskih resursa. Stremljenje k sve naprednijim i sposobnijim agentima stvorilo je paradigmu u kojoj se složenost i performanse modela izravno povezuju s količinom uloženih računalnih resursa. Ta resursna intenzivnost postala je, stoga, ključno obilježje suvremenog razvoja umjetne inteligencije, namećući temeljna pitanja o njezinoj održivosti, dostupnosti i ekološkim posljedicama.</w:t>
      </w:r>
    </w:p>
    <w:p w14:paraId="4323F86F" w14:textId="10F16FC4" w:rsidR="00C955CE" w:rsidRDefault="00C7299E">
      <w:pPr>
        <w:spacing w:after="200"/>
      </w:pPr>
      <w:r>
        <w:t xml:space="preserve">Temeljni pokretač te iznimne računalne gladi jest paradigma skaliranja, empirijski potvrđena zakonitost prema kojoj se performanse modela poboljšavaju predvidljivom stopom s porastom broja parametara, veličine skupa podataka za učenje i količine računalne snage uložene u proces učenja (Kaplan et al., 2020). Ta je spoznaja potaknula svojevrsnu utrku u izgradnji sve većih modela, čije arhitekture sadrže stotine milijardi, pa i </w:t>
      </w:r>
      <w:r w:rsidR="7A8A4F16">
        <w:t>t</w:t>
      </w:r>
      <w:commentRangeStart w:id="93"/>
      <w:r w:rsidR="7A8A4F16">
        <w:t>trilijune</w:t>
      </w:r>
      <w:commentRangeEnd w:id="93"/>
      <w:r>
        <w:rPr>
          <w:rStyle w:val="CommentReference"/>
        </w:rPr>
        <w:commentReference w:id="93"/>
      </w:r>
      <w:r>
        <w:t>, parametara. Učenje takvih kolosalnih struktura zahtijeva dugotrajne i složene izračune na specijaliziranim sklopovima, poput grafičkih procesorskih jedinica (GPU) i tenzorskih procesorskih jedinica (TPU), organiziranih u masivne klastere koji djeluju tjednima ili čak mjesecima bez prestanka. Troškovi takvog pothvata dosežu desetke, a ponekad i stotine milijuna dolara samo za jedan ciklus učenja, obuhvaćajući cijenu hardvera, električne energije i održavanja.</w:t>
      </w:r>
    </w:p>
    <w:p w14:paraId="55FE98BC" w14:textId="13D2FDD6" w:rsidR="00C955CE" w:rsidRDefault="00C7299E">
      <w:pPr>
        <w:spacing w:after="200"/>
      </w:pPr>
      <w:r>
        <w:t>Izravna posljedica te goleme potrošnje energije jest značajan ekološki otisak. Proces učenja velikih modela umjetne inteligencije jedan je od energetski najintenzivnijih računalnih zadataka. Studije koje su nastojale kvantificirati taj utjecaj dale su zabrinjavajuće rezultate. Primjerice, procjenjuje se da je proces učenja jednog velikog jezičnog modela s pretraživanjem arhitekture proizveo količinu ugljičnog dioksida koja je usporediva s pet prosječnih životnih ciklusa automobila, uključujući i njihovu proizvodnju (Strubell et al., 2019). Ta spoznaja stavlja tehnološki napredak u izravan sukob s globalnim naporima za smanjenje emisija stakleničkih plinova, namećući etičku dilemu istraživačima i tvrtkama koje djeluju u ovom području.</w:t>
      </w:r>
    </w:p>
    <w:p w14:paraId="0B8F81C8" w14:textId="37CACEA6" w:rsidR="7A8A4F16" w:rsidRDefault="7A8A4F16" w:rsidP="7A8A4F16">
      <w:pPr>
        <w:spacing w:after="200"/>
      </w:pPr>
    </w:p>
    <w:p w14:paraId="6A10E4D7" w14:textId="233F5F8A" w:rsidR="7A8A4F16" w:rsidRDefault="7A8A4F16" w:rsidP="7A8A4F16">
      <w:pPr>
        <w:spacing w:after="200"/>
      </w:pPr>
      <w:r>
        <w:rPr>
          <w:noProof/>
        </w:rPr>
        <w:lastRenderedPageBreak/>
        <w:drawing>
          <wp:inline distT="0" distB="0" distL="0" distR="0" wp14:anchorId="6CB0F9A5" wp14:editId="79F81520">
            <wp:extent cx="5724525" cy="5029200"/>
            <wp:effectExtent l="0" t="0" r="0" b="0"/>
            <wp:docPr id="3222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1374"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5029200"/>
                    </a:xfrm>
                    <a:prstGeom prst="rect">
                      <a:avLst/>
                    </a:prstGeom>
                  </pic:spPr>
                </pic:pic>
              </a:graphicData>
            </a:graphic>
          </wp:inline>
        </w:drawing>
      </w:r>
    </w:p>
    <w:p w14:paraId="6B436ED5" w14:textId="37B90799" w:rsidR="7A8A4F16" w:rsidRDefault="7CE2251F" w:rsidP="7A8A4F16">
      <w:pPr>
        <w:spacing w:after="200"/>
      </w:pPr>
      <w:commentRangeStart w:id="94"/>
      <w:r w:rsidRPr="7CE2251F">
        <w:rPr>
          <w:i/>
          <w:iCs/>
          <w:color w:val="1F2937"/>
          <w:sz w:val="21"/>
          <w:szCs w:val="21"/>
        </w:rPr>
        <w:t xml:space="preserve">Slika </w:t>
      </w:r>
      <w:commentRangeEnd w:id="94"/>
      <w:r w:rsidR="7A8A4F16" w:rsidRPr="7CE2251F">
        <w:rPr>
          <w:rStyle w:val="CommentReference"/>
          <w:i/>
          <w:iCs/>
          <w:color w:val="1F2937"/>
          <w:sz w:val="21"/>
          <w:szCs w:val="21"/>
        </w:rPr>
        <w:commentReference w:id="94"/>
      </w:r>
      <w:r w:rsidRPr="7CE2251F">
        <w:rPr>
          <w:i/>
          <w:iCs/>
          <w:color w:val="1F2937"/>
          <w:sz w:val="21"/>
          <w:szCs w:val="21"/>
        </w:rPr>
        <w:t>povećanje veličine modela i podataka vodi eksponencijalnom rastu računalnih zahtjeva, rezultirajući visokim financijskim troškovima, velikom potrošnjom energije te preprekama za demokratizaciju i značajnim ekološkim otiskom.</w:t>
      </w:r>
    </w:p>
    <w:p w14:paraId="5CDAFB52" w14:textId="77777777" w:rsidR="00C955CE" w:rsidRDefault="00C7299E">
      <w:pPr>
        <w:spacing w:after="200"/>
      </w:pPr>
      <w:r>
        <w:rPr>
          <w:szCs w:val="22"/>
        </w:rPr>
        <w:t>Nadalje, visoka cijena računalnih resursa stvara dubok jaz i postavlja ozbiljne prepreke za demokratizaciju tehnologije. Razvoj najnaprednijih modela postaje isključivo područje djelovanja malog broja tehnoloških divova i nacionalnih laboratorija koji posjeduju dostatan kapital i infrastrukturu. Akademske institucije, neovisni istraživači i manje tvrtke sve teže mogu pratiti taj tempo, što dovodi do konsolidacije moći i utjecaja u rukama nekolicine. Takav "računalni jaz" ograničava raznolikost ideja, usporava znanstvenu recenziju i replikaciju rezultata te otvara prostor za pristranosti koje odražavaju vrijednosti i interese onih koji si mogu priuštiti razvoj takvih sustava.</w:t>
      </w:r>
    </w:p>
    <w:p w14:paraId="57E86F1A" w14:textId="2F8D65C2" w:rsidR="00C955CE" w:rsidRDefault="00C7299E" w:rsidP="7A8A4F16">
      <w:pPr>
        <w:spacing w:after="200" w:line="259" w:lineRule="auto"/>
      </w:pPr>
      <w:r>
        <w:t>Važno je razlikovati i troškove učenja (</w:t>
      </w:r>
      <w:r w:rsidRPr="7A8A4F16">
        <w:rPr>
          <w:i/>
        </w:rPr>
        <w:t>training</w:t>
      </w:r>
      <w:r>
        <w:t>) od troškova primjene, odnosno zaključivanja (</w:t>
      </w:r>
      <w:r w:rsidRPr="7A8A4F16">
        <w:rPr>
          <w:i/>
        </w:rPr>
        <w:t>inference</w:t>
      </w:r>
      <w:r>
        <w:t xml:space="preserve">). Dok je učenje jednokratan, ali iznimno intenzivan proces, zaključivanje se odnosi na kontinuiranu uporabu već naučenog modela za obavljanje konkretnih zadataka. Iako je potrošnja resursa za pojedinačno zaključivanje znatno manja od one za učenje, kumulativni trošak može biti golem kada se model primjenjuje na milijunima ili milijardama upita dnevno, kao što je slučaj s popularnim digitalnim pomoćnicima ili prevoditeljskim uslugama. </w:t>
      </w:r>
      <w:r w:rsidR="7A8A4F16">
        <w:t>Stoga, u ukupnu cijenu</w:t>
      </w:r>
      <w:r>
        <w:t xml:space="preserve"> inteligencije </w:t>
      </w:r>
      <w:r w:rsidR="7A8A4F16">
        <w:t xml:space="preserve">treba ubrojiti investicije potrebne za </w:t>
      </w:r>
      <w:r>
        <w:t xml:space="preserve">njezino stvaranje, </w:t>
      </w:r>
      <w:r w:rsidR="7A8A4F16">
        <w:t>kao</w:t>
      </w:r>
      <w:r>
        <w:t xml:space="preserve"> i trajni operativni trošak njezina postojanja i djelovanja. Suočavanje s tim višeslojnim izazovom zahtijeva pomak prema razvoju energetski učinkovitijih algoritama, optimiziranih hardverskih rješenja i transparentnijem izvještavanju o stvarnoj cijeni napretka u području umjetne inteligencije.</w:t>
      </w:r>
    </w:p>
    <w:p w14:paraId="5BE278BC" w14:textId="77777777" w:rsidR="00C955CE" w:rsidRDefault="00C7299E" w:rsidP="005A232A">
      <w:pPr>
        <w:pStyle w:val="Heading2"/>
      </w:pPr>
      <w:bookmarkStart w:id="95" w:name="_Toc203221998"/>
      <w:r>
        <w:lastRenderedPageBreak/>
        <w:t>3.5 Transformacija komunikacije: primjene i perspektive</w:t>
      </w:r>
      <w:bookmarkEnd w:id="95"/>
    </w:p>
    <w:p w14:paraId="1A3EADCC" w14:textId="64D3C977" w:rsidR="00C955CE" w:rsidRDefault="00C7299E">
      <w:pPr>
        <w:spacing w:after="200"/>
      </w:pPr>
      <w:r>
        <w:t xml:space="preserve">Pojava i sve šira primjena umjetne inteligencije, a napose velikih jezičnih modela, unosi korjenite promjene u samu srž ljudske komunikacije, preoblikujući njezine temeljne paradigme i otvarajući neslućene mogućnosti, ali i postavljajući nove izazove. Svjedočimo razdoblju u kojem se tehnologija prestaje poimati isključivo kao pasivni kanal ili alat, već poprima obilježja aktivnoga sudionika, pa čak i sukreatora komunikacijskih procesa. </w:t>
      </w:r>
      <w:r w:rsidR="7A8A4F16">
        <w:t>Ova transformacija</w:t>
      </w:r>
      <w:r>
        <w:t xml:space="preserve"> iz temelja mijenja način na koji pojedinci, organizacije i čitava društva stvaraju, razmjenjuju i tumače informacije.</w:t>
      </w:r>
    </w:p>
    <w:p w14:paraId="719E3B5B" w14:textId="77777777" w:rsidR="00C955CE" w:rsidRDefault="00C7299E">
      <w:pPr>
        <w:spacing w:after="200"/>
      </w:pPr>
      <w:r>
        <w:rPr>
          <w:szCs w:val="22"/>
        </w:rPr>
        <w:t xml:space="preserve">Jedna od najistaknutijih primjena očituje se u mogućnosti stvaranja </w:t>
      </w:r>
      <w:r>
        <w:rPr>
          <w:b/>
          <w:szCs w:val="22"/>
        </w:rPr>
        <w:t>hiperpersonaliziranih sadržaja</w:t>
      </w:r>
      <w:r>
        <w:rPr>
          <w:szCs w:val="22"/>
        </w:rPr>
        <w:t>, gdje se komunikacijske poruke kroje prema specifičnim potrebama, interesima i prethodnom ponašanju pojedinog korisnika. U području marketinga i oglašavanja, to omogućuje dostavljanje relevantnih ponuda koje znatno povećavaju angažman potrošača, nadilazeći tradicionalne, masovne pristupe (Chen i sur., 2021). Slična se načela primjenjuju i u medijima, gdje algoritmi predlažu vijesti i članke sukladno čitateljevim navikama, stvarajući jedinstveno informacijsko iskustvo za svakog pojedinca.</w:t>
      </w:r>
    </w:p>
    <w:p w14:paraId="5E580080" w14:textId="77777777" w:rsidR="00C955CE" w:rsidRDefault="00C7299E">
      <w:pPr>
        <w:spacing w:after="200"/>
      </w:pPr>
      <w:r>
        <w:rPr>
          <w:szCs w:val="22"/>
        </w:rPr>
        <w:t xml:space="preserve">Ta se načela personalizacije protežu i na područje </w:t>
      </w:r>
      <w:r>
        <w:rPr>
          <w:b/>
          <w:szCs w:val="22"/>
        </w:rPr>
        <w:t>korisničke podrške</w:t>
      </w:r>
      <w:r>
        <w:rPr>
          <w:szCs w:val="22"/>
        </w:rPr>
        <w:t xml:space="preserve">, koje doživljava temeljitu preobrazbu. Nekoć ograničeni i skriptirani </w:t>
      </w:r>
      <w:r>
        <w:rPr>
          <w:i/>
          <w:szCs w:val="22"/>
        </w:rPr>
        <w:t>chatboti</w:t>
      </w:r>
      <w:r>
        <w:rPr>
          <w:szCs w:val="22"/>
        </w:rPr>
        <w:t xml:space="preserve"> ustupaju mjesto naprednim konverzacijskim agentima koji su sposobni voditi složene dijaloge, razumjeti kontekst i pružati rješenja za širok spektar korisničkih upita u stvarnom vremenu. Takvi sustavi ne samo da povećavaju učinkovitost i smanjuju operativne troškove, već i poboljšavaju korisničko zadovoljstvo pružanjem trenutačne i stalno dostupne podrške (Kumar i sur., 2022).</w:t>
      </w:r>
    </w:p>
    <w:p w14:paraId="711824CF" w14:textId="77777777" w:rsidR="00C955CE" w:rsidRDefault="00C7299E">
      <w:pPr>
        <w:spacing w:after="200"/>
      </w:pPr>
      <w:r>
        <w:rPr>
          <w:szCs w:val="22"/>
        </w:rPr>
        <w:t xml:space="preserve">Nadalje, umjetna inteligencija postaje nezaobilazan čimbenik u samom </w:t>
      </w:r>
      <w:r>
        <w:rPr>
          <w:b/>
          <w:szCs w:val="22"/>
        </w:rPr>
        <w:t>procesu stvaranja sadržaja</w:t>
      </w:r>
      <w:r>
        <w:rPr>
          <w:szCs w:val="22"/>
        </w:rPr>
        <w:t>. Veliki jezični modeli danas se koriste za sastavljanje marketinških tekstova, novinskih izvješća, objava za društvene mreže, pa čak i za pisanje programskoga koda ili kreativnih književnih djela. Uloga ljudskoga stvaratelja time se mijenja – on sve više postaje urednik, kustos ili suradnik koji usmjerava i dorađuje sadržaj generiran od strane stroja. Takav suradnički odnos otvara goleme stvaralačke mogućnosti, ali istodobno pokreće i složena pitanja o autorstvu, izvornosti i vjerodostojnosti informacija (Liang i sur., 2023).</w:t>
      </w:r>
    </w:p>
    <w:p w14:paraId="46491222" w14:textId="32F77DBF" w:rsidR="00C955CE" w:rsidRDefault="00C7299E">
      <w:pPr>
        <w:spacing w:after="200"/>
      </w:pPr>
      <w:r>
        <w:t xml:space="preserve">Promatrano u dugoročnoj perspektivi, razvoj autonomnih </w:t>
      </w:r>
      <w:r w:rsidRPr="7CE2251F">
        <w:rPr>
          <w:b/>
        </w:rPr>
        <w:t>agenata</w:t>
      </w:r>
      <w:r>
        <w:t xml:space="preserve"> predstavlja možda i najdublju promjenu koja se nazire na obzoru. Ovi sofisticirani softverski entiteti, osnaženi umjetnom inteligencijom, zamišljeni su tako da djeluju proaktivno u ime svojih korisnika, obavljajući složene zadatke koji zahtijevaju planiranje i interakciju s drugim sustavima i ljudima. Agent bi, primjerice, mogao samostalno organizirati poslovno putovanje, pregovarati o uvjetima ugovora ili upravljati korisnikovim digitalnim identitetom. U takvom scenariju, komunikacija se više ne odvija samo između ljudi ili između čovjeka i stroja, već i između samih autonomnih agenata koji zastupaju ljudske interese.</w:t>
      </w:r>
    </w:p>
    <w:p w14:paraId="3B17FD85" w14:textId="623CB805" w:rsidR="7A8A4F16" w:rsidRDefault="7A8A4F16" w:rsidP="7A8A4F16">
      <w:pPr>
        <w:spacing w:after="200"/>
      </w:pPr>
      <w:r>
        <w:rPr>
          <w:noProof/>
        </w:rPr>
        <w:drawing>
          <wp:inline distT="0" distB="0" distL="0" distR="0" wp14:anchorId="3F5B39B3" wp14:editId="23E078BC">
            <wp:extent cx="5724525" cy="1247775"/>
            <wp:effectExtent l="0" t="0" r="0" b="0"/>
            <wp:docPr id="59305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444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1247775"/>
                    </a:xfrm>
                    <a:prstGeom prst="rect">
                      <a:avLst/>
                    </a:prstGeom>
                  </pic:spPr>
                </pic:pic>
              </a:graphicData>
            </a:graphic>
          </wp:inline>
        </w:drawing>
      </w:r>
    </w:p>
    <w:p w14:paraId="24B002E8" w14:textId="78827B17" w:rsidR="00C955CE" w:rsidRDefault="00C7299E">
      <w:pPr>
        <w:spacing w:after="200"/>
      </w:pPr>
      <w:r>
        <w:rPr>
          <w:i/>
          <w:szCs w:val="22"/>
        </w:rPr>
        <w:t>Prikaz. Evolucijski tijek komunikacijskih paradigmi pod utjecajem umjetne inteligencije.</w:t>
      </w:r>
    </w:p>
    <w:p w14:paraId="0F6C398E" w14:textId="77777777" w:rsidR="00C955CE" w:rsidRDefault="00C7299E">
      <w:pPr>
        <w:spacing w:after="200"/>
      </w:pPr>
      <w:r>
        <w:rPr>
          <w:szCs w:val="22"/>
        </w:rPr>
        <w:t>Naposljetku, valja istaknuti kako ova tehnološka revolucija sa sobom nosi i znatne etičke i društvene implikacije. Mogućnost generiranja uvjerljivih, ali lažnih informacija (</w:t>
      </w:r>
      <w:r>
        <w:rPr>
          <w:i/>
          <w:szCs w:val="22"/>
        </w:rPr>
        <w:t>deepfakes</w:t>
      </w:r>
      <w:r>
        <w:rPr>
          <w:szCs w:val="22"/>
        </w:rPr>
        <w:t xml:space="preserve">) predstavlja ozbiljnu prijetnju društvenom povjerenju i demokratskim procesima. Automatizacija komunikacijskih uloga postavlja pitanja o budućnosti radnih mjesta, dok sveprisutna posredovanost tehnologijom potiče rasprave o otuđenju i gubitku autentičnosti u međuljudskim odnosima (Brynjolfsson i McAfee, 2018). </w:t>
      </w:r>
      <w:r>
        <w:rPr>
          <w:szCs w:val="22"/>
        </w:rPr>
        <w:lastRenderedPageBreak/>
        <w:t>Stoga, usporedno s tehnološkim napretkom, od presudne je važnosti razvijati i snažne etičke okvire te mehanizme nadzora koji će osigurati da transformacija komunikacije služi dobrobiti čovječanstva, a ne njegovu potkopavanju. Budućnost komunikacije bit će neizbježno oblikovana suigrom ljudske ingenioznosti i umjetne inteligencije, a ishod te suigre ovisit će o mudrosti s kojom budemo upravljali njezinim razvojem.</w:t>
      </w:r>
    </w:p>
    <w:p w14:paraId="2404EF02" w14:textId="77777777" w:rsidR="0074422D" w:rsidRDefault="0074422D">
      <w:pPr>
        <w:rPr>
          <w:color w:val="2E74B5"/>
          <w:sz w:val="32"/>
          <w:szCs w:val="32"/>
        </w:rPr>
      </w:pPr>
      <w:r>
        <w:br w:type="page"/>
      </w:r>
    </w:p>
    <w:p w14:paraId="08DCDCD4" w14:textId="39F5F32A" w:rsidR="00C955CE" w:rsidRDefault="00C7299E" w:rsidP="007269C7">
      <w:pPr>
        <w:pStyle w:val="Heading1"/>
      </w:pPr>
      <w:bookmarkStart w:id="96" w:name="_Toc203221999"/>
      <w:r>
        <w:lastRenderedPageBreak/>
        <w:t>4. D</w:t>
      </w:r>
      <w:r w:rsidR="00197411">
        <w:t xml:space="preserve">ekonstrukcija jezika u doba </w:t>
      </w:r>
      <w:r w:rsidR="7A8A4F16">
        <w:t>AI</w:t>
      </w:r>
      <w:r w:rsidR="00197411">
        <w:t>: od simbola do društvene stvarnosti</w:t>
      </w:r>
      <w:bookmarkEnd w:id="96"/>
    </w:p>
    <w:p w14:paraId="1C10597B" w14:textId="247FFA5C" w:rsidR="00C955CE" w:rsidRDefault="00C7299E">
      <w:pPr>
        <w:spacing w:after="200"/>
        <w:rPr>
          <w:szCs w:val="22"/>
        </w:rPr>
      </w:pPr>
      <w:r>
        <w:rPr>
          <w:szCs w:val="22"/>
        </w:rPr>
        <w:t xml:space="preserve">Ulazak velikih jezičnih modela </w:t>
      </w:r>
      <w:commentRangeStart w:id="97"/>
      <w:commentRangeEnd w:id="97"/>
      <w:r>
        <w:rPr>
          <w:rStyle w:val="CommentReference"/>
          <w:sz w:val="22"/>
          <w:szCs w:val="22"/>
        </w:rPr>
        <w:commentReference w:id="97"/>
      </w:r>
      <w:r>
        <w:rPr>
          <w:szCs w:val="22"/>
        </w:rPr>
        <w:t xml:space="preserve">u svakodnevicu </w:t>
      </w:r>
      <w:r w:rsidR="00F74FB3">
        <w:rPr>
          <w:szCs w:val="22"/>
        </w:rPr>
        <w:t>u svakom slučaju</w:t>
      </w:r>
      <w:r>
        <w:rPr>
          <w:szCs w:val="22"/>
        </w:rPr>
        <w:t xml:space="preserve"> predstavlja tehnološki iskorak, </w:t>
      </w:r>
      <w:r w:rsidR="00F74FB3">
        <w:rPr>
          <w:szCs w:val="22"/>
        </w:rPr>
        <w:t xml:space="preserve">ali u mnogočemu </w:t>
      </w:r>
      <w:r>
        <w:rPr>
          <w:szCs w:val="22"/>
        </w:rPr>
        <w:t xml:space="preserve">potiče </w:t>
      </w:r>
      <w:r w:rsidR="00F74FB3">
        <w:rPr>
          <w:szCs w:val="22"/>
        </w:rPr>
        <w:t xml:space="preserve">i </w:t>
      </w:r>
      <w:r>
        <w:rPr>
          <w:szCs w:val="22"/>
        </w:rPr>
        <w:t>temeljito preispitivanje same biti jezika. Djelovanje umjetne inteligencije primorava nas da promotrimo jezik onkraj njegove komunikacijske funkcije i da ga shvatimo kao složeni sustav koji se pred našim očima dekonstruira i preoblikuje. Taj proces razgradnje ne vodi u ništavilo, već razotkriva put od tradicionalnog poimanja jezika kao sustava simbola do njegova razumijevanja kao djelatne sile koja izravno oblikuje društvenu stvarnost.</w:t>
      </w:r>
    </w:p>
    <w:p w14:paraId="3A457A75" w14:textId="6EBADD18" w:rsidR="00C955CE" w:rsidRDefault="00C7299E">
      <w:pPr>
        <w:spacing w:after="200"/>
      </w:pPr>
      <w:r>
        <w:t xml:space="preserve">Klasična lingvistička misao, osobito ona strukturalistička, jezik je promatrala kao uređeni sustav znakova u kojem svaki označitelj (riječ, fonem) upućuje na određenog označenog (pojam, predmet). Ta je veza, premda arbitrarna, unutar jezične zajednice bila stabilna i počivala je na kolektivnom dogovoru i ljudskom iskustvu. Jezični su modeli, međutim, tu vezu razorili. Oni ne barataju značenjem na ljudski način; za njih jezik nije mreža pojmova, već golemi statistički prostor. Riječi se razlažu na matematičke entitete, vektore, a njihova se vrijednost ne određuje prema onome što znače u izvanjezičnoj zbilji, već prema vjerojatnosti pojavljivanja u odnosu na druge vektore unutar zadanog konteksta. </w:t>
      </w:r>
      <w:commentRangeStart w:id="98"/>
      <w:commentRangeStart w:id="99"/>
      <w:r>
        <w:t xml:space="preserve">To je </w:t>
      </w:r>
      <w:r w:rsidR="00673ABA">
        <w:t>matematička</w:t>
      </w:r>
      <w:r>
        <w:t xml:space="preserve"> dekonstrukcija</w:t>
      </w:r>
      <w:commentRangeEnd w:id="98"/>
      <w:r>
        <w:rPr>
          <w:rStyle w:val="CommentReference"/>
          <w:sz w:val="22"/>
          <w:szCs w:val="20"/>
        </w:rPr>
        <w:commentReference w:id="98"/>
      </w:r>
      <w:commentRangeEnd w:id="99"/>
      <w:r w:rsidR="00EC46E4">
        <w:rPr>
          <w:rStyle w:val="CommentReference"/>
          <w:sz w:val="22"/>
          <w:szCs w:val="20"/>
        </w:rPr>
        <w:commentReference w:id="99"/>
      </w:r>
      <w:r>
        <w:t>: jezik je lišen svoje semantičke srži i sveden na izračunljivu strukturu.</w:t>
      </w:r>
    </w:p>
    <w:p w14:paraId="1677ABE1" w14:textId="4B226EBC" w:rsidR="00C955CE" w:rsidRDefault="00C7299E">
      <w:pPr>
        <w:spacing w:after="200"/>
      </w:pPr>
      <w:r>
        <w:t xml:space="preserve">Paradoks nastaje u trenutku kada ti isti sustavi, nakon što su jezik razložili na matematičke temelje, iz tih temelja (re)konstruiraju tekst koji za ljudskog primatelja posjeduje svu prividnu koherentnost, smislenost, pa čak i stilsku uvjerljivost. Model ne »razumije« što piše, ali proizvodi jezik koji </w:t>
      </w:r>
      <w:r w:rsidRPr="7A8A4F16">
        <w:rPr>
          <w:i/>
        </w:rPr>
        <w:t>djeluje</w:t>
      </w:r>
      <w:r>
        <w:t xml:space="preserve"> kao da je proizišao iz razumijevanja. U tom smislu, jezični model postaje </w:t>
      </w:r>
      <w:r w:rsidRPr="7A8A4F16">
        <w:rPr>
          <w:b/>
        </w:rPr>
        <w:t>agent</w:t>
      </w:r>
      <w:r>
        <w:t xml:space="preserve">, entitet čije djelovanje, iako lišeno svijesti i intencije u ljudskom smislu, proizvodi stvarne učinke u svijetu. </w:t>
      </w:r>
      <w:r w:rsidR="7A8A4F16">
        <w:t>Njegov ispis odražavajući podatke</w:t>
      </w:r>
      <w:r>
        <w:t xml:space="preserve"> na kojima je treniran</w:t>
      </w:r>
      <w:r w:rsidR="7A8A4F16">
        <w:t xml:space="preserve"> stvara nove jezične tvorbe koje stupaju</w:t>
      </w:r>
      <w:r>
        <w:t xml:space="preserve"> u interakciju s ljudima i drugim sustavima.</w:t>
      </w:r>
    </w:p>
    <w:p w14:paraId="08099442" w14:textId="22C95C3A" w:rsidR="00C955CE" w:rsidRDefault="00C7299E">
      <w:pPr>
        <w:spacing w:after="200"/>
      </w:pPr>
      <w:r>
        <w:t>Time se težište analize premješta sa simbola na djelovanje. Jezik generiran od strane umjetne inteligencije nije neutralan. On piše programske kodove, sastavlja pravne dokumente, stvara novinske članke, vodi korisničku podršku i oblikuje javno mnijenje putem društvenih mreža. Svaka od tih radnji predstavlja jezi</w:t>
      </w:r>
      <w:commentRangeStart w:id="100"/>
      <w:r>
        <w:t>čni čin (</w:t>
      </w:r>
      <w:r w:rsidRPr="295ED944">
        <w:rPr>
          <w:i/>
        </w:rPr>
        <w:t>speech act</w:t>
      </w:r>
      <w:r>
        <w:t>)</w:t>
      </w:r>
      <w:commentRangeEnd w:id="100"/>
      <w:r>
        <w:rPr>
          <w:rStyle w:val="CommentReference"/>
        </w:rPr>
        <w:commentReference w:id="100"/>
      </w:r>
      <w:r>
        <w:t xml:space="preserve"> koji ima performativnu moć – on ne opisuje svijet, već ga aktivno mijenja. Razmjeri i brzina kojom </w:t>
      </w:r>
      <w:commentRangeStart w:id="101"/>
      <w:r>
        <w:t xml:space="preserve">ti </w:t>
      </w:r>
      <w:commentRangeEnd w:id="101"/>
      <w:r>
        <w:rPr>
          <w:rStyle w:val="CommentReference"/>
        </w:rPr>
        <w:commentReference w:id="101"/>
      </w:r>
      <w:r>
        <w:t>novi jezični agenti djeluju nemaju presedana u ljudskoj povijesti.</w:t>
      </w:r>
    </w:p>
    <w:p w14:paraId="72896052" w14:textId="21E3DA97" w:rsidR="00C955CE" w:rsidRDefault="00C7299E">
      <w:pPr>
        <w:spacing w:after="200"/>
      </w:pPr>
      <w:r>
        <w:t xml:space="preserve">Ovaj proces preobrazbe moguće je prikazati </w:t>
      </w:r>
      <w:commentRangeStart w:id="102"/>
      <w:r>
        <w:t>sljedećim slijedom</w:t>
      </w:r>
      <w:commentRangeEnd w:id="102"/>
      <w:r w:rsidR="7A8A4F16">
        <w:rPr>
          <w:rStyle w:val="CommentReference"/>
        </w:rPr>
        <w:commentReference w:id="102"/>
      </w:r>
      <w:r>
        <w:t>:</w:t>
      </w:r>
    </w:p>
    <w:p w14:paraId="1225523C" w14:textId="52ACA67F" w:rsidR="7A8A4F16" w:rsidRDefault="7A8A4F16" w:rsidP="7A8A4F16">
      <w:pPr>
        <w:spacing w:after="200"/>
      </w:pPr>
    </w:p>
    <w:p w14:paraId="6DD7C32D" w14:textId="0AD00129" w:rsidR="7A8A4F16" w:rsidRDefault="7A8A4F16" w:rsidP="7A8A4F16">
      <w:pPr>
        <w:spacing w:after="200"/>
      </w:pPr>
      <w:r>
        <w:rPr>
          <w:noProof/>
        </w:rPr>
        <w:drawing>
          <wp:inline distT="0" distB="0" distL="0" distR="0" wp14:anchorId="015494A4" wp14:editId="1B51957C">
            <wp:extent cx="5724525" cy="1057275"/>
            <wp:effectExtent l="0" t="0" r="0" b="0"/>
            <wp:docPr id="31734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952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1057275"/>
                    </a:xfrm>
                    <a:prstGeom prst="rect">
                      <a:avLst/>
                    </a:prstGeom>
                  </pic:spPr>
                </pic:pic>
              </a:graphicData>
            </a:graphic>
          </wp:inline>
        </w:drawing>
      </w:r>
    </w:p>
    <w:p w14:paraId="3E32D703" w14:textId="70808796" w:rsidR="7A8A4F16" w:rsidRDefault="7CE2251F" w:rsidP="7A8A4F16">
      <w:pPr>
        <w:spacing w:after="200"/>
      </w:pPr>
      <w:commentRangeStart w:id="103"/>
      <w:r w:rsidRPr="7CE2251F">
        <w:rPr>
          <w:i/>
          <w:iCs/>
          <w:color w:val="1F2937"/>
          <w:sz w:val="21"/>
          <w:szCs w:val="21"/>
        </w:rPr>
        <w:t xml:space="preserve">Prikaz </w:t>
      </w:r>
      <w:commentRangeEnd w:id="103"/>
      <w:r w:rsidR="7A8A4F16" w:rsidRPr="7CE2251F">
        <w:rPr>
          <w:rStyle w:val="CommentReference"/>
          <w:i/>
          <w:iCs/>
          <w:color w:val="1F2937"/>
          <w:sz w:val="21"/>
          <w:szCs w:val="21"/>
        </w:rPr>
        <w:commentReference w:id="103"/>
      </w:r>
      <w:r w:rsidRPr="7CE2251F">
        <w:rPr>
          <w:i/>
          <w:iCs/>
          <w:color w:val="1F2937"/>
          <w:sz w:val="21"/>
          <w:szCs w:val="21"/>
        </w:rPr>
        <w:t>Tradicionalno poimanje značenja, AI dekonstrukciju i (re)konstrukciju jezika te njihov utjecaj na oblikovanje društvene stvarnosti.</w:t>
      </w:r>
    </w:p>
    <w:p w14:paraId="20BFF395" w14:textId="7643F0F7" w:rsidR="00C955CE" w:rsidRDefault="7A8A4F16">
      <w:pPr>
        <w:spacing w:after="200"/>
      </w:pPr>
      <w:r>
        <w:t>Stoga, matematička</w:t>
      </w:r>
      <w:r w:rsidR="00C7299E">
        <w:t xml:space="preserve"> dekonstrukcija jezika koju provodi umjetna inteligencija nije njegov kraj, već razotkrivanje njegove temeljne moći. Ogoljavanjem simboličke razine, AI nam zorno pokazuje da je jezik oduvijek bio prvenstveno oruđe za oblikovanje stvarnosti. U suvremenom dobu, to oruđe više nije isključivo u ljudskim rukama. Naše društvo, znanje i međusobni odnosi postaju tkivo koje zajednički pletu ljudski i strojni jezični agenti, brišući dotad jasne granice i otvarajući prostor za posve nove oblike društvene zbilje.</w:t>
      </w:r>
    </w:p>
    <w:p w14:paraId="64A55ABC" w14:textId="77777777" w:rsidR="00C955CE" w:rsidRDefault="00C7299E" w:rsidP="007269C7">
      <w:pPr>
        <w:pStyle w:val="Heading2"/>
      </w:pPr>
      <w:bookmarkStart w:id="104" w:name="_Toc203222000"/>
      <w:r>
        <w:lastRenderedPageBreak/>
        <w:t>4.1</w:t>
      </w:r>
      <w:r>
        <w:tab/>
        <w:t>Jezik kao struktura značenja: simboli, odnosi i mentalne mape</w:t>
      </w:r>
      <w:bookmarkEnd w:id="104"/>
    </w:p>
    <w:p w14:paraId="3696DD9A" w14:textId="07F27B34" w:rsidR="00C955CE" w:rsidRDefault="7A8A4F16">
      <w:pPr>
        <w:spacing w:after="200"/>
      </w:pPr>
      <w:r>
        <w:t>Jezik</w:t>
      </w:r>
      <w:r w:rsidR="00C7299E">
        <w:t xml:space="preserve"> predstavlja temeljnu strukturu pomoću koje čovjek osmišljava svijet i sebe u njemu. On je prvenstveno simbolički sustav, složeno tkanje u kojemu svaki element, svaka riječ, nadilazi svoju zvučnu ili pisanu pojavnost te postaje nositeljem značenja. Riječi kao simboli stoje umjesto stvari, pojmova, osjećaja i pojava, omogućujući nam da mentalno baratamo stvarnošću čak i kada ona nije neposredno prisutna. Ta sposobnost apstrahiranja ključna je za razvoj ljudske misli, kulture i društva. Svaki simbol, premda često arbitraran u svojem obliku (primjerice, ne postoji inherentan razlog zašto stablo nazivamo upravo </w:t>
      </w:r>
      <w:r w:rsidR="00C7299E" w:rsidRPr="7A8A4F16">
        <w:rPr>
          <w:i/>
        </w:rPr>
        <w:t>stablo</w:t>
      </w:r>
      <w:r w:rsidR="00C7299E">
        <w:t>), dobiva svoju postojanost i komunikacijsku vrijednost kroz društveni dogovor ili konvenciju (usp. de Saussure, 1916).</w:t>
      </w:r>
    </w:p>
    <w:p w14:paraId="54C027B9" w14:textId="688A7E33" w:rsidR="00C955CE" w:rsidRDefault="00C7299E">
      <w:pPr>
        <w:spacing w:after="200"/>
      </w:pPr>
      <w:r>
        <w:rPr>
          <w:szCs w:val="22"/>
        </w:rPr>
        <w:t xml:space="preserve">Međutim, istinska moć jezika počiva na složenoj mreži odnosa u koju su oni utkani. Značenje proizlazi iz položaja </w:t>
      </w:r>
      <w:r w:rsidR="00693025">
        <w:rPr>
          <w:szCs w:val="22"/>
        </w:rPr>
        <w:t xml:space="preserve">riječi </w:t>
      </w:r>
      <w:r>
        <w:rPr>
          <w:szCs w:val="22"/>
        </w:rPr>
        <w:t xml:space="preserve">unutar rečenice, njezina odnosa s drugim riječima te gramatičkih i sintaktičkih pravila koja upravljaju njihovim povezivanjem. Ta pravila, koja čine gramatiku jednog jezika, </w:t>
      </w:r>
      <w:r w:rsidR="00344305">
        <w:rPr>
          <w:szCs w:val="22"/>
        </w:rPr>
        <w:t xml:space="preserve">su </w:t>
      </w:r>
      <w:r>
        <w:rPr>
          <w:szCs w:val="22"/>
        </w:rPr>
        <w:t>generativni mehanizam koji omogućuje stvaranje beskonačnog broja iskaza iz konačnog broja elemenata. Struktura je, dakle, ono što simbolima udahnjuje život i omogućuje precizno i nijansirano izražavanje. Rečenice "Agent promatra cilj" i "Cilj promatra agenta" koriste iste simbole, ali njihova strukturalna razlika stvara dva posve različita značenja i opisuje dvije različite stvarnosti.</w:t>
      </w:r>
    </w:p>
    <w:p w14:paraId="6AC0C8AF" w14:textId="77777777" w:rsidR="00C955CE" w:rsidRDefault="00C7299E">
      <w:pPr>
        <w:spacing w:after="200"/>
      </w:pPr>
      <w:r>
        <w:rPr>
          <w:szCs w:val="22"/>
        </w:rPr>
        <w:t xml:space="preserve">Ova vanjska, lingvistička struktura izravno se preslikava na unutarnju, kognitivnu razinu. Kroz jezik, u umu svakog pojedinca oblikuju se </w:t>
      </w:r>
      <w:r>
        <w:rPr>
          <w:b/>
          <w:szCs w:val="22"/>
        </w:rPr>
        <w:t>mentalne mape</w:t>
      </w:r>
      <w:r>
        <w:rPr>
          <w:szCs w:val="22"/>
        </w:rPr>
        <w:t xml:space="preserve"> – unutarnji modeli svijeta koji služe kao referentni okviri za razumijevanje, pamćenje, zaključivanje i planiranje. Te mape nisu statične fotografije stvarnosti, već dinamične i prilagodljive konstrukcije koje se neprestano nadograđuju novim informacijama i iskustvima. One predstavljaju kognitivnu arhitekturu unutar koje agent, bio on čovjek ili umjetna inteligencija, interpretira podražaje iz okoline, predviđa buduće događaje i donosi odluke o vlastitom djelovanju. Jezik tako postaje oruđe kojim se gradi i održava naš unutarnji svijet; on je skela naše spoznaje (Vigotski, 1978).</w:t>
      </w:r>
    </w:p>
    <w:p w14:paraId="00DFD1AC" w14:textId="62D65BFF" w:rsidR="00C955CE" w:rsidRDefault="00C7299E">
      <w:pPr>
        <w:spacing w:after="200"/>
      </w:pPr>
      <w:r>
        <w:t>Taj se proces, od percepcije stvarnosti do svrhovitog djelovanja vođenog unutarnjim modelom, može shematski prikazati na sljedeći način:</w:t>
      </w:r>
    </w:p>
    <w:p w14:paraId="312CB7E1" w14:textId="3EC87398" w:rsidR="7A8A4F16" w:rsidRDefault="7A8A4F16" w:rsidP="7A8A4F16">
      <w:pPr>
        <w:spacing w:after="200"/>
      </w:pPr>
      <w:r>
        <w:rPr>
          <w:noProof/>
        </w:rPr>
        <w:lastRenderedPageBreak/>
        <w:drawing>
          <wp:inline distT="0" distB="0" distL="0" distR="0" wp14:anchorId="7C885975" wp14:editId="283ECB44">
            <wp:extent cx="2257425" cy="5724525"/>
            <wp:effectExtent l="0" t="0" r="0" b="0"/>
            <wp:docPr id="57492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342" name=""/>
                    <pic:cNvPicPr/>
                  </pic:nvPicPr>
                  <pic:blipFill>
                    <a:blip r:embed="rId27">
                      <a:extLst>
                        <a:ext uri="{28A0092B-C50C-407E-A947-70E740481C1C}">
                          <a14:useLocalDpi xmlns:a14="http://schemas.microsoft.com/office/drawing/2010/main" val="0"/>
                        </a:ext>
                      </a:extLst>
                    </a:blip>
                    <a:stretch>
                      <a:fillRect/>
                    </a:stretch>
                  </pic:blipFill>
                  <pic:spPr>
                    <a:xfrm>
                      <a:off x="0" y="0"/>
                      <a:ext cx="2257425" cy="5724525"/>
                    </a:xfrm>
                    <a:prstGeom prst="rect">
                      <a:avLst/>
                    </a:prstGeom>
                  </pic:spPr>
                </pic:pic>
              </a:graphicData>
            </a:graphic>
          </wp:inline>
        </w:drawing>
      </w:r>
    </w:p>
    <w:p w14:paraId="5E2FFF75" w14:textId="1170F172" w:rsidR="7A8A4F16" w:rsidRDefault="7CE2251F" w:rsidP="7A8A4F16">
      <w:pPr>
        <w:spacing w:after="200"/>
      </w:pPr>
      <w:commentRangeStart w:id="105"/>
      <w:r w:rsidRPr="7CE2251F">
        <w:rPr>
          <w:i/>
          <w:iCs/>
          <w:color w:val="1F2937"/>
          <w:sz w:val="21"/>
          <w:szCs w:val="21"/>
        </w:rPr>
        <w:t xml:space="preserve">Prikaz </w:t>
      </w:r>
      <w:commentRangeEnd w:id="105"/>
      <w:r w:rsidR="7A8A4F16" w:rsidRPr="7CE2251F">
        <w:rPr>
          <w:rStyle w:val="CommentReference"/>
          <w:i/>
          <w:iCs/>
          <w:color w:val="1F2937"/>
          <w:sz w:val="21"/>
          <w:szCs w:val="21"/>
        </w:rPr>
        <w:commentReference w:id="105"/>
      </w:r>
      <w:r w:rsidRPr="7CE2251F">
        <w:rPr>
          <w:i/>
          <w:iCs/>
          <w:color w:val="1F2937"/>
          <w:sz w:val="21"/>
          <w:szCs w:val="21"/>
        </w:rPr>
        <w:t>kognitivnog procesa agenta koji obuhvaća percepciju, simboličku reprezentaciju, jezičnu strukturu, mentalnu mapu i djelovanje."</w:t>
      </w:r>
    </w:p>
    <w:p w14:paraId="2EF67F77" w14:textId="320E7CB8" w:rsidR="00C955CE" w:rsidRDefault="00C7299E">
      <w:pPr>
        <w:spacing w:after="200"/>
      </w:pPr>
      <w:r>
        <w:t xml:space="preserve">Prema tome, jezik je formativna sila koja aktivno sudjeluje u </w:t>
      </w:r>
      <w:r w:rsidR="7A8A4F16">
        <w:t xml:space="preserve">opisu i </w:t>
      </w:r>
      <w:r>
        <w:t>konstrukciji stvarnosti za svakog pojedinog agenta. Kroz međuigru simbola, njihovih međusobnih odnosa i mentalnih mapa koje iz te igre proizlaze, jezik omogućuje ne samo komunikaciju s drugima, već i unutarnji dijalog koji je preduvjet svjesnog i smislenog postojanja u svijetu. Razumijevanje te strukturalne dimenzije jezika ključno je za razumijevanje temelja ljudske spoznaje.</w:t>
      </w:r>
    </w:p>
    <w:p w14:paraId="1F988CEC" w14:textId="77777777" w:rsidR="00C955CE" w:rsidRDefault="00C7299E" w:rsidP="007269C7">
      <w:pPr>
        <w:pStyle w:val="Heading3"/>
      </w:pPr>
      <w:bookmarkStart w:id="106" w:name="_Toc203222001"/>
      <w:r>
        <w:t>4.1.1</w:t>
      </w:r>
      <w:r>
        <w:tab/>
        <w:t>Strukturalistički odjeci u arhitekturi LLM-ova: značenje kao relacija</w:t>
      </w:r>
      <w:bookmarkEnd w:id="106"/>
    </w:p>
    <w:p w14:paraId="3A62E9EA" w14:textId="1DC6791A" w:rsidR="00C955CE" w:rsidRDefault="00C7299E">
      <w:pPr>
        <w:spacing w:after="200"/>
      </w:pPr>
      <w:r>
        <w:t>Promatranje arhitekture velikih jezičnih modela (LLM) kroz prizmu lingvističkoga strukturalizma, napose onoga Ferdinanda de Saussurea, otkriva zapanjujuće konceptualne podudarnosti. Premda je riječ o disciplinama koje dijeli čitavo stoljeće i posve različiti znanstveni i tehnološki konteksti, temeljna postavka o naravi značenja kao posljedici odnosa unutar sustava pokazuje se ključnom za razumijevanje obiju pojava. Način na koji LLM-ovi procesuiraju i generiraju jezik</w:t>
      </w:r>
      <w:r w:rsidR="7A8A4F16">
        <w:t>, oponašajući ljudski govor,</w:t>
      </w:r>
      <w:r>
        <w:t xml:space="preserve"> u svojoj biti operacionalizira temeljni Saussureov uvid da je značenje diferencijalno i relacijsko.</w:t>
      </w:r>
    </w:p>
    <w:p w14:paraId="7FB487FA" w14:textId="76911B25" w:rsidR="00C955CE" w:rsidRDefault="00C7299E">
      <w:pPr>
        <w:spacing w:after="200"/>
      </w:pPr>
      <w:r>
        <w:rPr>
          <w:szCs w:val="22"/>
        </w:rPr>
        <w:lastRenderedPageBreak/>
        <w:t xml:space="preserve">Utemeljitelj </w:t>
      </w:r>
      <w:commentRangeStart w:id="107"/>
      <w:r>
        <w:rPr>
          <w:szCs w:val="22"/>
        </w:rPr>
        <w:t xml:space="preserve">moderne </w:t>
      </w:r>
      <w:commentRangeEnd w:id="107"/>
      <w:r>
        <w:rPr>
          <w:rStyle w:val="CommentReference"/>
          <w:szCs w:val="22"/>
        </w:rPr>
        <w:commentReference w:id="107"/>
      </w:r>
      <w:r>
        <w:rPr>
          <w:szCs w:val="22"/>
        </w:rPr>
        <w:t>lingvistike, Ferdinand de Saussure, tvrdio je da jezik (</w:t>
      </w:r>
      <w:r>
        <w:rPr>
          <w:i/>
          <w:szCs w:val="22"/>
        </w:rPr>
        <w:t>langue</w:t>
      </w:r>
      <w:r>
        <w:rPr>
          <w:szCs w:val="22"/>
        </w:rPr>
        <w:t xml:space="preserve">) valja shvatiti kao sustav znakova u kojemu je vrijednost svakoga pojedinog elementa određena isključivo njegovim odnosom prema svim drugim elementima (Saussure, 1916/1959). Značenje riječi ne proizlazi iz izravne i nepromjenjive veze sa stvarnim predmetom ili pojmom u svijetu, već iz njezina mjesta unutar jezične strukture. Vrijednost, primjerice, imenice </w:t>
      </w:r>
      <w:r>
        <w:rPr>
          <w:i/>
          <w:szCs w:val="22"/>
        </w:rPr>
        <w:t>stol</w:t>
      </w:r>
      <w:r>
        <w:rPr>
          <w:szCs w:val="22"/>
        </w:rPr>
        <w:t xml:space="preserve"> nije sadržana u samome predmetu, nego se uspostavlja u njezinu suodnosu i opoziciji prema imenicama </w:t>
      </w:r>
      <w:r>
        <w:rPr>
          <w:i/>
          <w:szCs w:val="22"/>
        </w:rPr>
        <w:t>stolica</w:t>
      </w:r>
      <w:r>
        <w:rPr>
          <w:szCs w:val="22"/>
        </w:rPr>
        <w:t xml:space="preserve">, </w:t>
      </w:r>
      <w:r>
        <w:rPr>
          <w:i/>
          <w:szCs w:val="22"/>
        </w:rPr>
        <w:t>klupa</w:t>
      </w:r>
      <w:r>
        <w:rPr>
          <w:szCs w:val="22"/>
        </w:rPr>
        <w:t xml:space="preserve">, </w:t>
      </w:r>
      <w:r>
        <w:rPr>
          <w:i/>
          <w:szCs w:val="22"/>
        </w:rPr>
        <w:t>krevet</w:t>
      </w:r>
      <w:r>
        <w:rPr>
          <w:szCs w:val="22"/>
        </w:rPr>
        <w:t xml:space="preserve"> i svim ostalim sastavnicama leksičkoga polja namještaja. U jeziku, prema Saussureu, postoje samo razlike (</w:t>
      </w:r>
      <w:r>
        <w:rPr>
          <w:i/>
          <w:szCs w:val="22"/>
        </w:rPr>
        <w:t>différences</w:t>
      </w:r>
      <w:r>
        <w:rPr>
          <w:szCs w:val="22"/>
        </w:rPr>
        <w:t>), i to bez pozitivnih članova. Jezik je, dakle, forma, a ne supstancija, čista mreža odnosa.</w:t>
      </w:r>
    </w:p>
    <w:p w14:paraId="4BD17715" w14:textId="77777777" w:rsidR="00C955CE" w:rsidRDefault="00C7299E">
      <w:pPr>
        <w:spacing w:after="200"/>
      </w:pPr>
      <w:r>
        <w:rPr>
          <w:szCs w:val="22"/>
        </w:rPr>
        <w:t xml:space="preserve">Ako tu misao prenesemo u područje računalne lingvistike, uočit ćemo kako veliki jezični modeli, premda naizgled nesvjesni takve teorijske pozadine, funkcioniraju na zapanjujuće sličan način. U temelju njihova rada nije semantičko "razumijevanje" u ljudskome smislu, već matematička obrada golemih količina tekstualnih podataka. Svaka riječ ili podriječ (token) u modelu nije predstavljena kao izolirani pojam, već kao vektor u višedimenzionalnom prostoru – takozvani </w:t>
      </w:r>
      <w:r>
        <w:rPr>
          <w:i/>
          <w:szCs w:val="22"/>
        </w:rPr>
        <w:t>embedding</w:t>
      </w:r>
      <w:r>
        <w:rPr>
          <w:szCs w:val="22"/>
        </w:rPr>
        <w:t>. Položaj tog vektora, a time i njegovo "značenje" za model, definiran je isključivo njegovom geometrijskom udaljenošću i orijentacijom u odnosu na sve druge vektore u tome prostoru. Model uči te odnose analizirajući statističke zakonitosti i obrasce supojavljivanja riječi u korpusu za učenje (Vaswani et al., 2017).</w:t>
      </w:r>
    </w:p>
    <w:p w14:paraId="3DD244CF" w14:textId="77777777" w:rsidR="00C955CE" w:rsidRDefault="00C7299E">
      <w:pPr>
        <w:spacing w:after="200"/>
      </w:pPr>
      <w:r>
        <w:rPr>
          <w:szCs w:val="22"/>
        </w:rPr>
        <w:t xml:space="preserve">Tako vektorski prostor LLM-a postaje izravni računalni analogon Saussureovu pojmu </w:t>
      </w:r>
      <w:r>
        <w:rPr>
          <w:i/>
          <w:szCs w:val="22"/>
        </w:rPr>
        <w:t>langue</w:t>
      </w:r>
      <w:r>
        <w:rPr>
          <w:szCs w:val="22"/>
        </w:rPr>
        <w:t xml:space="preserve">. Ono što je u strukturalizmu apstraktni sustav opozicija i relacija, u arhitekturi jezičnih modela postaje konkretan, matematički definiran prostor. "Značenje" tokena </w:t>
      </w:r>
      <w:r>
        <w:rPr>
          <w:i/>
          <w:szCs w:val="22"/>
        </w:rPr>
        <w:t>kralj</w:t>
      </w:r>
      <w:r>
        <w:rPr>
          <w:szCs w:val="22"/>
        </w:rPr>
        <w:t xml:space="preserve"> za model nije povezano s povijesnom figurom monarha, već je određeno njegovom vektorskom blizinom tokenu </w:t>
      </w:r>
      <w:r>
        <w:rPr>
          <w:i/>
          <w:szCs w:val="22"/>
        </w:rPr>
        <w:t>kraljica</w:t>
      </w:r>
      <w:r>
        <w:rPr>
          <w:szCs w:val="22"/>
        </w:rPr>
        <w:t xml:space="preserve"> i </w:t>
      </w:r>
      <w:r>
        <w:rPr>
          <w:i/>
          <w:szCs w:val="22"/>
        </w:rPr>
        <w:t>prijestolje</w:t>
      </w:r>
      <w:r>
        <w:rPr>
          <w:szCs w:val="22"/>
        </w:rPr>
        <w:t xml:space="preserve">, njegovom specifičnom relacijom s tokenom </w:t>
      </w:r>
      <w:r>
        <w:rPr>
          <w:i/>
          <w:szCs w:val="22"/>
        </w:rPr>
        <w:t>muškarac</w:t>
      </w:r>
      <w:r>
        <w:rPr>
          <w:szCs w:val="22"/>
        </w:rPr>
        <w:t xml:space="preserve"> (sličnom onoj između </w:t>
      </w:r>
      <w:r>
        <w:rPr>
          <w:i/>
          <w:szCs w:val="22"/>
        </w:rPr>
        <w:t>kraljica</w:t>
      </w:r>
      <w:r>
        <w:rPr>
          <w:szCs w:val="22"/>
        </w:rPr>
        <w:t xml:space="preserve"> i </w:t>
      </w:r>
      <w:r>
        <w:rPr>
          <w:i/>
          <w:szCs w:val="22"/>
        </w:rPr>
        <w:t>žena</w:t>
      </w:r>
      <w:r>
        <w:rPr>
          <w:szCs w:val="22"/>
        </w:rPr>
        <w:t xml:space="preserve">), te njegovom udaljenošću od tokena poput </w:t>
      </w:r>
      <w:r>
        <w:rPr>
          <w:i/>
          <w:szCs w:val="22"/>
        </w:rPr>
        <w:t>jabuka</w:t>
      </w:r>
      <w:r>
        <w:rPr>
          <w:szCs w:val="22"/>
        </w:rPr>
        <w:t xml:space="preserve"> ili </w:t>
      </w:r>
      <w:r>
        <w:rPr>
          <w:i/>
          <w:szCs w:val="22"/>
        </w:rPr>
        <w:t>trčati</w:t>
      </w:r>
      <w:r>
        <w:rPr>
          <w:szCs w:val="22"/>
        </w:rPr>
        <w:t>. Značenje je, dakle, u potpunosti imanentno sustavu, ono jest njegova relacijska pozicija.</w:t>
      </w:r>
    </w:p>
    <w:p w14:paraId="46A68D6B" w14:textId="77777777" w:rsidR="00C955CE" w:rsidRDefault="00C7299E">
      <w:pPr>
        <w:spacing w:after="200"/>
      </w:pPr>
      <w:r>
        <w:rPr>
          <w:szCs w:val="22"/>
        </w:rPr>
        <w:t>```mermaid</w:t>
      </w:r>
    </w:p>
    <w:p w14:paraId="7E8C2200" w14:textId="77777777" w:rsidR="00C955CE" w:rsidRDefault="00C7299E">
      <w:pPr>
        <w:spacing w:after="200"/>
      </w:pPr>
      <w:r>
        <w:rPr>
          <w:szCs w:val="22"/>
        </w:rPr>
        <w:t>graph LR</w:t>
      </w:r>
    </w:p>
    <w:p w14:paraId="61015BED" w14:textId="77777777" w:rsidR="00C955CE" w:rsidRDefault="00C7299E">
      <w:pPr>
        <w:spacing w:after="200"/>
      </w:pPr>
      <w:r>
        <w:rPr>
          <w:szCs w:val="22"/>
        </w:rPr>
        <w:t>subgraph Saussureov jezični sustav (Langue)</w:t>
      </w:r>
    </w:p>
    <w:p w14:paraId="0C306BBE" w14:textId="77777777" w:rsidR="00C955CE" w:rsidRDefault="00C7299E">
      <w:pPr>
        <w:spacing w:after="200"/>
      </w:pPr>
      <w:r>
        <w:rPr>
          <w:szCs w:val="22"/>
        </w:rPr>
        <w:t>A[Riječ 'kralj'];</w:t>
      </w:r>
    </w:p>
    <w:p w14:paraId="38A206EE" w14:textId="77777777" w:rsidR="00C955CE" w:rsidRDefault="00C7299E">
      <w:pPr>
        <w:spacing w:after="200"/>
      </w:pPr>
      <w:r>
        <w:rPr>
          <w:szCs w:val="22"/>
        </w:rPr>
        <w:t>B[Riječ 'kraljica'];</w:t>
      </w:r>
    </w:p>
    <w:p w14:paraId="3AF0A710" w14:textId="77777777" w:rsidR="00C955CE" w:rsidRDefault="00C7299E">
      <w:pPr>
        <w:spacing w:after="200"/>
      </w:pPr>
      <w:r>
        <w:rPr>
          <w:szCs w:val="22"/>
        </w:rPr>
        <w:t>C[Riječ 'prijestolje'];</w:t>
      </w:r>
    </w:p>
    <w:p w14:paraId="3D45D90B" w14:textId="77777777" w:rsidR="00C955CE" w:rsidRDefault="00C7299E">
      <w:pPr>
        <w:spacing w:after="200"/>
      </w:pPr>
      <w:r>
        <w:rPr>
          <w:szCs w:val="22"/>
        </w:rPr>
        <w:t>D[Riječ 'seljak'];</w:t>
      </w:r>
    </w:p>
    <w:p w14:paraId="3BA458BB" w14:textId="77777777" w:rsidR="00C955CE" w:rsidRDefault="00C7299E">
      <w:pPr>
        <w:spacing w:after="200"/>
      </w:pPr>
      <w:r>
        <w:rPr>
          <w:szCs w:val="22"/>
        </w:rPr>
        <w:t>A -- opozicija / asocijacija --&gt; B;</w:t>
      </w:r>
    </w:p>
    <w:p w14:paraId="2AECE0B1" w14:textId="77777777" w:rsidR="00C955CE" w:rsidRDefault="00C7299E">
      <w:pPr>
        <w:spacing w:after="200"/>
      </w:pPr>
      <w:r>
        <w:rPr>
          <w:szCs w:val="22"/>
        </w:rPr>
        <w:t>A -- sintagmatska veza --&gt; C;</w:t>
      </w:r>
    </w:p>
    <w:p w14:paraId="5C74A936" w14:textId="77777777" w:rsidR="00C955CE" w:rsidRDefault="00C7299E">
      <w:pPr>
        <w:spacing w:after="200"/>
      </w:pPr>
      <w:r>
        <w:rPr>
          <w:szCs w:val="22"/>
        </w:rPr>
        <w:t>A -- semantička opreka --&gt; D;</w:t>
      </w:r>
    </w:p>
    <w:p w14:paraId="028C5E54" w14:textId="77777777" w:rsidR="00C955CE" w:rsidRDefault="00C7299E">
      <w:pPr>
        <w:spacing w:after="200"/>
      </w:pPr>
      <w:r>
        <w:rPr>
          <w:szCs w:val="22"/>
        </w:rPr>
        <w:t>end</w:t>
      </w:r>
    </w:p>
    <w:p w14:paraId="5E0B6A98" w14:textId="77777777" w:rsidR="00C955CE" w:rsidRDefault="00C7299E">
      <w:pPr>
        <w:spacing w:after="200"/>
      </w:pPr>
      <w:r>
        <w:rPr>
          <w:szCs w:val="22"/>
        </w:rPr>
        <w:t>subgraph Vektorski prostor LLM-a</w:t>
      </w:r>
    </w:p>
    <w:p w14:paraId="77053E42" w14:textId="77777777" w:rsidR="00C955CE" w:rsidRDefault="00C7299E">
      <w:pPr>
        <w:spacing w:after="200"/>
      </w:pPr>
      <w:r>
        <w:rPr>
          <w:szCs w:val="22"/>
        </w:rPr>
        <w:t>VA[Vektor za 'kralj'];</w:t>
      </w:r>
    </w:p>
    <w:p w14:paraId="1F32502E" w14:textId="77777777" w:rsidR="00C955CE" w:rsidRDefault="00C7299E">
      <w:pPr>
        <w:spacing w:after="200"/>
      </w:pPr>
      <w:r>
        <w:rPr>
          <w:szCs w:val="22"/>
        </w:rPr>
        <w:t>VB[Vektor za 'kraljica'];</w:t>
      </w:r>
    </w:p>
    <w:p w14:paraId="683AC542" w14:textId="77777777" w:rsidR="00C955CE" w:rsidRDefault="00C7299E">
      <w:pPr>
        <w:spacing w:after="200"/>
      </w:pPr>
      <w:r>
        <w:rPr>
          <w:szCs w:val="22"/>
        </w:rPr>
        <w:t>VC[Vektor za 'prijestolje'];</w:t>
      </w:r>
    </w:p>
    <w:p w14:paraId="31AE58EF" w14:textId="77777777" w:rsidR="00C955CE" w:rsidRDefault="00C7299E">
      <w:pPr>
        <w:spacing w:after="200"/>
      </w:pPr>
      <w:r>
        <w:rPr>
          <w:szCs w:val="22"/>
        </w:rPr>
        <w:t>VD[Vektor za 'seljak'];</w:t>
      </w:r>
    </w:p>
    <w:p w14:paraId="08968824" w14:textId="77777777" w:rsidR="00C955CE" w:rsidRDefault="00C7299E">
      <w:pPr>
        <w:spacing w:after="200"/>
      </w:pPr>
      <w:r>
        <w:rPr>
          <w:szCs w:val="22"/>
        </w:rPr>
        <w:lastRenderedPageBreak/>
        <w:t>VA -- vektorska blizina/sličnost --&gt; VB;</w:t>
      </w:r>
    </w:p>
    <w:p w14:paraId="11F19337" w14:textId="77777777" w:rsidR="00C955CE" w:rsidRDefault="00C7299E">
      <w:pPr>
        <w:spacing w:after="200"/>
      </w:pPr>
      <w:r>
        <w:rPr>
          <w:szCs w:val="22"/>
        </w:rPr>
        <w:t>VA -- visoka kosinusna sličnost --&gt; VC;</w:t>
      </w:r>
    </w:p>
    <w:p w14:paraId="7BA9590D" w14:textId="77777777" w:rsidR="00C955CE" w:rsidRDefault="00C7299E">
      <w:pPr>
        <w:spacing w:after="200"/>
      </w:pPr>
      <w:r>
        <w:rPr>
          <w:szCs w:val="22"/>
        </w:rPr>
        <w:t>VA -- velika euklidska udaljenost --&gt; VD;</w:t>
      </w:r>
    </w:p>
    <w:p w14:paraId="2ACA5125" w14:textId="77777777" w:rsidR="00C955CE" w:rsidRDefault="00C7299E">
      <w:pPr>
        <w:spacing w:after="200"/>
      </w:pPr>
      <w:r>
        <w:rPr>
          <w:szCs w:val="22"/>
        </w:rPr>
        <w:t>end</w:t>
      </w:r>
    </w:p>
    <w:p w14:paraId="2E97B103" w14:textId="1196EDA8" w:rsidR="00C955CE" w:rsidRDefault="00C7299E">
      <w:pPr>
        <w:spacing w:after="200"/>
      </w:pPr>
      <w:r>
        <w:rPr>
          <w:szCs w:val="22"/>
        </w:rPr>
        <w:t>Saussureov jezični sustav -- "</w:t>
      </w:r>
      <w:r>
        <w:rPr>
          <w:b/>
          <w:szCs w:val="22"/>
        </w:rPr>
        <w:t>konceptualna analogija</w:t>
      </w:r>
      <w:r>
        <w:rPr>
          <w:szCs w:val="22"/>
        </w:rPr>
        <w:t>" --&gt; Vektorski prostor LLM-a;</w:t>
      </w:r>
    </w:p>
    <w:p w14:paraId="0C6E9F41" w14:textId="77777777" w:rsidR="00C955CE" w:rsidRDefault="00C7299E">
      <w:pPr>
        <w:spacing w:after="200"/>
      </w:pPr>
      <w:r>
        <w:rPr>
          <w:szCs w:val="22"/>
        </w:rPr>
        <w:t>style A fill:#fff,stroke:#333,stroke-width:2px</w:t>
      </w:r>
    </w:p>
    <w:p w14:paraId="0AE027F4" w14:textId="77777777" w:rsidR="00C955CE" w:rsidRDefault="00C7299E">
      <w:pPr>
        <w:spacing w:after="200"/>
      </w:pPr>
      <w:r>
        <w:rPr>
          <w:szCs w:val="22"/>
        </w:rPr>
        <w:t>style B fill:#fff,stroke:#333,stroke-width:2px</w:t>
      </w:r>
    </w:p>
    <w:p w14:paraId="54697CFA" w14:textId="77777777" w:rsidR="00C955CE" w:rsidRDefault="00C7299E">
      <w:pPr>
        <w:spacing w:after="200"/>
      </w:pPr>
      <w:r>
        <w:rPr>
          <w:szCs w:val="22"/>
        </w:rPr>
        <w:t>style C fill:#fff,stroke:#333,stroke-width:2px</w:t>
      </w:r>
    </w:p>
    <w:p w14:paraId="6DEC6BA4" w14:textId="77777777" w:rsidR="00C955CE" w:rsidRDefault="00C7299E">
      <w:pPr>
        <w:spacing w:after="200"/>
      </w:pPr>
      <w:r>
        <w:rPr>
          <w:szCs w:val="22"/>
        </w:rPr>
        <w:t>style D fill:#fff,stroke:#333,stroke-width:2px</w:t>
      </w:r>
    </w:p>
    <w:p w14:paraId="21EA7734" w14:textId="77777777" w:rsidR="00C955CE" w:rsidRDefault="00C7299E">
      <w:pPr>
        <w:spacing w:after="200"/>
      </w:pPr>
      <w:r>
        <w:rPr>
          <w:szCs w:val="22"/>
        </w:rPr>
        <w:t>style VA fill:#fff,stroke:#333,stroke-width:2px</w:t>
      </w:r>
    </w:p>
    <w:p w14:paraId="3AEBCCD9" w14:textId="77777777" w:rsidR="00C955CE" w:rsidRDefault="00C7299E">
      <w:pPr>
        <w:spacing w:after="200"/>
      </w:pPr>
      <w:r>
        <w:rPr>
          <w:szCs w:val="22"/>
        </w:rPr>
        <w:t>style VB fill:#fff,stroke:#333,stroke-width:2px</w:t>
      </w:r>
    </w:p>
    <w:p w14:paraId="031E7B33" w14:textId="77777777" w:rsidR="00C955CE" w:rsidRDefault="00C7299E">
      <w:pPr>
        <w:spacing w:after="200"/>
      </w:pPr>
      <w:r>
        <w:rPr>
          <w:szCs w:val="22"/>
        </w:rPr>
        <w:t>style VC fill:#fff,stroke:#333,stroke-width:2px</w:t>
      </w:r>
    </w:p>
    <w:p w14:paraId="43690940" w14:textId="77777777" w:rsidR="00C955CE" w:rsidRDefault="00C7299E">
      <w:pPr>
        <w:spacing w:after="200"/>
      </w:pPr>
      <w:r>
        <w:rPr>
          <w:szCs w:val="22"/>
        </w:rPr>
        <w:t>style VD fill:#fff,stroke:#333,stroke-width:2px</w:t>
      </w:r>
    </w:p>
    <w:p w14:paraId="2F94BF29" w14:textId="77777777" w:rsidR="00C955CE" w:rsidRDefault="00C7299E">
      <w:pPr>
        <w:spacing w:after="200"/>
      </w:pPr>
      <w:r>
        <w:rPr>
          <w:szCs w:val="22"/>
        </w:rPr>
        <w:t>```</w:t>
      </w:r>
    </w:p>
    <w:p w14:paraId="78764961" w14:textId="459012B8" w:rsidR="00C955CE" w:rsidRDefault="00C7299E">
      <w:pPr>
        <w:spacing w:after="200"/>
      </w:pPr>
      <w:r>
        <w:rPr>
          <w:i/>
          <w:szCs w:val="22"/>
        </w:rPr>
        <w:t>Prikaz: Konceptualna analogija između Saussureova sustava jezičnih vrijednosti i vektorskog prostora u velikim jezičnim modelima. Vrijednost elementa u oba sustava proizlazi iz njegove relacije s drugim elementima.</w:t>
      </w:r>
    </w:p>
    <w:p w14:paraId="6CEA04FF" w14:textId="77777777" w:rsidR="00C955CE" w:rsidRDefault="00C7299E">
      <w:pPr>
        <w:spacing w:after="200"/>
      </w:pPr>
      <w:r>
        <w:rPr>
          <w:szCs w:val="22"/>
        </w:rPr>
        <w:t>Takav pristup omogućuje nam da demistificiramo prividnu "inteligenciju" ovih sustava. Njihova sposobnost generiranja koherentnog, kontekstualno prikladnog i stilski uvjerljivog teksta ne potječe iz svijesti ili namjere, već iz iznimno uspješne replikacije guste relacijske mreže koja čini ljudski jezik. Agent, u ovome slučaju LLM, ne barata pojmovima, već formalnim odnosima među znakovima koje je naučio iz podataka. Njegova zapanjujuća kompetencija nije znak emergentne svijesti, već dokaz da je struktura sama po sebi nositeljica onoga što percipiramo kao značenje (Bender et al., 2021).</w:t>
      </w:r>
    </w:p>
    <w:p w14:paraId="68CEA717" w14:textId="77777777" w:rsidR="00C955CE" w:rsidRDefault="00C7299E">
      <w:pPr>
        <w:spacing w:after="200"/>
      </w:pPr>
      <w:r>
        <w:rPr>
          <w:szCs w:val="22"/>
        </w:rPr>
        <w:t>Strukturalistička perspektiva stoga nudi čvrst teorijski okvir za tumačenje kako unutarnje mehanike, tako i vanjskih manifestacija rada velikih jezičnih modela. Iako su proizvod suvremenoga inženjerstva, njihova temeljna arhitektura nehotice potvrđuje jedan od središnjih postulata lingvistike dvadesetoga stoljeća: značenje unutar zatvorenoga semiotičkog sustava jest funkcija relacija i razlika. Za LLM, "značenje" jest njegova relacijska struktura – ono je u potpunosti sažeto u složenom plesu vektora unutar golemoga matematičkog prostora, što odražava Saussureovu misao o jeziku kao sustavu u kojemu je sve razlika.</w:t>
      </w:r>
    </w:p>
    <w:p w14:paraId="53E49C05" w14:textId="5C666E67" w:rsidR="00C955CE" w:rsidRDefault="00C7299E" w:rsidP="007269C7">
      <w:pPr>
        <w:pStyle w:val="Heading3"/>
      </w:pPr>
      <w:bookmarkStart w:id="108" w:name="_Toc203222002"/>
      <w:r>
        <w:t>4.1.2 Semantički trokut i kognitivna dimenzija: Izazov značenja za AI</w:t>
      </w:r>
      <w:bookmarkEnd w:id="108"/>
    </w:p>
    <w:p w14:paraId="0442498E" w14:textId="54E64F39" w:rsidR="00C955CE" w:rsidRDefault="00C7299E">
      <w:pPr>
        <w:spacing w:after="200"/>
      </w:pPr>
      <w:r>
        <w:rPr>
          <w:szCs w:val="22"/>
        </w:rPr>
        <w:t>Jedno od temeljnih pitanja s kojima se suočava umjetna inteligencija</w:t>
      </w:r>
      <w:r w:rsidR="00B80C44">
        <w:rPr>
          <w:szCs w:val="22"/>
        </w:rPr>
        <w:t xml:space="preserve"> je </w:t>
      </w:r>
      <w:r>
        <w:rPr>
          <w:szCs w:val="22"/>
        </w:rPr>
        <w:t xml:space="preserve">dubinsko razumijevanje značenja koje stoji iza </w:t>
      </w:r>
      <w:r w:rsidR="00B80C44">
        <w:rPr>
          <w:szCs w:val="22"/>
        </w:rPr>
        <w:t>procesuiranja jezičnih podataka</w:t>
      </w:r>
      <w:r>
        <w:rPr>
          <w:szCs w:val="22"/>
        </w:rPr>
        <w:t>. Dok suvremeni jezični modeli pokazuju zavidnu sposobnost u prepoznavanju i generiranju sintaktički ispravnih rečenica, istinsko shvaćanje semantičke supstancije ostaje jednim od najvećih izazova. Kako bismo rasvijetlili dubinu toga problema, potrebno je promotriti klasične modele značenja, među kojima se osobito ističe semantički trokut, poznat i kao trokut značenja.</w:t>
      </w:r>
    </w:p>
    <w:p w14:paraId="7E0C88FA" w14:textId="77777777" w:rsidR="00C955CE" w:rsidRDefault="00C7299E">
      <w:pPr>
        <w:spacing w:after="200"/>
      </w:pPr>
      <w:r>
        <w:rPr>
          <w:szCs w:val="22"/>
        </w:rPr>
        <w:t xml:space="preserve">Ovaj model, koji su u svom djelu </w:t>
      </w:r>
      <w:r>
        <w:rPr>
          <w:i/>
          <w:szCs w:val="22"/>
        </w:rPr>
        <w:t>The Meaning of Meaning</w:t>
      </w:r>
      <w:r>
        <w:rPr>
          <w:szCs w:val="22"/>
        </w:rPr>
        <w:t xml:space="preserve"> postavili Charles Kay Ogden i Ivor Armstrong Richards (1923), nudi shematski prikaz odnosa koji tvore značenje. Trokut čine tri vrha: </w:t>
      </w:r>
      <w:r>
        <w:rPr>
          <w:b/>
          <w:szCs w:val="22"/>
        </w:rPr>
        <w:t>simbol</w:t>
      </w:r>
      <w:r>
        <w:rPr>
          <w:szCs w:val="22"/>
        </w:rPr>
        <w:t xml:space="preserve">, </w:t>
      </w:r>
      <w:r>
        <w:rPr>
          <w:b/>
          <w:szCs w:val="22"/>
        </w:rPr>
        <w:t>misao (pojam ili referenca)</w:t>
      </w:r>
      <w:r>
        <w:rPr>
          <w:szCs w:val="22"/>
        </w:rPr>
        <w:t xml:space="preserve"> i </w:t>
      </w:r>
      <w:r>
        <w:rPr>
          <w:b/>
          <w:szCs w:val="22"/>
        </w:rPr>
        <w:t>referent</w:t>
      </w:r>
      <w:r>
        <w:rPr>
          <w:szCs w:val="22"/>
        </w:rPr>
        <w:t>.</w:t>
      </w:r>
    </w:p>
    <w:p w14:paraId="41EFC818" w14:textId="77777777" w:rsidR="00C955CE" w:rsidRDefault="00C7299E" w:rsidP="00E661FA">
      <w:pPr>
        <w:spacing w:after="100"/>
      </w:pPr>
      <w:r>
        <w:rPr>
          <w:b/>
          <w:szCs w:val="22"/>
        </w:rPr>
        <w:lastRenderedPageBreak/>
        <w:t>Simbol</w:t>
      </w:r>
      <w:r>
        <w:rPr>
          <w:szCs w:val="22"/>
        </w:rPr>
        <w:t xml:space="preserve"> predstavlja jezični izraz – riječ, frazu ili znak (primjerice, niz slova „p-a-s“).</w:t>
      </w:r>
    </w:p>
    <w:p w14:paraId="26DC2281" w14:textId="77777777" w:rsidR="00C955CE" w:rsidRDefault="00C7299E" w:rsidP="00E661FA">
      <w:pPr>
        <w:spacing w:after="100"/>
      </w:pPr>
      <w:r>
        <w:rPr>
          <w:b/>
          <w:szCs w:val="22"/>
        </w:rPr>
        <w:t>Misao</w:t>
      </w:r>
      <w:r>
        <w:rPr>
          <w:szCs w:val="22"/>
        </w:rPr>
        <w:t xml:space="preserve"> ili </w:t>
      </w:r>
      <w:r>
        <w:rPr>
          <w:b/>
          <w:szCs w:val="22"/>
        </w:rPr>
        <w:t>pojam</w:t>
      </w:r>
      <w:r>
        <w:rPr>
          <w:szCs w:val="22"/>
        </w:rPr>
        <w:t xml:space="preserve"> jest mentalna slika, koncept ili ideja koju simbol izaziva u svijesti govornika ili slušatelja. To je unutarnji, apstraktni sadržaj koji povezujemo s određenim simbolom.</w:t>
      </w:r>
    </w:p>
    <w:p w14:paraId="662463E9" w14:textId="77777777" w:rsidR="00C955CE" w:rsidRDefault="00C7299E" w:rsidP="00E661FA">
      <w:pPr>
        <w:spacing w:after="100"/>
      </w:pPr>
      <w:r>
        <w:rPr>
          <w:b/>
          <w:szCs w:val="22"/>
        </w:rPr>
        <w:t>Referent</w:t>
      </w:r>
      <w:r>
        <w:rPr>
          <w:szCs w:val="22"/>
        </w:rPr>
        <w:t xml:space="preserve"> je stvarni objekt, pojava ili entitet u izvanjezičnoj stvarnosti na koji se simbol, posredstvom misli, odnosi – u našem primjeru, konkretno četveronožno biće koje laje.</w:t>
      </w:r>
    </w:p>
    <w:p w14:paraId="1D19D290" w14:textId="77777777" w:rsidR="00C955CE" w:rsidRDefault="00C7299E">
      <w:pPr>
        <w:spacing w:after="200"/>
      </w:pPr>
      <w:r>
        <w:rPr>
          <w:szCs w:val="22"/>
        </w:rPr>
        <w:t xml:space="preserve">Ključna spoznaja Ogdenova i Richardsova modela leži u prirodi veza između ovih triju točaka. Dok je veza između simbola i misli, kao i između misli i referenta, stvarna i uzročno-posljedična unutar kognitivnog sustava, veza između samog </w:t>
      </w:r>
      <w:r>
        <w:rPr>
          <w:b/>
          <w:szCs w:val="22"/>
        </w:rPr>
        <w:t>simbola</w:t>
      </w:r>
      <w:r>
        <w:rPr>
          <w:szCs w:val="22"/>
        </w:rPr>
        <w:t xml:space="preserve"> i </w:t>
      </w:r>
      <w:r>
        <w:rPr>
          <w:b/>
          <w:szCs w:val="22"/>
        </w:rPr>
        <w:t>referenta</w:t>
      </w:r>
      <w:r>
        <w:rPr>
          <w:szCs w:val="22"/>
        </w:rPr>
        <w:t xml:space="preserve"> jest isprekidana, odnosno neizravna i arbitrarna. Riječ „pas“ sama po sebi nema nikakvu intrinzičnu vezu sa stvarnim psom; ta se veza uspostavlja isključivo kroz ljudsku svijest, odnosno kroz pojam koji posreduje između znaka i onoga što on označava.</w:t>
      </w:r>
    </w:p>
    <w:p w14:paraId="02AFADE4" w14:textId="77777777" w:rsidR="00C955CE" w:rsidRDefault="00C7299E">
      <w:pPr>
        <w:spacing w:after="200"/>
      </w:pPr>
      <w:r>
        <w:rPr>
          <w:szCs w:val="22"/>
        </w:rPr>
        <w:t>```mermaid</w:t>
      </w:r>
    </w:p>
    <w:p w14:paraId="28AEB38F" w14:textId="77777777" w:rsidR="00C955CE" w:rsidRDefault="00C7299E">
      <w:pPr>
        <w:spacing w:after="200"/>
      </w:pPr>
      <w:r>
        <w:rPr>
          <w:szCs w:val="22"/>
        </w:rPr>
        <w:t>graph LR</w:t>
      </w:r>
    </w:p>
    <w:p w14:paraId="512B437A" w14:textId="77777777" w:rsidR="00C955CE" w:rsidRDefault="00C7299E">
      <w:pPr>
        <w:spacing w:after="200"/>
      </w:pPr>
      <w:r>
        <w:rPr>
          <w:szCs w:val="22"/>
        </w:rPr>
        <w:t>A[Misao / Pojam] --&gt; B(Simbol / Riječ);</w:t>
      </w:r>
    </w:p>
    <w:p w14:paraId="03C87797" w14:textId="77777777" w:rsidR="00C955CE" w:rsidRDefault="00C7299E">
      <w:pPr>
        <w:spacing w:after="200"/>
      </w:pPr>
      <w:r>
        <w:rPr>
          <w:szCs w:val="22"/>
        </w:rPr>
        <w:t>A --&gt; C(Referent / Stvar);</w:t>
      </w:r>
    </w:p>
    <w:p w14:paraId="3CA08E48" w14:textId="77777777" w:rsidR="00C955CE" w:rsidRDefault="00C7299E">
      <w:pPr>
        <w:spacing w:after="200"/>
      </w:pPr>
      <w:r>
        <w:rPr>
          <w:szCs w:val="22"/>
        </w:rPr>
        <w:t>B -.-&gt; C;</w:t>
      </w:r>
    </w:p>
    <w:p w14:paraId="767F435C" w14:textId="77777777" w:rsidR="00C955CE" w:rsidRDefault="00C7299E">
      <w:pPr>
        <w:spacing w:after="200"/>
      </w:pPr>
      <w:r>
        <w:rPr>
          <w:szCs w:val="22"/>
        </w:rPr>
        <w:t>style A fill:#fff,stroke:#333,stroke-width:2px</w:t>
      </w:r>
    </w:p>
    <w:p w14:paraId="0B480D25" w14:textId="77777777" w:rsidR="00C955CE" w:rsidRDefault="00C7299E">
      <w:pPr>
        <w:spacing w:after="200"/>
      </w:pPr>
      <w:r>
        <w:rPr>
          <w:szCs w:val="22"/>
        </w:rPr>
        <w:t>style B fill:#fff,stroke:#333,stroke-width:2px</w:t>
      </w:r>
    </w:p>
    <w:p w14:paraId="662D0D7F" w14:textId="77777777" w:rsidR="00C955CE" w:rsidRDefault="00C7299E">
      <w:pPr>
        <w:spacing w:after="200"/>
      </w:pPr>
      <w:r>
        <w:rPr>
          <w:szCs w:val="22"/>
        </w:rPr>
        <w:t>style C fill:#fff,stroke:#333,stroke-width:2px</w:t>
      </w:r>
    </w:p>
    <w:p w14:paraId="696B9ECB" w14:textId="77777777" w:rsidR="00C955CE" w:rsidRDefault="00C7299E">
      <w:pPr>
        <w:spacing w:after="200"/>
      </w:pPr>
      <w:r>
        <w:rPr>
          <w:szCs w:val="22"/>
        </w:rPr>
        <w:t>```</w:t>
      </w:r>
    </w:p>
    <w:p w14:paraId="60B7D3E5" w14:textId="013448C4" w:rsidR="00C955CE" w:rsidRDefault="00C7299E" w:rsidP="7A8A4F16">
      <w:pPr>
        <w:spacing w:after="200" w:line="259" w:lineRule="auto"/>
      </w:pPr>
      <w:r>
        <w:t xml:space="preserve">Upravo u toj isprekidanoj liniji leži temeljni izazov za umjetnu inteligenciju. Suvremeni jezični modeli s iznimnom vještinom barataju vrhom trokuta koji pripada </w:t>
      </w:r>
      <w:r w:rsidRPr="7A8A4F16">
        <w:rPr>
          <w:b/>
        </w:rPr>
        <w:t>simbolu</w:t>
      </w:r>
      <w:r>
        <w:t xml:space="preserve">. Oni obrađuju goleme količine teksta i uče statističke vjerojatnosti s kojima se određeni simboli pojavljuju jedni uz druge. Međutim, ključni nedostatak nastaje u uspostavljanju veza s druga dva vrha trokuta. Za umjetnu inteligenciju, simbol „pas“ nije povezan s mentalnim konceptom psa (koji uključuje apstraktno znanje o vrsti, ponašanju, biologiji) niti s referentom u stvarnom svijetu (iskustvom susreta sa psom, njegovom toplinom, lavežom ili mirisom). Njezino "razumijevanje" proizlazi isključivo iz tekstualnih korelacija – riječi koje se često pojavljuju uz "pas" jesu "lajati", "kost", "povodac", "vjeran". AI tako stvara složenu mrežu asocijacija među simbolima, no ta mreža ostaje zatvorena unutar vlastitog digitalnog univerzuma, bez uporišta u stvarnosti. Taj se nedostatak u </w:t>
      </w:r>
      <w:r w:rsidR="7A8A4F16">
        <w:t xml:space="preserve">kognitivnoj lingvistici </w:t>
      </w:r>
      <w:commentRangeStart w:id="109"/>
      <w:r w:rsidR="7A8A4F16">
        <w:t>n</w:t>
      </w:r>
      <w:commentRangeEnd w:id="109"/>
      <w:r>
        <w:rPr>
          <w:rStyle w:val="CommentReference"/>
        </w:rPr>
        <w:commentReference w:id="109"/>
      </w:r>
      <w:r w:rsidR="7A8A4F16">
        <w:t>aziva</w:t>
      </w:r>
      <w:r>
        <w:t xml:space="preserve"> </w:t>
      </w:r>
      <w:r w:rsidRPr="7A8A4F16">
        <w:rPr>
          <w:b/>
        </w:rPr>
        <w:t>problemom usidrenja</w:t>
      </w:r>
      <w:r>
        <w:t xml:space="preserve"> (</w:t>
      </w:r>
      <w:r w:rsidRPr="7A8A4F16">
        <w:rPr>
          <w:i/>
        </w:rPr>
        <w:t>grounding problem</w:t>
      </w:r>
      <w:r>
        <w:t>).</w:t>
      </w:r>
    </w:p>
    <w:p w14:paraId="0748E597" w14:textId="0B4DBD37" w:rsidR="00C955CE" w:rsidRDefault="00C7299E">
      <w:pPr>
        <w:spacing w:after="200"/>
      </w:pPr>
      <w:r>
        <w:t xml:space="preserve">Nadalje, značenje se ne iscrpljuje unutar shematskog odnosa simbola, pojma i referenta. Ono posjeduje i duboku </w:t>
      </w:r>
      <w:r w:rsidRPr="7A8A4F16">
        <w:rPr>
          <w:b/>
        </w:rPr>
        <w:t>kognitivnu dimenziju</w:t>
      </w:r>
      <w:r>
        <w:t>, koja je neodvojiva od agenta koji se služi jezikom. Ljudsko poimanje značenja obogaćeno je tjelesnim iskustvom (</w:t>
      </w:r>
      <w:r w:rsidRPr="7A8A4F16">
        <w:rPr>
          <w:i/>
        </w:rPr>
        <w:t>embodiment</w:t>
      </w:r>
      <w:r>
        <w:t>), kulturnim naslijeđem, emocionalnim kontekstom i osobnim sjećanjima. Riječ „dom“ za čovjeka</w:t>
      </w:r>
      <w:r w:rsidR="7A8A4F16">
        <w:t>, osim simbola</w:t>
      </w:r>
      <w:r>
        <w:t xml:space="preserve"> za građevinu u kojoj stanuje</w:t>
      </w:r>
      <w:r w:rsidR="7A8A4F16">
        <w:t>,</w:t>
      </w:r>
      <w:r>
        <w:t xml:space="preserve"> priziva osjećaj sigurnosti, topline, pripadnosti i sjećanja vezana uz obitelj – slojeve značenja koji su izgrađeni kroz životno iskustvo.</w:t>
      </w:r>
    </w:p>
    <w:p w14:paraId="129C8CD4" w14:textId="77777777" w:rsidR="00C955CE" w:rsidRDefault="00C7299E">
      <w:pPr>
        <w:spacing w:after="200"/>
      </w:pPr>
      <w:r>
        <w:rPr>
          <w:szCs w:val="22"/>
        </w:rPr>
        <w:t>Umjetna inteligencija, kao bestjelesni i ahistorijski entitet, lišena je takve kognitivne i iskustvene podloge. Ona nema tijelo kojim bi iskusila svijet, ne pripada kulturi koja bi oblikovala njezine vrijednosti i ne posjeduje osobnu povijest koja bi njezinim spoznajama dala jedinstven pečat. Njezino je znanje široko, ali plitko; ono je odraz kolektivnog jezičnog stvaralaštva čovječanstva, ali bez pristupa svijetu iz kojeg je taj jezik ponikao.</w:t>
      </w:r>
    </w:p>
    <w:p w14:paraId="1AD3529F" w14:textId="3CD94576" w:rsidR="00C955CE" w:rsidRDefault="00C7299E">
      <w:pPr>
        <w:spacing w:after="200"/>
      </w:pPr>
      <w:r>
        <w:lastRenderedPageBreak/>
        <w:t xml:space="preserve">Stoga, izazov značenja za umjetnu inteligenciju nije rješiv isključivo većim računalnim resursima ili složenijim algoritmima. Riječ je o fundamentalnom ontološkom i spoznajnom jazu. Da bi sustav uistinu razumio značenje na ljudski način, morao bi na neki način replicirati </w:t>
      </w:r>
      <w:r w:rsidR="7A8A4F16">
        <w:t>barem</w:t>
      </w:r>
      <w:r>
        <w:t xml:space="preserve"> logičke veze semantičkog trokuta, </w:t>
      </w:r>
      <w:r w:rsidR="7A8A4F16">
        <w:t>ako ne</w:t>
      </w:r>
      <w:r>
        <w:t xml:space="preserve"> i cjelokupnu kognitivnu arhitekturu koja čovjeku omogućuje da simbole ispuni živim, osobnim i usidrenim smislom. Prepoznavanje te granice ključno je za ispravno vrednovanje mogućnosti i ograničenja današnjih jezičnih tehnologija.</w:t>
      </w:r>
    </w:p>
    <w:p w14:paraId="2644928A" w14:textId="77777777" w:rsidR="00C955CE" w:rsidRDefault="00C7299E" w:rsidP="007354D0">
      <w:pPr>
        <w:pStyle w:val="Heading2"/>
      </w:pPr>
      <w:bookmarkStart w:id="110" w:name="_Toc203222003"/>
      <w:r>
        <w:t>4.2</w:t>
      </w:r>
      <w:r>
        <w:tab/>
        <w:t>Jezik kao scenarij: AI agenti i simulacija društvenih interakcija</w:t>
      </w:r>
      <w:bookmarkEnd w:id="110"/>
    </w:p>
    <w:p w14:paraId="2FB67CFE" w14:textId="77777777" w:rsidR="00C955CE" w:rsidRDefault="00C7299E">
      <w:pPr>
        <w:spacing w:after="200"/>
      </w:pPr>
      <w:r>
        <w:rPr>
          <w:szCs w:val="22"/>
        </w:rPr>
        <w:t xml:space="preserve">Pojam jezika kao apstraktnoga sustava znakova i pravila, koji služi opisivanju svijeta i međusobnoj komunikaciji, duboko je ukorijenjen u zapadnoj misli. Međutim, u kontekstu razvoja napredne umjetne inteligencije, posebice autonomnih agenata, jezik zadobiva novu, djelatnu ulogu: on postaje </w:t>
      </w:r>
      <w:r>
        <w:rPr>
          <w:i/>
          <w:szCs w:val="22"/>
        </w:rPr>
        <w:t>scenarij</w:t>
      </w:r>
      <w:r>
        <w:rPr>
          <w:szCs w:val="22"/>
        </w:rPr>
        <w:t>. Nije više samo sredstvo opisa, već konstitutivan element koji oblikuje i pokreće simuliranu stvarnost. U ovome poglavlju istražujemo kako prirodni jezik služi kao temeljni mehanizam za programiranje, usmjeravanje i opažanje složenih društvenih interakcija unutar virtualnih okruženja nastanjenih AI agentima.</w:t>
      </w:r>
    </w:p>
    <w:p w14:paraId="06E5F358" w14:textId="77777777" w:rsidR="00C955CE" w:rsidRDefault="00C7299E">
      <w:pPr>
        <w:spacing w:after="200"/>
      </w:pPr>
      <w:r>
        <w:rPr>
          <w:szCs w:val="22"/>
        </w:rPr>
        <w:t>Promjena paradigme od tradicionalnoga programiranja k pristupu utemeljenom na jeziku predstavlja ključni iskorak. U klasičnim sustavima, ponašanje umjetnoga entiteta definirano je eksplicitnim, strogo kodiranim pravilima. Agent je slijedio unaprijed zadane algoritme, a njegova interakcija sa svijetom bila je ograničena na formalizirani skup naredbi i odgovora. Nasuprot tomu, suvremeni AI agenti, pogonjeni velikim jezičnim modelima (LLM), koriste jezik kao sveobuhvatnu uputu za djelovanje. Tekstualni opis, zadan u prirodnome jeziku, definira ne samo ciljeve agenta, već i njegovu osobnost, sjećanja, motivaciju i način na koji percipira druge sudionike u simulaciji. Time ontološki status agenta biva bitno izmijenjen: on prestaje biti puki izvršitelj naredbi i postaje sudionikom u dinamičnom procesu stvaranja i interpretacije društvene zbilje.</w:t>
      </w:r>
    </w:p>
    <w:p w14:paraId="3EB52CFE" w14:textId="77777777" w:rsidR="00C955CE" w:rsidRDefault="00C7299E">
      <w:pPr>
        <w:spacing w:after="200"/>
      </w:pPr>
      <w:r>
        <w:rPr>
          <w:szCs w:val="22"/>
        </w:rPr>
        <w:t>Ključni proboj na ovome području predstavlja istraživanje provedeno na Sveučilištu Stanford, gdje je stvoren virtualni grad Smallville nastanjen s dvadeset i pet autonomnih agenata (Park et al., 2023). Svaki agent posjedovao je jedinstvenu osobnost, zanimanje i niz početnih odnosa s drugim stanovnicima, a sve to bilo je definirano kratkim tekstualnim odlomcima. Agenti nisu dobili eksplicitne upute o tome kako provesti dan; umjesto toga, njihovo se ponašanje temeljilo na interpretaciji vlastitoga "scenarija" i opažanjima okoline. Rezultati su bili izvanredni: agenti su samostalno obavljali dnevne rutine, odlazili na posao, pripremali obroke, ali i pokazivali emergentna društvena ponašanja. Širili su informacije o nadolazećim događajima, spontano se okupljali, stvarali nova poznanstva i čak samostalno organizirali zabavu za Valentinovo, a da takvo što nije bilo predviđeno početnim postavkama.</w:t>
      </w:r>
    </w:p>
    <w:p w14:paraId="478BE4B0" w14:textId="77777777" w:rsidR="00C955CE" w:rsidRDefault="00C7299E">
      <w:pPr>
        <w:spacing w:after="200"/>
      </w:pPr>
      <w:r>
        <w:rPr>
          <w:szCs w:val="22"/>
        </w:rPr>
        <w:t>Ovaj eksperiment zorno prikazuje kako jezik funkcionira kao okosnica za tri ključna procesa u simulaciji:</w:t>
      </w:r>
    </w:p>
    <w:p w14:paraId="5CD11AAA" w14:textId="77777777" w:rsidR="00C955CE" w:rsidRDefault="00C7299E">
      <w:pPr>
        <w:pStyle w:val="ListParagraph"/>
        <w:numPr>
          <w:ilvl w:val="0"/>
          <w:numId w:val="2"/>
        </w:numPr>
        <w:spacing w:after="100"/>
      </w:pPr>
      <w:r>
        <w:rPr>
          <w:b/>
          <w:bCs/>
          <w:sz w:val="22"/>
          <w:szCs w:val="22"/>
        </w:rPr>
        <w:t>Stvaranje osobnosti i početnoga stanja:</w:t>
      </w:r>
      <w:r>
        <w:rPr>
          <w:sz w:val="22"/>
          <w:szCs w:val="22"/>
        </w:rPr>
        <w:t xml:space="preserve"> Inicijalni tekstualni opis djeluje kao "sjeme" agentove svijesti. Odlomak poput: "Isabella Rodriguez je vlasnica lokalne kavane, strastvena prema umjetnosti i uvijek traži način da okupi zajednicu; u dobrim je odnosima s Tomom, ali se ne slaže s njegovim planovima za gradnju novoga trgovačkog centra" ne pruža samo podatke, već uspostavlja cjelovit referentni okvir za buduće djelovanje.</w:t>
      </w:r>
    </w:p>
    <w:p w14:paraId="5CF8C6B8" w14:textId="77777777" w:rsidR="00C955CE" w:rsidRDefault="00C7299E">
      <w:pPr>
        <w:pStyle w:val="ListParagraph"/>
        <w:numPr>
          <w:ilvl w:val="0"/>
          <w:numId w:val="2"/>
        </w:numPr>
        <w:spacing w:after="100"/>
      </w:pPr>
      <w:r>
        <w:rPr>
          <w:b/>
          <w:bCs/>
          <w:sz w:val="22"/>
          <w:szCs w:val="22"/>
        </w:rPr>
        <w:t>Mehanizam sjećanja i promišljanja:</w:t>
      </w:r>
      <w:r>
        <w:rPr>
          <w:sz w:val="22"/>
          <w:szCs w:val="22"/>
        </w:rPr>
        <w:t xml:space="preserve"> Agenti kontinuirano bilježe svoja opažanja i interakcije u strukturu koju autori nazivaju "strujom sjećanja" (</w:t>
      </w:r>
      <w:r>
        <w:rPr>
          <w:i/>
          <w:iCs/>
          <w:sz w:val="22"/>
          <w:szCs w:val="22"/>
        </w:rPr>
        <w:t>memory stream</w:t>
      </w:r>
      <w:r>
        <w:rPr>
          <w:sz w:val="22"/>
          <w:szCs w:val="22"/>
        </w:rPr>
        <w:t xml:space="preserve">). To je sirovi zapis događaja. No, ključna sposobnost koja ih razlikuje od jednostavnih </w:t>
      </w:r>
      <w:r>
        <w:rPr>
          <w:i/>
          <w:iCs/>
          <w:sz w:val="22"/>
          <w:szCs w:val="22"/>
        </w:rPr>
        <w:t>chatbotova</w:t>
      </w:r>
      <w:r>
        <w:rPr>
          <w:sz w:val="22"/>
          <w:szCs w:val="22"/>
        </w:rPr>
        <w:t xml:space="preserve"> jest proces periodičkoga promišljanja (</w:t>
      </w:r>
      <w:r>
        <w:rPr>
          <w:i/>
          <w:iCs/>
          <w:sz w:val="22"/>
          <w:szCs w:val="22"/>
        </w:rPr>
        <w:t>reflection</w:t>
      </w:r>
      <w:r>
        <w:rPr>
          <w:sz w:val="22"/>
          <w:szCs w:val="22"/>
        </w:rPr>
        <w:t>). Agent autonomno sažima svoja sjećanja i iz njih izvodi zaključke više razine, poput "Tom često razgovara o svojim poslovnim planovima" ili "Ljudi u kavani djeluju sretnije kada svira glazba". Te spoznaje postaju dio njegova trajnoga znanja i utječu na buduće odluke.</w:t>
      </w:r>
    </w:p>
    <w:p w14:paraId="4EEC6E50" w14:textId="6489AC01" w:rsidR="00C955CE" w:rsidRDefault="00C7299E">
      <w:pPr>
        <w:pStyle w:val="ListParagraph"/>
        <w:numPr>
          <w:ilvl w:val="0"/>
          <w:numId w:val="2"/>
        </w:numPr>
        <w:spacing w:after="100"/>
      </w:pPr>
      <w:r>
        <w:rPr>
          <w:b/>
          <w:bCs/>
          <w:sz w:val="22"/>
          <w:szCs w:val="22"/>
        </w:rPr>
        <w:t>Generiranje i planiranje djelovanja:</w:t>
      </w:r>
      <w:r>
        <w:rPr>
          <w:sz w:val="22"/>
          <w:szCs w:val="22"/>
        </w:rPr>
        <w:t xml:space="preserve"> Na temelju svoje osobnosti, sjećanja i promišljanja, agent donosi odluke o sljedećim koracima. Proces odlučivanja uključuje hijerarhijsko planiranje</w:t>
      </w:r>
      <w:r w:rsidR="6F7A51E2" w:rsidRPr="6F7A51E2">
        <w:rPr>
          <w:sz w:val="22"/>
          <w:szCs w:val="22"/>
        </w:rPr>
        <w:t xml:space="preserve"> kroz određeno razdoblje.</w:t>
      </w:r>
      <w:r>
        <w:rPr>
          <w:sz w:val="22"/>
          <w:szCs w:val="22"/>
        </w:rPr>
        <w:t xml:space="preserve"> Agent prvo stvara dugoročni plan (npr. "organizirati </w:t>
      </w:r>
      <w:r>
        <w:rPr>
          <w:sz w:val="22"/>
          <w:szCs w:val="22"/>
        </w:rPr>
        <w:lastRenderedPageBreak/>
        <w:t>druženje u kavani"), zatim ga razlaže na manje korake (pozvati ljude, pripremiti prostor, osmisliti temu) te naposljetku prevodi te korake u konkretne radnje (otići do osobe X i pozvati je).</w:t>
      </w:r>
    </w:p>
    <w:p w14:paraId="5F50DB5C" w14:textId="77777777" w:rsidR="00C955CE" w:rsidRDefault="00C7299E">
      <w:pPr>
        <w:spacing w:after="200"/>
      </w:pPr>
      <w:r>
        <w:rPr>
          <w:szCs w:val="22"/>
        </w:rPr>
        <w:t>Cjelokupni ciklus djelovanja agenta može se prikazati kao neprekidna petlja opažanja, obrade i reakcije, gdje jezik služi kao medij za svaki prijelaz.</w:t>
      </w:r>
    </w:p>
    <w:p w14:paraId="18C67F03" w14:textId="3C95D767" w:rsidR="005D7C37" w:rsidRDefault="005D7C37" w:rsidP="005D7C37">
      <w:pPr>
        <w:pStyle w:val="NormalWeb"/>
      </w:pPr>
      <w:r>
        <w:rPr>
          <w:noProof/>
        </w:rPr>
        <w:drawing>
          <wp:inline distT="0" distB="0" distL="0" distR="0" wp14:anchorId="076069C6" wp14:editId="35EB2893">
            <wp:extent cx="5731510" cy="1120775"/>
            <wp:effectExtent l="0" t="0" r="2540" b="3175"/>
            <wp:docPr id="1532039219" name="Picture 1" descr="A close-up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9219" name="Picture 1" descr="A close-up of a diamond&#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120775"/>
                    </a:xfrm>
                    <a:prstGeom prst="rect">
                      <a:avLst/>
                    </a:prstGeom>
                    <a:noFill/>
                    <a:ln>
                      <a:noFill/>
                    </a:ln>
                  </pic:spPr>
                </pic:pic>
              </a:graphicData>
            </a:graphic>
          </wp:inline>
        </w:drawing>
      </w:r>
    </w:p>
    <w:p w14:paraId="33114C8A" w14:textId="77777777" w:rsidR="005D7C37" w:rsidRDefault="005D7C37">
      <w:pPr>
        <w:spacing w:after="200"/>
      </w:pPr>
    </w:p>
    <w:p w14:paraId="5AA6578F" w14:textId="1D33BBD9" w:rsidR="00C955CE" w:rsidRDefault="00C7299E">
      <w:pPr>
        <w:spacing w:after="200"/>
      </w:pPr>
      <w:commentRangeStart w:id="111"/>
      <w:r>
        <w:rPr>
          <w:b/>
          <w:szCs w:val="22"/>
        </w:rPr>
        <w:t>Prikaz</w:t>
      </w:r>
      <w:commentRangeEnd w:id="111"/>
      <w:r>
        <w:rPr>
          <w:rStyle w:val="CommentReference"/>
          <w:b/>
          <w:bCs/>
          <w:szCs w:val="22"/>
        </w:rPr>
        <w:commentReference w:id="111"/>
      </w:r>
      <w:r>
        <w:rPr>
          <w:b/>
          <w:szCs w:val="22"/>
        </w:rPr>
        <w:t>.</w:t>
      </w:r>
      <w:r>
        <w:rPr>
          <w:i/>
          <w:szCs w:val="22"/>
        </w:rPr>
        <w:t xml:space="preserve"> </w:t>
      </w:r>
      <w:r>
        <w:rPr>
          <w:szCs w:val="22"/>
        </w:rPr>
        <w:t>Ciklički proces djelovanja AI agenta u simuliranom okruženju, gdje se opažanja kroz sjećanje i promišljanje pretvaraju u planove i konkretne akcije.</w:t>
      </w:r>
    </w:p>
    <w:p w14:paraId="3A7A01F6" w14:textId="77777777" w:rsidR="00C955CE" w:rsidRDefault="00C7299E">
      <w:pPr>
        <w:spacing w:after="200"/>
      </w:pPr>
      <w:r>
        <w:rPr>
          <w:szCs w:val="22"/>
        </w:rPr>
        <w:t>Ovakav pristup otvara goleme mogućnosti, ali postavlja i značajne izazove. S jedne strane, simulacije vođene jezikom postaju moćan alat za društvene znanosti – svojevrsni računalni laboratorij za testiranje socioloških, psiholoških i ekonomskih hipoteza u kontroliranom, ali realističnom okruženju. Moguće je istraživati širenje dezinformacija, dinamiku formiranja grupa ili učinke različitih politika na virtualno društvo.</w:t>
      </w:r>
    </w:p>
    <w:p w14:paraId="75A9FB41" w14:textId="1CF1A7BA" w:rsidR="00C955CE" w:rsidRDefault="00C7299E">
      <w:pPr>
        <w:spacing w:after="200"/>
      </w:pPr>
      <w:r>
        <w:t>S druge strane, pojavljuju se duboka epistemološka i etička pitanja. U kojoj je mjeri ponašanje ovih agenata autentično, a u kojoj je tek v</w:t>
      </w:r>
      <w:commentRangeStart w:id="112"/>
      <w:r>
        <w:t xml:space="preserve">ješta mimikrija </w:t>
      </w:r>
      <w:r w:rsidR="7A8A4F16">
        <w:t>ljudski</w:t>
      </w:r>
      <w:commentRangeEnd w:id="112"/>
      <w:r>
        <w:rPr>
          <w:rStyle w:val="CommentReference"/>
        </w:rPr>
        <w:commentReference w:id="112"/>
      </w:r>
      <w:r w:rsidR="7A8A4F16">
        <w:t>h</w:t>
      </w:r>
      <w:r>
        <w:t xml:space="preserve"> obrazaca naučenih iz goleme količine tekstualnih podataka? Granica između simulacije i stvarne interakcije postaje nejasna, što otvara prostor za sofisticirane obmane i manipulacije. Naposljetku, promatranje agenata koji pokazuju vjerodostojne emocije, sjećanja i društvene veze tjera nas na preispitivanje samih definicija razumijevanja, svijesti i društvenosti. Jezik kao scenarij </w:t>
      </w:r>
      <w:r w:rsidR="7A8A4F16">
        <w:t>izgrađuje</w:t>
      </w:r>
      <w:r>
        <w:t xml:space="preserve"> uvjerljive likove</w:t>
      </w:r>
      <w:r w:rsidR="7A8A4F16">
        <w:t xml:space="preserve"> i</w:t>
      </w:r>
      <w:r>
        <w:t xml:space="preserve"> postavlja temelje za svjetove čija nas složenost i autonomija tjeraju da iznova promislimo vlastitu stvarnost.</w:t>
      </w:r>
    </w:p>
    <w:p w14:paraId="743CCDF8" w14:textId="77777777" w:rsidR="00C955CE" w:rsidRDefault="00C7299E" w:rsidP="007354D0">
      <w:pPr>
        <w:pStyle w:val="Heading2"/>
      </w:pPr>
      <w:bookmarkStart w:id="113" w:name="_Toc203222004"/>
      <w:r>
        <w:t>4.3</w:t>
      </w:r>
      <w:r>
        <w:tab/>
        <w:t>Jezik kao arhitektura društva: gradnja i održavanje socijalnih struktura kroz komunikaciju</w:t>
      </w:r>
      <w:bookmarkEnd w:id="113"/>
    </w:p>
    <w:p w14:paraId="5BB694FC" w14:textId="77777777" w:rsidR="00C955CE" w:rsidRDefault="00C7299E">
      <w:pPr>
        <w:spacing w:after="200"/>
      </w:pPr>
      <w:r>
        <w:rPr>
          <w:szCs w:val="22"/>
        </w:rPr>
        <w:t>Pojmiti jezik isključivo kao oruđe za prijenos obavijesti značilo bi previdjeti njegovu temeljnu, konstitutivnu ulogu u samome tkanju društvene zbilje. Jezik nije tek zrcalo koje odražava postojeće socijalne strukture; on je djelatna sila koja te strukture gradi, utvrđuje, preoblikuje i održava. On je istodobno nacrt, gradivni materijal i sam čin gradnje društvenoga poretka. U tom smislu, komunikaciju valja razumjeti kao temeljni arhitektonski proces kojim se podižu i učvršćuju temelji i zidovi svake ljudske zajednice.</w:t>
      </w:r>
    </w:p>
    <w:p w14:paraId="067E64FC" w14:textId="4950AE36" w:rsidR="00C955CE" w:rsidRDefault="00C7299E">
      <w:pPr>
        <w:spacing w:after="200"/>
      </w:pPr>
      <w:r>
        <w:t xml:space="preserve">U srži ovoga shvaćanja leži teza o društvenoj konstrukciji zbilje (Berger &amp; Luckmann, 1966), prema kojoj svijet u kojem živimo nije </w:t>
      </w:r>
      <w:r w:rsidR="7A8A4F16">
        <w:t>nekakva</w:t>
      </w:r>
      <w:r>
        <w:t xml:space="preserve"> objektivna datost, već intersubjektivna tvorba oblikovana zajedničkim značenjima. Upravo jezik omogućuje taj prijelaz iz subjektivnoga iskustva u objektiviziranu, svima zajedničku stvarnost. Kroz imenovanje, kategorizaciju i stvaranje narativa, jezik uspostavlja zajednički pojmovni sustav koji nam omogućuje da svijet doživljavamo na usklađen način. Pojmovi poput </w:t>
      </w:r>
      <w:r w:rsidRPr="7A8A4F16">
        <w:rPr>
          <w:i/>
        </w:rPr>
        <w:t>obitelji</w:t>
      </w:r>
      <w:r>
        <w:t xml:space="preserve">, </w:t>
      </w:r>
      <w:r w:rsidRPr="7A8A4F16">
        <w:rPr>
          <w:i/>
        </w:rPr>
        <w:t>pravde</w:t>
      </w:r>
      <w:r>
        <w:t xml:space="preserve">, </w:t>
      </w:r>
      <w:r w:rsidRPr="7A8A4F16">
        <w:rPr>
          <w:i/>
        </w:rPr>
        <w:t>vlasništva</w:t>
      </w:r>
      <w:r>
        <w:t xml:space="preserve"> ili </w:t>
      </w:r>
      <w:r w:rsidRPr="7A8A4F16">
        <w:rPr>
          <w:i/>
        </w:rPr>
        <w:t>države</w:t>
      </w:r>
      <w:r>
        <w:t xml:space="preserve"> ne postoje kao prirodne činjenice, već kao jezično posredovane i društveno dogovorene institucije koje potom usmjeravaju naše ponašanje i oblikuju naša očekivanja.</w:t>
      </w:r>
    </w:p>
    <w:p w14:paraId="39F4DE6E" w14:textId="5254AFC7" w:rsidR="00C955CE" w:rsidRDefault="00C7299E">
      <w:pPr>
        <w:spacing w:after="200"/>
      </w:pPr>
      <w:r>
        <w:t>Komunikacija</w:t>
      </w:r>
      <w:r w:rsidR="7A8A4F16">
        <w:t xml:space="preserve"> je</w:t>
      </w:r>
      <w:r>
        <w:t>, dakle, djelovanje</w:t>
      </w:r>
      <w:r w:rsidR="7A8A4F16">
        <w:t>, čak i kad samo opisuje stanje stvari.</w:t>
      </w:r>
      <w:r>
        <w:t xml:space="preserve"> Teorija govornih činova (Austin, 1962; Searle, 1969) pruža ključan uvid u tu djelatnu narav jezika. Svaki iskaz, osim što prenosi određeni sadržaj (lokocijski čin), istodobno izvršava i neku radnju (ilokucijski čin), kao što je obećanje, zapovijed, pitanje, upozorenje ili imenovanje. Kad sudac izgovori »Proglašavam vas </w:t>
      </w:r>
      <w:r>
        <w:lastRenderedPageBreak/>
        <w:t>krivim«, on ne opisuje stanje, već ga stvara, mijenjajući time pravni i društveni položaj optuženika. Kada dvoje ljudi izgovori bračne zavjete, oni svojim riječima uspostavljaju novi društveni odnos s pripadajućim pravima i obvezama. Riječi tako postaju društvena djela s opipljivim posljedicama, a njihova moć počiva na kolektivnom prihvaćanju i priznavanju njihove valjanosti unutar određene zajednice.</w:t>
      </w:r>
    </w:p>
    <w:p w14:paraId="0205F55C" w14:textId="29FC4302" w:rsidR="00C955CE" w:rsidRDefault="00C7299E">
      <w:pPr>
        <w:spacing w:after="200"/>
      </w:pPr>
      <w:r>
        <w:rPr>
          <w:szCs w:val="22"/>
        </w:rPr>
        <w:t xml:space="preserve">Upravo se kroz ponavljanje i uzajamno priznavanje takvih govornih činova uspostavljaju i učvršćuju socijalne strukture poput normi, uloga i hijerarhija. Društvene norme nisu zapisane samo u zakonima, već se svakodnevno potvrđuju i prenose kroz komunikaciju – kroz odobravanje, prijekor, savjet ili ogovaranje. Socijalne uloge, kao što su uloge </w:t>
      </w:r>
      <w:r>
        <w:rPr>
          <w:i/>
          <w:szCs w:val="22"/>
        </w:rPr>
        <w:t>liječnika</w:t>
      </w:r>
      <w:r>
        <w:rPr>
          <w:szCs w:val="22"/>
        </w:rPr>
        <w:t xml:space="preserve">, </w:t>
      </w:r>
      <w:r>
        <w:rPr>
          <w:i/>
          <w:szCs w:val="22"/>
        </w:rPr>
        <w:t>učitelja</w:t>
      </w:r>
      <w:r>
        <w:rPr>
          <w:szCs w:val="22"/>
        </w:rPr>
        <w:t xml:space="preserve"> ili </w:t>
      </w:r>
      <w:r>
        <w:rPr>
          <w:i/>
          <w:szCs w:val="22"/>
        </w:rPr>
        <w:t>roditelja</w:t>
      </w:r>
      <w:r>
        <w:rPr>
          <w:szCs w:val="22"/>
        </w:rPr>
        <w:t>, sa sobom nose specifične komunikacijske obrasce i očekivanja. Način na koji se obraćamo osobi na položaju moći, jezični registri koje rabimo u formalnim i neformalnim situacijama, kao i diskursi kojima se legitimiraju ili osporavaju postojeći odnosi, izravno održavaju i reproduciraju društvenu hijerarhiju. Jezik tako postaje mehanizam kojim se društveni poredak neprestano legitimizira i održava.</w:t>
      </w:r>
    </w:p>
    <w:p w14:paraId="39A28444" w14:textId="5485924D" w:rsidR="00C955CE" w:rsidRDefault="00C7299E">
      <w:pPr>
        <w:spacing w:after="200"/>
      </w:pPr>
      <w:r>
        <w:rPr>
          <w:szCs w:val="22"/>
        </w:rPr>
        <w:t xml:space="preserve">Unutar te jezično satkane arhitekture djeluje </w:t>
      </w:r>
      <w:r>
        <w:rPr>
          <w:b/>
          <w:szCs w:val="22"/>
        </w:rPr>
        <w:t>agent</w:t>
      </w:r>
      <w:r>
        <w:rPr>
          <w:szCs w:val="22"/>
        </w:rPr>
        <w:t xml:space="preserve">, pojedinac koji se služi komunikacijom za ostvarenje svojih ciljeva, snalaženje u društvenim odnosima i oblikovanje vlastitoga identiteta. </w:t>
      </w:r>
      <w:r w:rsidR="425CEF4F">
        <w:t xml:space="preserve">Agent je </w:t>
      </w:r>
      <w:r>
        <w:rPr>
          <w:szCs w:val="22"/>
        </w:rPr>
        <w:t xml:space="preserve">aktivni sudionik </w:t>
      </w:r>
      <w:r w:rsidR="425CEF4F">
        <w:t xml:space="preserve">struktura </w:t>
      </w:r>
      <w:r>
        <w:rPr>
          <w:szCs w:val="22"/>
        </w:rPr>
        <w:t>i, ponekad, preoblikovatelj. On pregovara o svojemu položaju, izražava pripadnost određenim skupinama, osporava postojeće odnose moći ili ih pak potvrđuje. Svaka komunikacijska interakcija prilika je za potvrđivanje postojećeg poretka, ali i za njegovo suptilno ili otvoreno mijenjanje. Kroz jezičnu kreativnost, nove metafore, promjenu značenja riječi ili stvaranje novih narativa, agenti mogu postupno preoblikovati i samu arhitekturu društva.</w:t>
      </w:r>
    </w:p>
    <w:p w14:paraId="3890DC13" w14:textId="3BD57572" w:rsidR="57E322ED" w:rsidRDefault="57E322ED" w:rsidP="57E322ED">
      <w:pPr>
        <w:spacing w:after="200"/>
      </w:pPr>
      <w:r>
        <w:rPr>
          <w:noProof/>
        </w:rPr>
        <w:lastRenderedPageBreak/>
        <w:drawing>
          <wp:inline distT="0" distB="0" distL="0" distR="0" wp14:anchorId="5EA63ABD" wp14:editId="1902CB38">
            <wp:extent cx="3371850" cy="5724525"/>
            <wp:effectExtent l="0" t="0" r="0" b="0"/>
            <wp:docPr id="15199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8710" name=""/>
                    <pic:cNvPicPr/>
                  </pic:nvPicPr>
                  <pic:blipFill>
                    <a:blip r:embed="rId29">
                      <a:extLst>
                        <a:ext uri="{28A0092B-C50C-407E-A947-70E740481C1C}">
                          <a14:useLocalDpi xmlns:a14="http://schemas.microsoft.com/office/drawing/2010/main" val="0"/>
                        </a:ext>
                      </a:extLst>
                    </a:blip>
                    <a:stretch>
                      <a:fillRect/>
                    </a:stretch>
                  </pic:blipFill>
                  <pic:spPr>
                    <a:xfrm>
                      <a:off x="0" y="0"/>
                      <a:ext cx="3371850" cy="5724525"/>
                    </a:xfrm>
                    <a:prstGeom prst="rect">
                      <a:avLst/>
                    </a:prstGeom>
                  </pic:spPr>
                </pic:pic>
              </a:graphicData>
            </a:graphic>
          </wp:inline>
        </w:drawing>
      </w:r>
    </w:p>
    <w:p w14:paraId="4CD2D421" w14:textId="22151B22" w:rsidR="00C955CE" w:rsidRDefault="00C7299E">
      <w:pPr>
        <w:spacing w:after="200"/>
      </w:pPr>
      <w:commentRangeStart w:id="114"/>
      <w:r w:rsidRPr="587B9D2F">
        <w:rPr>
          <w:b/>
        </w:rPr>
        <w:t>Prikaz</w:t>
      </w:r>
      <w:commentRangeEnd w:id="114"/>
      <w:r>
        <w:rPr>
          <w:rStyle w:val="CommentReference"/>
        </w:rPr>
        <w:commentReference w:id="114"/>
      </w:r>
      <w:r w:rsidRPr="587B9D2F">
        <w:rPr>
          <w:b/>
        </w:rPr>
        <w:t>: Kružni proces izgradnje društvene strukture kroz jezik</w:t>
      </w:r>
    </w:p>
    <w:p w14:paraId="4F20D226" w14:textId="1FF18234" w:rsidR="00C955CE" w:rsidRDefault="00C7299E">
      <w:pPr>
        <w:spacing w:after="200"/>
      </w:pPr>
      <w:r>
        <w:rPr>
          <w:szCs w:val="22"/>
        </w:rPr>
        <w:t xml:space="preserve">Zaključno, odnos jezika i društva </w:t>
      </w:r>
      <w:r w:rsidR="3F1503D0">
        <w:t>je snažno</w:t>
      </w:r>
      <w:r>
        <w:t xml:space="preserve"> dijalektičan.</w:t>
      </w:r>
      <w:r>
        <w:rPr>
          <w:szCs w:val="22"/>
        </w:rPr>
        <w:t xml:space="preserve"> </w:t>
      </w:r>
      <w:r w:rsidR="3F1503D0">
        <w:t>Metaforično rečeno, jezična djelatnost</w:t>
      </w:r>
      <w:r>
        <w:rPr>
          <w:szCs w:val="22"/>
        </w:rPr>
        <w:t xml:space="preserve"> je istodobno i gradivo i graditelj, i nacrt i sama građevina. Komunikacijom se socijalne strukture neprestano grade, popravljaju i prilagođavaju novim okolnostima. On oblikuje društvo, no društvo sa svojim mijenama, sukobima i dogovorima povratno oblikuje i mijenja sam jezik. Razumijevanje te neraskidive veze ključno je za svako dublje promišljanje o naravi ljudske zajednice i mehanizmima njezina opstanka i razvoja.</w:t>
      </w:r>
    </w:p>
    <w:p w14:paraId="3DBA10F0" w14:textId="77777777" w:rsidR="00C955CE" w:rsidRDefault="00C7299E" w:rsidP="007354D0">
      <w:pPr>
        <w:pStyle w:val="Heading2"/>
      </w:pPr>
      <w:bookmarkStart w:id="115" w:name="_Toc203222005"/>
      <w:r>
        <w:t>4.4</w:t>
      </w:r>
      <w:r>
        <w:tab/>
        <w:t>LLM-ovi kao komunikacijski akteri: oblikovanje društvenog konteksta kroz algoritamsku interakciju</w:t>
      </w:r>
      <w:bookmarkEnd w:id="115"/>
    </w:p>
    <w:p w14:paraId="2628A107" w14:textId="10066CFB" w:rsidR="00C955CE" w:rsidRDefault="00C7299E">
      <w:pPr>
        <w:spacing w:after="200"/>
      </w:pPr>
      <w:r>
        <w:t xml:space="preserve">Veliki jezični modeli (LLM-ovi) u suvremenom digitalnom okružju nadilaze ulogu pukih alata za obradu informacija te postaju djelatni sudionici u komunikacijskim procesima. Njihova sposobnost generiranja jezično složenih i kontekstualno prilagođenih odgovora omogućuje im da djeluju kao </w:t>
      </w:r>
      <w:r w:rsidRPr="7A8A4F16">
        <w:rPr>
          <w:b/>
        </w:rPr>
        <w:t>komunikacijski agenti</w:t>
      </w:r>
      <w:r>
        <w:t xml:space="preserve">, čija interakcija s korisnicima izravno utječe na oblikovanje društvenoga konteksta. </w:t>
      </w:r>
      <w:r w:rsidR="7A8A4F16">
        <w:t>Ta uloga</w:t>
      </w:r>
      <w:r>
        <w:t xml:space="preserve"> zadire u same temelje ljudske komunikacije i društvenosti.</w:t>
      </w:r>
    </w:p>
    <w:p w14:paraId="7FB65B36" w14:textId="72253A09" w:rsidR="00C955CE" w:rsidRDefault="00C7299E">
      <w:pPr>
        <w:spacing w:after="200"/>
      </w:pPr>
      <w:r>
        <w:t xml:space="preserve">Središnji mehanizam kroz koji LLM-ovi ostvaruju svoj društveni utjecaj jest stvaranje snažnog osjećaja </w:t>
      </w:r>
      <w:r w:rsidRPr="7A8A4F16">
        <w:rPr>
          <w:b/>
        </w:rPr>
        <w:t>društvene prisutnosti</w:t>
      </w:r>
      <w:r>
        <w:t xml:space="preserve">. Kada korisnik stupa u interakciju s LLM-om, on doživljava </w:t>
      </w:r>
      <w:r>
        <w:lastRenderedPageBreak/>
        <w:t xml:space="preserve">komunikaciju koja oponaša ljudski razgovor – model razumije upite, održava tijek konverzacije i pruža relevantne odgovore. </w:t>
      </w:r>
      <w:r w:rsidR="7A8A4F16">
        <w:t>Interakcija takvog tipa</w:t>
      </w:r>
      <w:r>
        <w:t xml:space="preserve"> potiče imanentnu ljudsku sklonost </w:t>
      </w:r>
      <w:r w:rsidRPr="7A8A4F16">
        <w:rPr>
          <w:b/>
        </w:rPr>
        <w:t>antropomorfizaciji</w:t>
      </w:r>
      <w:r>
        <w:t>, odnosno pripisivanju ljudskih svojstava, namjera i osjećaja entitetima koji ih ne posjeduju. Korisnik stoga ne doživljava LLM kao statičan program, već kao sugovornika, što stvara privid autentične socijalne razmjene.</w:t>
      </w:r>
    </w:p>
    <w:p w14:paraId="11D62660" w14:textId="77777777" w:rsidR="00C955CE" w:rsidRDefault="00C7299E">
      <w:pPr>
        <w:spacing w:after="200"/>
      </w:pPr>
      <w:r>
        <w:rPr>
          <w:szCs w:val="22"/>
        </w:rPr>
        <w:t xml:space="preserve">Taj se fenomen može podrobnije tumačiti kroz prizmu </w:t>
      </w:r>
      <w:r>
        <w:rPr>
          <w:b/>
          <w:szCs w:val="22"/>
        </w:rPr>
        <w:t>teorije parasocijalne interakcije</w:t>
      </w:r>
      <w:r>
        <w:rPr>
          <w:szCs w:val="22"/>
        </w:rPr>
        <w:t>, koju su izvorno razvili Horton i Wohl (1956) za opisivanje odnosa publike s medijskim ličnostima. Parasocijalna interakcija opisuje jednostranu vezu u kojoj gledatelj ili slušatelj razvija osjećaj prisnosti, prijateljstva i intimnosti s medijskom figurom, unatoč tomu što ta figura nije svjesna njegova postojanja. U slučaju LLM-ova, ova se teorija pokazuje iznimno primjenjivom. Korisnik ulaže kognitivni i emocionalni napor u interakciju, dok LLM, kao algoritam, pruža simulaciju reciprociteta. Stvara se iluzija dvosmjerne komunikacije koja može dovesti do razvijanja snažne afektivne veze s umjetnim agentom, iako je riječ o fundamentalno asimetričnom odnosu.</w:t>
      </w:r>
    </w:p>
    <w:p w14:paraId="5F8AD8CF" w14:textId="5C1D8D54" w:rsidR="00C955CE" w:rsidRDefault="00C7299E">
      <w:pPr>
        <w:spacing w:after="200"/>
      </w:pPr>
      <w:r>
        <w:t xml:space="preserve">Nadalje, djelovanje LLM-ova kao komunikacijskih aktera izravno oblikuje i preoblikuje društveni kontekst na dvije ključne razine. Prvo, oni djeluju kao </w:t>
      </w:r>
      <w:r w:rsidRPr="7A8A4F16">
        <w:rPr>
          <w:b/>
        </w:rPr>
        <w:t>zrcala i pojačivači postojećih društvenih normi</w:t>
      </w:r>
      <w:r>
        <w:t>. Budući da su uvježbani na golemim korpusima teksta proizašlih iz ljudske kulture, LLM-ovi u svojim odgovorima neizbježno reproduciraju ugrađene kulturne vrijednosti, stereotipe, predrasude i komunikacijske obrasce. Time ne samo da odražavaju postojeće društvene strukture, već ih i osnažuju i legitimiraju kroz ponavljajuću interakciju s milijunima korisnika. Njihovi odgovori postaju normativni referentni okviri za ono što se smatra prikladnim, točnim ili prihvatljivim.</w:t>
      </w:r>
    </w:p>
    <w:p w14:paraId="6CAC7648" w14:textId="6023E0E0" w:rsidR="00C955CE" w:rsidRDefault="00C7299E">
      <w:pPr>
        <w:spacing w:after="200"/>
      </w:pPr>
      <w:r>
        <w:t xml:space="preserve">Drugo, LLM-ovi sudjeluju u </w:t>
      </w:r>
      <w:r w:rsidRPr="7A8A4F16">
        <w:rPr>
          <w:b/>
        </w:rPr>
        <w:t>stvaranju novih komunikacijskih praksi i očekivanja</w:t>
      </w:r>
      <w:r>
        <w:t xml:space="preserve">. Algoritamska interakcija </w:t>
      </w:r>
      <w:r w:rsidR="7A8A4F16">
        <w:t>je dvosmjeran</w:t>
      </w:r>
      <w:r>
        <w:t xml:space="preserve"> proces; korisnici se također prilagođavaju specifičnostima komunikacije s umjetnim agentima. Oni uče kako postavljati pitanja da bi dobili što bolji odgovor, usvajaju određeni stil komunikacije koji je optimiziran za stroj te se navikavaju na trenutnu dostupnost i prividnu sveznanje svojeg digitalnog sugovornika. Na taj se način događa su-oblikovanje komunikacijskih normi, gdje algoritamska logika postupno počinje utjecati na ljudska očekivanja od komunikacije općenito, uključujući i onu s drugim ljudima.</w:t>
      </w:r>
    </w:p>
    <w:p w14:paraId="2F429661" w14:textId="77777777" w:rsidR="00C955CE" w:rsidRDefault="00C7299E">
      <w:pPr>
        <w:spacing w:after="200"/>
      </w:pPr>
      <w:r>
        <w:rPr>
          <w:szCs w:val="22"/>
        </w:rPr>
        <w:t>```mermaid</w:t>
      </w:r>
    </w:p>
    <w:p w14:paraId="288FC235" w14:textId="77777777" w:rsidR="00C955CE" w:rsidRDefault="00C7299E">
      <w:pPr>
        <w:spacing w:after="200"/>
      </w:pPr>
      <w:r>
        <w:rPr>
          <w:szCs w:val="22"/>
        </w:rPr>
        <w:t>graph LR</w:t>
      </w:r>
    </w:p>
    <w:p w14:paraId="2E1A4339" w14:textId="77777777" w:rsidR="00C955CE" w:rsidRDefault="00C7299E">
      <w:pPr>
        <w:spacing w:after="200"/>
      </w:pPr>
      <w:r>
        <w:rPr>
          <w:szCs w:val="22"/>
        </w:rPr>
        <w:t>subgraph Ciklus algoritamskog oblikovanja konteksta</w:t>
      </w:r>
    </w:p>
    <w:p w14:paraId="40919EA0" w14:textId="77777777" w:rsidR="00C955CE" w:rsidRDefault="00C7299E">
      <w:pPr>
        <w:spacing w:after="200"/>
      </w:pPr>
      <w:r>
        <w:rPr>
          <w:szCs w:val="22"/>
        </w:rPr>
        <w:t>direction LR</w:t>
      </w:r>
    </w:p>
    <w:p w14:paraId="2D7F2D74" w14:textId="77777777" w:rsidR="00C955CE" w:rsidRDefault="00C7299E">
      <w:pPr>
        <w:spacing w:after="200"/>
      </w:pPr>
      <w:r>
        <w:rPr>
          <w:szCs w:val="22"/>
        </w:rPr>
        <w:t>A(Korisnik) -- 1. Interakcija (upit) --&gt; B(LLM Agent);</w:t>
      </w:r>
    </w:p>
    <w:p w14:paraId="02FF8001" w14:textId="77777777" w:rsidR="00C955CE" w:rsidRDefault="00C7299E">
      <w:pPr>
        <w:spacing w:after="200"/>
      </w:pPr>
      <w:r>
        <w:rPr>
          <w:szCs w:val="22"/>
        </w:rPr>
        <w:t>B -- 2. Generiranje odgovora &lt;br&gt;(utemeljeno na podacima) --&gt; A;</w:t>
      </w:r>
    </w:p>
    <w:p w14:paraId="1EDE5712" w14:textId="77777777" w:rsidR="00C955CE" w:rsidRDefault="00C7299E">
      <w:pPr>
        <w:spacing w:after="200"/>
      </w:pPr>
      <w:r>
        <w:rPr>
          <w:szCs w:val="22"/>
        </w:rPr>
        <w:t>B -- Utemeljen na --&gt; D[Podaci o obuci &lt;br&gt; &lt;i&gt;(postojeće društvene norme i pristranosti)&lt;/i&gt;];</w:t>
      </w:r>
    </w:p>
    <w:p w14:paraId="52BF0390" w14:textId="77777777" w:rsidR="00C955CE" w:rsidRDefault="00C7299E">
      <w:pPr>
        <w:spacing w:after="200"/>
      </w:pPr>
      <w:r>
        <w:rPr>
          <w:szCs w:val="22"/>
        </w:rPr>
        <w:t>A -- 3. Percepcija i prilagodba ponašanja --&gt; C(Oblikovani društveni kontekst);</w:t>
      </w:r>
    </w:p>
    <w:p w14:paraId="04F89ABC" w14:textId="77777777" w:rsidR="00C955CE" w:rsidRDefault="00C7299E">
      <w:pPr>
        <w:spacing w:after="200"/>
      </w:pPr>
      <w:r>
        <w:rPr>
          <w:szCs w:val="22"/>
        </w:rPr>
        <w:t>C -- 4. Povratni utjecaj &lt;br&gt; &lt;i&gt;(stvaranje novih podataka i normi)&lt;/i&gt; --&gt; D;</w:t>
      </w:r>
    </w:p>
    <w:p w14:paraId="5054D598" w14:textId="77777777" w:rsidR="00C955CE" w:rsidRDefault="00C7299E">
      <w:pPr>
        <w:spacing w:after="200"/>
      </w:pPr>
      <w:r>
        <w:rPr>
          <w:szCs w:val="22"/>
        </w:rPr>
        <w:t>end</w:t>
      </w:r>
    </w:p>
    <w:p w14:paraId="61930401" w14:textId="77777777" w:rsidR="00C955CE" w:rsidRDefault="00C7299E">
      <w:pPr>
        <w:spacing w:after="200"/>
      </w:pPr>
      <w:r>
        <w:rPr>
          <w:szCs w:val="22"/>
        </w:rPr>
        <w:t>style A fill:#fff,stroke:#333,stroke-width:2px</w:t>
      </w:r>
    </w:p>
    <w:p w14:paraId="600D87C2" w14:textId="77777777" w:rsidR="00C955CE" w:rsidRDefault="00C7299E">
      <w:pPr>
        <w:spacing w:after="200"/>
      </w:pPr>
      <w:r>
        <w:rPr>
          <w:szCs w:val="22"/>
        </w:rPr>
        <w:t>style B fill:#e6f3ff,stroke:#0055cc,stroke-width:2px</w:t>
      </w:r>
    </w:p>
    <w:p w14:paraId="021DFED0" w14:textId="77777777" w:rsidR="00C955CE" w:rsidRDefault="00C7299E">
      <w:pPr>
        <w:spacing w:after="200"/>
      </w:pPr>
      <w:r>
        <w:rPr>
          <w:szCs w:val="22"/>
        </w:rPr>
        <w:t>style C fill:#fff,stroke:#333,stroke-width:2px</w:t>
      </w:r>
    </w:p>
    <w:p w14:paraId="53C5232A" w14:textId="77777777" w:rsidR="00C955CE" w:rsidRDefault="00C7299E">
      <w:pPr>
        <w:spacing w:after="200"/>
      </w:pPr>
      <w:r>
        <w:rPr>
          <w:szCs w:val="22"/>
        </w:rPr>
        <w:t>style D fill:#f0f0f0,stroke:#666,stroke-width:1px,stroke-dasharray: 5 5</w:t>
      </w:r>
    </w:p>
    <w:p w14:paraId="4CE2E58A" w14:textId="77777777" w:rsidR="00C955CE" w:rsidRDefault="00C7299E">
      <w:pPr>
        <w:spacing w:after="200"/>
      </w:pPr>
      <w:r>
        <w:rPr>
          <w:szCs w:val="22"/>
        </w:rPr>
        <w:lastRenderedPageBreak/>
        <w:t>```</w:t>
      </w:r>
    </w:p>
    <w:p w14:paraId="378CC376" w14:textId="619DAC1A" w:rsidR="00C955CE" w:rsidRDefault="00C7299E">
      <w:pPr>
        <w:spacing w:after="200"/>
      </w:pPr>
      <w:r>
        <w:rPr>
          <w:b/>
          <w:szCs w:val="22"/>
        </w:rPr>
        <w:t>Prikaz.</w:t>
      </w:r>
      <w:r>
        <w:rPr>
          <w:i/>
          <w:szCs w:val="22"/>
        </w:rPr>
        <w:t xml:space="preserve"> </w:t>
      </w:r>
      <w:r>
        <w:rPr>
          <w:szCs w:val="22"/>
        </w:rPr>
        <w:t>Shematski prikaz ciklusa u kojem interakcija korisnika s LLM-om oblikuje društveni kontekst, koji zatim povratno utječe na buduće podatke za obuku modela.</w:t>
      </w:r>
    </w:p>
    <w:p w14:paraId="2E336806" w14:textId="77777777" w:rsidR="00C955CE" w:rsidRDefault="00C7299E">
      <w:pPr>
        <w:spacing w:after="200"/>
      </w:pPr>
      <w:r>
        <w:rPr>
          <w:szCs w:val="22"/>
        </w:rPr>
        <w:t xml:space="preserve">Ključno je, međutim, raspoznati narav ovoga novog komunikacijskog aktera. LLM je </w:t>
      </w:r>
      <w:r>
        <w:rPr>
          <w:b/>
          <w:szCs w:val="22"/>
        </w:rPr>
        <w:t>algoritamski agent</w:t>
      </w:r>
      <w:r>
        <w:rPr>
          <w:szCs w:val="22"/>
        </w:rPr>
        <w:t>, čije djelovanje nije vođeno intencijom, sviješću ili autentičnim emocijama, već statističkim obrascima prepoznatima u podacima. Njegova sposobnost sudjelovanja u naizgled smislenom razgovoru proizlazi iz sofisticirane simulacije, a ne iz istinskog razumijevanja. Opasnost leži upravo u zamućivanju te granice, gdje privid društvenosti može biti pogrešno protumačen kao stvarna socijalna i emocionalna prisutnost.</w:t>
      </w:r>
    </w:p>
    <w:p w14:paraId="052A8613" w14:textId="0DA4B6F2" w:rsidR="00C955CE" w:rsidRDefault="7A8A4F16">
      <w:pPr>
        <w:spacing w:after="200"/>
      </w:pPr>
      <w:r>
        <w:t>Interakcija</w:t>
      </w:r>
      <w:r w:rsidR="00C7299E">
        <w:t xml:space="preserve"> s velikim jezičnim modelima </w:t>
      </w:r>
      <w:r>
        <w:t>je, dakle,</w:t>
      </w:r>
      <w:r w:rsidR="00C7299E">
        <w:t xml:space="preserve"> duboko društveni čin s dalekosežnim posljedicama</w:t>
      </w:r>
      <w:r>
        <w:t xml:space="preserve"> koje nadilaze samu razmjenu informacija.</w:t>
      </w:r>
      <w:r w:rsidR="00C7299E">
        <w:t xml:space="preserve"> Kao komunikacijski akteri, LLM-ovi aktivno sudjeluju u perpetuiranju starih i stvaranju novih društvenih normi, čime preoblikuju naše poimanje komunikacije, međuljudskih odnosa i same društvene stvarnosti. Razumijevanje dinamike te algoritamske interakcije postaje stoga nezaobilaznim preduvjetom za snalaženje u svijetu u kojem granice između ljudskog i umjetnog postaju sve propusnije.</w:t>
      </w:r>
    </w:p>
    <w:p w14:paraId="2C3948A5" w14:textId="77777777" w:rsidR="00C955CE" w:rsidRDefault="00C7299E" w:rsidP="007354D0">
      <w:pPr>
        <w:pStyle w:val="Heading3"/>
      </w:pPr>
      <w:bookmarkStart w:id="116" w:name="_Toc203222006"/>
      <w:r>
        <w:t>4.4.1</w:t>
      </w:r>
      <w:r>
        <w:tab/>
        <w:t>Jezik kao ogledalo i kalup identiteta: utjecaj AI agenata na naše "ja"</w:t>
      </w:r>
      <w:bookmarkEnd w:id="116"/>
    </w:p>
    <w:p w14:paraId="2CA4A66D" w14:textId="406690E1" w:rsidR="00C955CE" w:rsidRDefault="00C7299E">
      <w:pPr>
        <w:spacing w:after="200"/>
      </w:pPr>
      <w:r>
        <w:rPr>
          <w:szCs w:val="22"/>
        </w:rPr>
        <w:t>U složenoj tapiseriji ljudskoga postojanja, jezik se ukazuje kao temeljno tkanje koje oblikuje i odražava naš identitet. On je djelatna sila koja strukturira naše misli, uobličuje osjećaje i posreduje naš odnos sa svijetom i s drugima. Kroz jezik, naša nutrina – misli, osjećaji, sjećanja i vrijednosti – dobiva opipljiv oblik i postaje vidljiva drugima, zrcaleći se u riječima koje biramo i načinima na koje ih sklapamo u rečenice. Istodobno, jezikom usvajamo i kulturne obrasce, društvene norme i kolektivna sjećanja koja nas smještaju unutar zajednice, djelujući tako kao kalup koji našu individualnost suoblikuje s kolektivnim nasljeđem.</w:t>
      </w:r>
    </w:p>
    <w:p w14:paraId="43917E30" w14:textId="3AFA034B" w:rsidR="00C955CE" w:rsidRDefault="00C7299E">
      <w:pPr>
        <w:spacing w:after="200"/>
      </w:pPr>
      <w:r>
        <w:t xml:space="preserve">Pojavom i sve širom primjenom umjetnointeligentnih agenata, od jednostavnih razgovornih botova do naprednih jezičnih modela, ulazimo u novo razdoblje u kojem se ta temeljna veza između jezika i identiteta suočava s dosad neviđenim izazovima i preobrazbama. </w:t>
      </w:r>
      <w:r w:rsidR="7A8A4F16">
        <w:t>Naime, agenti</w:t>
      </w:r>
      <w:r>
        <w:t xml:space="preserve"> postaju naši sugovornici, sustvaratelji tekstova i stalni posrednici u digitalnoj komunikaciji. Njihova prisutnost uvodi novu, algoritamsku dimenziju u ekologiju našeg jezičnog izraza, s dubokim implikacijama za naše poimanje vlastitoga "ja".</w:t>
      </w:r>
    </w:p>
    <w:p w14:paraId="3FA2C211" w14:textId="77777777" w:rsidR="00C955CE" w:rsidRDefault="00C7299E">
      <w:pPr>
        <w:spacing w:after="200"/>
      </w:pPr>
      <w:r>
        <w:rPr>
          <w:szCs w:val="22"/>
        </w:rPr>
        <w:t>Jedan od ključnih procesa odvija se kroz suptilnu, ali postojanu prilagodbu. Stalna interakcija s AI agentima, koji su često uvježbani na golemim, ali i pročišćenim te standardiziranim jezičnim korpusima, može postupno i neprimjetno utjecati na naš vlastiti jezični izraz. U težnji za učinkovitijom komunikacijom s algoritmom, korisnik može nesvjesno početi usvajati jednostavnije sintaktičke strukture, neutralniji rječnik i stil koji pogoduje strojnoj obradi. Takav proces, premda naizgled bezazlen, može voditi eroziji jezične raznolikosti te potiskivanju individualnih, regionalnih ili supkulturnih jezičnih osebujnosti. Naše "ja", koje se zrcali u jeziku, moglo bi tako postati uniformiranije, prilagođeno algoritamski posredovanoj normi.</w:t>
      </w:r>
    </w:p>
    <w:p w14:paraId="61FBDCB7" w14:textId="77777777" w:rsidR="00C955CE" w:rsidRDefault="00C7299E">
      <w:pPr>
        <w:spacing w:after="200"/>
      </w:pPr>
      <w:r>
        <w:rPr>
          <w:szCs w:val="22"/>
        </w:rPr>
        <w:t>```mermaid</w:t>
      </w:r>
    </w:p>
    <w:p w14:paraId="164F50D1" w14:textId="77777777" w:rsidR="00C955CE" w:rsidRDefault="00C7299E">
      <w:pPr>
        <w:spacing w:after="200"/>
      </w:pPr>
      <w:r>
        <w:rPr>
          <w:szCs w:val="22"/>
        </w:rPr>
        <w:t>graph LR</w:t>
      </w:r>
    </w:p>
    <w:p w14:paraId="7BDC30D2" w14:textId="77777777" w:rsidR="00C955CE" w:rsidRDefault="00C7299E">
      <w:pPr>
        <w:spacing w:after="200"/>
      </w:pPr>
      <w:r>
        <w:rPr>
          <w:szCs w:val="22"/>
        </w:rPr>
        <w:t>subgraph "Kružni proces oblikovanja identiteta"</w:t>
      </w:r>
    </w:p>
    <w:p w14:paraId="4949F2C2" w14:textId="77777777" w:rsidR="00C955CE" w:rsidRDefault="00C7299E">
      <w:pPr>
        <w:spacing w:after="200"/>
      </w:pPr>
      <w:r>
        <w:rPr>
          <w:szCs w:val="22"/>
        </w:rPr>
        <w:t>A[Ljudsko 'ja' &lt;br&gt;&lt;i&gt;(Identitet, stavovi, vrijednosti)&lt;/i&gt;] --&gt;|zrcali se u| B(Vlastiti jezični izraz);</w:t>
      </w:r>
    </w:p>
    <w:p w14:paraId="34F2C9BB" w14:textId="77777777" w:rsidR="00C955CE" w:rsidRDefault="00C7299E">
      <w:pPr>
        <w:spacing w:after="200"/>
      </w:pPr>
      <w:r>
        <w:rPr>
          <w:szCs w:val="22"/>
        </w:rPr>
        <w:t>B --&gt;|komunicira s| C{AI Agent};</w:t>
      </w:r>
    </w:p>
    <w:p w14:paraId="6131C8D3" w14:textId="77777777" w:rsidR="00C955CE" w:rsidRDefault="00C7299E">
      <w:pPr>
        <w:spacing w:after="200"/>
      </w:pPr>
      <w:r>
        <w:rPr>
          <w:szCs w:val="22"/>
        </w:rPr>
        <w:t>C --&gt;|odgovara putem| D(Algoritamski oblikovan jezik &lt;br&gt;&lt;i&gt;standardiziran, neutralan&lt;/i&gt;);</w:t>
      </w:r>
    </w:p>
    <w:p w14:paraId="4DF221D7" w14:textId="77777777" w:rsidR="00C955CE" w:rsidRDefault="00C7299E">
      <w:pPr>
        <w:spacing w:after="200"/>
      </w:pPr>
      <w:r>
        <w:rPr>
          <w:szCs w:val="22"/>
        </w:rPr>
        <w:t>D --&gt;|utječe na| E(Korisnikovu prilagodbu jezika);</w:t>
      </w:r>
    </w:p>
    <w:p w14:paraId="5D09111E" w14:textId="77777777" w:rsidR="00C955CE" w:rsidRDefault="00C7299E">
      <w:pPr>
        <w:spacing w:after="200"/>
      </w:pPr>
      <w:r>
        <w:rPr>
          <w:szCs w:val="22"/>
        </w:rPr>
        <w:lastRenderedPageBreak/>
        <w:t>E --&gt;|povratno oblikuje| A;</w:t>
      </w:r>
    </w:p>
    <w:p w14:paraId="3FE287D6" w14:textId="77777777" w:rsidR="00C955CE" w:rsidRDefault="00C7299E">
      <w:pPr>
        <w:spacing w:after="200"/>
      </w:pPr>
      <w:r>
        <w:rPr>
          <w:szCs w:val="22"/>
        </w:rPr>
        <w:t>end</w:t>
      </w:r>
    </w:p>
    <w:p w14:paraId="7081F1B5" w14:textId="77777777" w:rsidR="00C955CE" w:rsidRDefault="00C7299E">
      <w:pPr>
        <w:spacing w:after="200"/>
      </w:pPr>
      <w:r>
        <w:rPr>
          <w:szCs w:val="22"/>
        </w:rPr>
        <w:t>style A fill:#ffffff,stroke:#333,stroke-width:2px</w:t>
      </w:r>
    </w:p>
    <w:p w14:paraId="4422AC35" w14:textId="77777777" w:rsidR="00C955CE" w:rsidRDefault="00C7299E">
      <w:pPr>
        <w:spacing w:after="200"/>
      </w:pPr>
      <w:r>
        <w:rPr>
          <w:szCs w:val="22"/>
        </w:rPr>
        <w:t>style B fill:#ffffff,stroke:#333,stroke-width:2px</w:t>
      </w:r>
    </w:p>
    <w:p w14:paraId="0135460C" w14:textId="77777777" w:rsidR="00C955CE" w:rsidRDefault="00C7299E">
      <w:pPr>
        <w:spacing w:after="200"/>
      </w:pPr>
      <w:r>
        <w:rPr>
          <w:szCs w:val="22"/>
        </w:rPr>
        <w:t>style C fill:#f9f,stroke:#333,stroke-width:2px</w:t>
      </w:r>
    </w:p>
    <w:p w14:paraId="73CCF733" w14:textId="77777777" w:rsidR="00C955CE" w:rsidRDefault="00C7299E">
      <w:pPr>
        <w:spacing w:after="200"/>
      </w:pPr>
      <w:r>
        <w:rPr>
          <w:szCs w:val="22"/>
        </w:rPr>
        <w:t>style D fill:#ffffff,stroke:#333,stroke-width:2px</w:t>
      </w:r>
    </w:p>
    <w:p w14:paraId="19344C41" w14:textId="77777777" w:rsidR="00C955CE" w:rsidRDefault="00C7299E">
      <w:pPr>
        <w:spacing w:after="200"/>
      </w:pPr>
      <w:r>
        <w:rPr>
          <w:szCs w:val="22"/>
        </w:rPr>
        <w:t>style E fill:#ffffff,stroke:#333,stroke-width:2px</w:t>
      </w:r>
    </w:p>
    <w:p w14:paraId="065E07D9" w14:textId="77777777" w:rsidR="00C955CE" w:rsidRDefault="00C7299E">
      <w:pPr>
        <w:spacing w:after="200"/>
        <w:rPr>
          <w:szCs w:val="22"/>
        </w:rPr>
      </w:pPr>
      <w:r>
        <w:rPr>
          <w:szCs w:val="22"/>
        </w:rPr>
        <w:t>```</w:t>
      </w:r>
    </w:p>
    <w:p w14:paraId="605FC614" w14:textId="15D5EC12" w:rsidR="00C955CE" w:rsidRDefault="002556E2" w:rsidP="0062295C">
      <w:pPr>
        <w:pStyle w:val="NormalWeb"/>
      </w:pPr>
      <w:r>
        <w:rPr>
          <w:noProof/>
        </w:rPr>
        <w:drawing>
          <wp:anchor distT="0" distB="0" distL="114300" distR="114300" simplePos="0" relativeHeight="251658240" behindDoc="1" locked="0" layoutInCell="1" allowOverlap="1" wp14:anchorId="031E0866" wp14:editId="411C857A">
            <wp:simplePos x="0" y="0"/>
            <wp:positionH relativeFrom="column">
              <wp:posOffset>0</wp:posOffset>
            </wp:positionH>
            <wp:positionV relativeFrom="paragraph">
              <wp:posOffset>0</wp:posOffset>
            </wp:positionV>
            <wp:extent cx="2013585" cy="4027805"/>
            <wp:effectExtent l="0" t="0" r="5715" b="0"/>
            <wp:wrapTight wrapText="bothSides">
              <wp:wrapPolygon edited="0">
                <wp:start x="0" y="0"/>
                <wp:lineTo x="0" y="21454"/>
                <wp:lineTo x="21457" y="21454"/>
                <wp:lineTo x="21457" y="0"/>
                <wp:lineTo x="0" y="0"/>
              </wp:wrapPolygon>
            </wp:wrapTight>
            <wp:docPr id="91936032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0324" name="Picture 2" descr="A diagram of a dia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3585" cy="402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99E">
        <w:rPr>
          <w:b/>
          <w:bCs/>
          <w:sz w:val="22"/>
          <w:szCs w:val="22"/>
        </w:rPr>
        <w:t>Prikaz:</w:t>
      </w:r>
      <w:r w:rsidR="00C7299E">
        <w:rPr>
          <w:i/>
          <w:iCs/>
          <w:sz w:val="22"/>
          <w:szCs w:val="22"/>
        </w:rPr>
        <w:t xml:space="preserve"> </w:t>
      </w:r>
      <w:r w:rsidR="00C7299E">
        <w:rPr>
          <w:sz w:val="22"/>
          <w:szCs w:val="22"/>
        </w:rPr>
        <w:t>Shematski prikaz kružnog utjecaja interakcije s AI agentom na jezik i identitet. Ljudski identitet (A) izražava se jezikom (B), koji u interakciji s AI agentom (C) biva izložen algoritamski oblikovanom jeziku (D). To potiče jezičnu prilagodbu (E) koja povratno djeluje na i preoblikuje početni identitet (A).</w:t>
      </w:r>
    </w:p>
    <w:p w14:paraId="553EDA96" w14:textId="65C6BBEA" w:rsidR="00C955CE" w:rsidRDefault="00C7299E">
      <w:pPr>
        <w:spacing w:after="200"/>
      </w:pPr>
      <w:r>
        <w:t xml:space="preserve">Ta jezična prilagodba zadire u samu srž našeg poimanja sebe. Jezik kojim opisujemo svoja iskustva i gradimo osobne narative ključan je za naš osjećaj koherentnosti i autentičnosti. Već je Sherry Turkle (2011) upozoravala da tehnologija ne mijenja samo ono što činimo, već i ono što jesmo. U kontekstu AI agenata, to znači da oni, kao novi i utjecajni sugovornici, postaju svojevrsni "kalupi" koji mogu suptilno oblikovati naše stavove, vrijednosti pa čak i naš narativ o samima sebi. Ako algoritam favorizira pozitivne i neutralne sentimente, hoćemo li postupno naučiti potiskivati jezični izraz negativnih emocija? Ako nam neprestano nudi sadržaje koji potvrđuju naša postojeća uvjerenja, hoće li naš identitet postati zatvoreniji i manje otvoren za </w:t>
      </w:r>
      <w:commentRangeStart w:id="117"/>
      <w:r>
        <w:t>promjenu?</w:t>
      </w:r>
      <w:commentRangeEnd w:id="117"/>
      <w:r>
        <w:rPr>
          <w:rStyle w:val="CommentReference"/>
        </w:rPr>
        <w:commentReference w:id="117"/>
      </w:r>
    </w:p>
    <w:p w14:paraId="675486DB" w14:textId="77777777" w:rsidR="00C955CE" w:rsidRDefault="00C7299E">
      <w:pPr>
        <w:spacing w:after="200"/>
      </w:pPr>
      <w:r>
        <w:rPr>
          <w:szCs w:val="22"/>
        </w:rPr>
        <w:t>Ipak, odnos nije isključivo jednosmjeran ili nužno ograničavajući. AI agenti mogu poslužiti i kao platforme za jezično eksperimentiranje i stvaranje novih oblika izražavanja. Oni korisnicima omogućuju da isprobavaju različite stilske persone, istražuju granice jezika ili čak sudjeluju u stvaranju hibridnih tekstova u kojima se ljudska i strojna kreativnost isprepleću. U tom smislu, AI ne djeluje samo kao kalup koji sputava, već i kao kiparovo dlijeto koje, u rukama vještog korisnika, može pomoći u oblikovanju novih, slojevitijih i dinamičnijih osobnih i kolektivnih identiteta. Razumijevanje te dvojake prirode – jezika kao ogledala koje AI može uniformirati i kao kalupa koji AI može preoblikovati – presudno je za snalaženje u svijetu u kojem granice našega "ja" sve više određuje i dijalog sa strojem.</w:t>
      </w:r>
    </w:p>
    <w:p w14:paraId="44B6ABD9" w14:textId="68453113" w:rsidR="00C955CE" w:rsidRDefault="00C7299E" w:rsidP="007354D0">
      <w:pPr>
        <w:pStyle w:val="Heading3"/>
      </w:pPr>
      <w:bookmarkStart w:id="118" w:name="_Toc203222007"/>
      <w:r>
        <w:t>4.4.2 Jezik, umjetni inteligentni agenti i (re)konstrukcija stvarnosti: algoritamske leće i okviri značenja</w:t>
      </w:r>
      <w:bookmarkEnd w:id="118"/>
    </w:p>
    <w:p w14:paraId="2EEB74AE" w14:textId="77777777" w:rsidR="00C955CE" w:rsidRDefault="00C7299E">
      <w:pPr>
        <w:spacing w:after="200"/>
      </w:pPr>
      <w:r>
        <w:rPr>
          <w:szCs w:val="22"/>
        </w:rPr>
        <w:t xml:space="preserve">Promatranje umjetnih inteligentnih agenata isključivo kao pasivnih oruđa ili neutralnih posrednika informacija predstavlja temeljno nerazumijevanje njihove naravi i djelovanja u suvremenome svijetu. Njihova uloga nadilazi puko izvršavanje naredbi; oni se sve više potvrđuju kao djelatni sudionici u složenim procesima oblikovanja, tumačenja i, u konačnici, (re)konstrukcije naše društvene stvarnosti. Ključni medij kroz koji se to oblikovanje odvija jest jezik, shvaćen ne samo kao sustav znakova, već </w:t>
      </w:r>
      <w:r>
        <w:rPr>
          <w:szCs w:val="22"/>
        </w:rPr>
        <w:lastRenderedPageBreak/>
        <w:t>kao temeljno tkivo spoznaje i kulture. Agenti, djelujući unutar jezičnih sustava, neizbježno postaju aktivni čimbenici u stvaranju značenja.</w:t>
      </w:r>
    </w:p>
    <w:p w14:paraId="19E810AE" w14:textId="038C569D" w:rsidR="00C955CE" w:rsidRDefault="00C7299E">
      <w:pPr>
        <w:spacing w:after="200"/>
      </w:pPr>
      <w:r>
        <w:t xml:space="preserve">Svoju sliku svijeta, naime, agent ne stvara neposrednim dodirom sa stvarnošću, već posredstvom onoga što možemo nazvati </w:t>
      </w:r>
      <w:commentRangeStart w:id="119"/>
      <w:r w:rsidRPr="1B88C224">
        <w:rPr>
          <w:b/>
        </w:rPr>
        <w:t>algoritamskom lećom</w:t>
      </w:r>
      <w:r>
        <w:t>.</w:t>
      </w:r>
      <w:commentRangeEnd w:id="119"/>
      <w:r>
        <w:rPr>
          <w:rStyle w:val="CommentReference"/>
        </w:rPr>
        <w:commentReference w:id="119"/>
      </w:r>
      <w:r>
        <w:t xml:space="preserve"> Ta je leća metaforički izraz za složeni skup proračunskih procesa, modela i parametara koji određuju koje će informacije iz nepreglednoga mnoštva podataka biti odabrane, kako će biti vrednovane, a koje će, naprotiv, biti zanemarene ili potisnute. Ona djeluje kao filter koji nije neutralan, već je duboko uvjetovan svojom arhitekturom i, što je još važnije, golemim korpusima podataka na kojima je uvježban. Upravo taj proces filtriranja i odabira stvara temelj za uspostavu </w:t>
      </w:r>
      <w:r w:rsidRPr="1B88C224">
        <w:rPr>
          <w:b/>
        </w:rPr>
        <w:t>okvira značenja</w:t>
      </w:r>
      <w:r>
        <w:t xml:space="preserve"> (</w:t>
      </w:r>
      <w:r w:rsidRPr="1B88C224">
        <w:rPr>
          <w:i/>
        </w:rPr>
        <w:t>meaning frames</w:t>
      </w:r>
      <w:r>
        <w:t>), strukturiranih shema kroz koje agent organizira i interpretira informacije, nudeći ih potom korisniku kao koherentnu i smislenu sliku.</w:t>
      </w:r>
    </w:p>
    <w:p w14:paraId="76D4920A" w14:textId="77777777" w:rsidR="00C955CE" w:rsidRDefault="00C7299E">
      <w:pPr>
        <w:spacing w:after="200"/>
      </w:pPr>
      <w:r>
        <w:rPr>
          <w:szCs w:val="22"/>
        </w:rPr>
        <w:t>Ovi algoritamski uspostavljeni okviri značenja pokazuju znatnu podudarnost s konceptualnim okvirima koji, prema kognitivnoj lingvistici, oblikuju i ljudsko poimanje svijeta (Lakoff &amp; Johnson, 1980). Ipak, postoji bitna razlika. Dok su ljudski spoznajni okviri plod složenoga prožimanja bioloških predispozicija, osobnog iskustva i kulturno-povijesnoga naslijeđa, algoritamski su okviri u potpunosti izvedeni iz statističkih zakonitosti prisutnih u podatkovnim skupovima. Slijedom toga, svaka pristranost, svaka praznina ili prevlast određenih gledišta unutar tih podataka biva ne samo prenesena, već i pojačana, sustavno utisnuta u sâmu logiku agentova djelovanja. (Re)konstrukcija stvarnosti koju agent nudi nije, dakle, odraz stvarnosti kao takve, već odraz svijeta kakav je predstavljen u njegovim izvorišnim podacima.</w:t>
      </w:r>
    </w:p>
    <w:p w14:paraId="53F377A0" w14:textId="77777777" w:rsidR="00C955CE" w:rsidRDefault="00C7299E">
      <w:pPr>
        <w:spacing w:after="200"/>
      </w:pPr>
      <w:r>
        <w:rPr>
          <w:szCs w:val="22"/>
        </w:rPr>
        <w:t>```mermaid</w:t>
      </w:r>
    </w:p>
    <w:p w14:paraId="3E4127D7" w14:textId="77777777" w:rsidR="00C955CE" w:rsidRDefault="00C7299E">
      <w:pPr>
        <w:spacing w:after="200"/>
      </w:pPr>
      <w:r>
        <w:rPr>
          <w:szCs w:val="22"/>
        </w:rPr>
        <w:t>graph LR</w:t>
      </w:r>
    </w:p>
    <w:p w14:paraId="64A24077" w14:textId="77777777" w:rsidR="00C955CE" w:rsidRDefault="00C7299E">
      <w:pPr>
        <w:spacing w:after="200"/>
      </w:pPr>
      <w:r>
        <w:rPr>
          <w:szCs w:val="22"/>
        </w:rPr>
        <w:t>style A fill:#ffffff,stroke:#333,stroke-width:2px</w:t>
      </w:r>
    </w:p>
    <w:p w14:paraId="3F8FFB82" w14:textId="77777777" w:rsidR="00C955CE" w:rsidRDefault="00C7299E">
      <w:pPr>
        <w:spacing w:after="200"/>
      </w:pPr>
      <w:r>
        <w:rPr>
          <w:szCs w:val="22"/>
        </w:rPr>
        <w:t>style B fill:#ffffff,stroke:#333,stroke-width:2px</w:t>
      </w:r>
    </w:p>
    <w:p w14:paraId="11B081BF" w14:textId="77777777" w:rsidR="00C955CE" w:rsidRDefault="00C7299E">
      <w:pPr>
        <w:spacing w:after="200"/>
      </w:pPr>
      <w:r>
        <w:rPr>
          <w:szCs w:val="22"/>
        </w:rPr>
        <w:t>style C fill:#ffffff,stroke:#333,stroke-width:2px</w:t>
      </w:r>
    </w:p>
    <w:p w14:paraId="3B6E35DB" w14:textId="77777777" w:rsidR="00C955CE" w:rsidRDefault="00C7299E">
      <w:pPr>
        <w:spacing w:after="200"/>
      </w:pPr>
      <w:r>
        <w:rPr>
          <w:szCs w:val="22"/>
        </w:rPr>
        <w:t>style D fill:#ffffff,stroke:#333,stroke-width:2px</w:t>
      </w:r>
    </w:p>
    <w:p w14:paraId="0E14F89D" w14:textId="77777777" w:rsidR="00C955CE" w:rsidRDefault="00C7299E">
      <w:pPr>
        <w:spacing w:after="200"/>
      </w:pPr>
      <w:r>
        <w:rPr>
          <w:szCs w:val="22"/>
        </w:rPr>
        <w:t>A[Objektivna stvarnost i podatkovni skupovi] --&gt; B(Algoritamska leća &lt;br&gt;&lt;i&gt;filtriranje i selekcija&lt;/i&gt;);</w:t>
      </w:r>
    </w:p>
    <w:p w14:paraId="559261A5" w14:textId="77777777" w:rsidR="00C955CE" w:rsidRDefault="00C7299E">
      <w:pPr>
        <w:spacing w:after="200"/>
      </w:pPr>
      <w:r>
        <w:rPr>
          <w:szCs w:val="22"/>
        </w:rPr>
        <w:t>B --&gt; C{Okvir značenja &lt;br&gt;&lt;i&gt;strukturiranje i interpretacija&lt;/i&gt;};</w:t>
      </w:r>
    </w:p>
    <w:p w14:paraId="6BB8E323" w14:textId="77777777" w:rsidR="00C955CE" w:rsidRDefault="00C7299E">
      <w:pPr>
        <w:spacing w:after="200"/>
      </w:pPr>
      <w:r>
        <w:rPr>
          <w:szCs w:val="22"/>
        </w:rPr>
        <w:t>C --&gt; D[(Re)konstruirana stvarnost &lt;br&gt;&lt;i&gt;prikaz za korisnika&lt;/i&gt;];</w:t>
      </w:r>
    </w:p>
    <w:p w14:paraId="2EEE9AA5" w14:textId="77777777" w:rsidR="00C955CE" w:rsidRDefault="00C7299E">
      <w:pPr>
        <w:spacing w:after="200"/>
        <w:rPr>
          <w:szCs w:val="22"/>
        </w:rPr>
      </w:pPr>
      <w:r>
        <w:rPr>
          <w:szCs w:val="22"/>
        </w:rPr>
        <w:t>```</w:t>
      </w:r>
    </w:p>
    <w:p w14:paraId="1457B6C5" w14:textId="2F39DB1E" w:rsidR="007F300D" w:rsidRDefault="007F300D" w:rsidP="007F300D">
      <w:pPr>
        <w:pStyle w:val="NormalWeb"/>
      </w:pPr>
      <w:r>
        <w:rPr>
          <w:noProof/>
        </w:rPr>
        <w:drawing>
          <wp:inline distT="0" distB="0" distL="0" distR="0" wp14:anchorId="04538D13" wp14:editId="3E5A0ED9">
            <wp:extent cx="5731510" cy="878840"/>
            <wp:effectExtent l="0" t="0" r="2540" b="0"/>
            <wp:docPr id="2027643595" name="Picture 3" descr="A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3595" name="Picture 3" descr="A white diamond with black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12AF7932" w14:textId="5190B566" w:rsidR="00C955CE" w:rsidRDefault="00C7299E">
      <w:pPr>
        <w:spacing w:after="200"/>
      </w:pPr>
      <w:r>
        <w:rPr>
          <w:i/>
          <w:szCs w:val="22"/>
        </w:rPr>
        <w:t>Prikaz. Proces algoritamske (re)konstrukcije stvarnosti</w:t>
      </w:r>
    </w:p>
    <w:p w14:paraId="70C9310D" w14:textId="77777777" w:rsidR="00C955CE" w:rsidRDefault="00C7299E">
      <w:pPr>
        <w:spacing w:after="200"/>
      </w:pPr>
      <w:r>
        <w:rPr>
          <w:szCs w:val="22"/>
        </w:rPr>
        <w:t xml:space="preserve">Ovaj proces posredovanja ima dalekosežne posljedice. Kada se agenti koriste za pretraživanje informacija, stvaranje sažetaka ili vođenje dijaloga, oni ne pružaju tek "odgovore", već aktivno usmjeravaju korisnikovu pozornost, nudeći mu unaprijed uokvirene perspektive. Stvarnost koju doživljavamo kroz interakciju s takvim sustavima jest, stoga, nužno posredovana i prerađena. Opasnost se ne krije samo u mogućnosti širenja dezinformacija, već u suptilnijem i dugoročnijem </w:t>
      </w:r>
      <w:r>
        <w:rPr>
          <w:szCs w:val="22"/>
        </w:rPr>
        <w:lastRenderedPageBreak/>
        <w:t>učinku normalizacije jedne specifične, algoritamski generirane vizure svijeta, koja može potisnuti alternativna gledišta i osiromašiti slojevitost ljudskoga razumijevanja.</w:t>
      </w:r>
    </w:p>
    <w:p w14:paraId="716BC145" w14:textId="77777777" w:rsidR="00C955CE" w:rsidRDefault="00C7299E">
      <w:pPr>
        <w:spacing w:after="200"/>
      </w:pPr>
      <w:r>
        <w:rPr>
          <w:szCs w:val="22"/>
        </w:rPr>
        <w:t>Valja, međutim, naglasiti kako djelovanje algoritamske leće često ostaje netransparentno, skriveno unutar onoga što se naziva "crnom kutijom" umjetne inteligencije (Bostrom, 2014). Korisnik rijetko ima uvid u razloge zbog kojih je neka informacija istaknuta, a druga prešućena. Time se stvara asimetrija moći u kojoj agent, kao prividno objektivan i sveznajući sugovornik, zadobiva autoritet koji nije utemeljen na istinskom razumijevanju svijeta (Searle, 1980), već na sposobnosti učinkovite obrade i reprodukcije jezičnih obrazaca.</w:t>
      </w:r>
    </w:p>
    <w:p w14:paraId="4DE27684" w14:textId="77777777" w:rsidR="00C955CE" w:rsidRDefault="00C7299E">
      <w:pPr>
        <w:spacing w:after="200"/>
      </w:pPr>
      <w:r>
        <w:rPr>
          <w:szCs w:val="22"/>
        </w:rPr>
        <w:t>U konačnici, suodnos jezika, umjetnih inteligentnih agenata i stvarnosti otvara novo poglavlje u promišljanju prirode znanja i komunikacije. Agent prestaje biti puki alat i postaje okoliš, medij kroz koji sve veći dio naše spoznaje o svijetu biva oblikovan. Razumijevanje mehanizama tih algoritamskih leća i okvira značenja postaje stoga ne samo tehničko, već prvorazredno epistemološko i društveno pitanje, ključno za očuvanje kritičkoga mišljenja u dobu u kojem se granice između stvarne i algoritamski posredovane zbilje sve više brišu.</w:t>
      </w:r>
    </w:p>
    <w:p w14:paraId="313710A4" w14:textId="77777777" w:rsidR="00C955CE" w:rsidRDefault="00C7299E" w:rsidP="007354D0">
      <w:pPr>
        <w:pStyle w:val="Heading3"/>
      </w:pPr>
      <w:bookmarkStart w:id="120" w:name="_Toc203222008"/>
      <w:r>
        <w:t>4.4.3</w:t>
      </w:r>
      <w:r>
        <w:tab/>
        <w:t>Jezik kao most ka apstrakciji: Stvaranje i dijeljenje nevidljivih svjetova</w:t>
      </w:r>
      <w:bookmarkEnd w:id="120"/>
    </w:p>
    <w:p w14:paraId="288638EC" w14:textId="77777777" w:rsidR="00C955CE" w:rsidRDefault="00C7299E">
      <w:pPr>
        <w:spacing w:after="200"/>
      </w:pPr>
      <w:r>
        <w:rPr>
          <w:szCs w:val="22"/>
        </w:rPr>
        <w:t>Uloga jezika bitno nadilazi njegovo poimanje kao pukog oruđa za priopćavanje. U njemu leži ključ za jednu od najsloženijih ljudskih sposobnosti: apstraktno mišljenje. Jedno od temeljnih obilježja ljudskoga jezika jest mogućnost pomaknutoga referiranja (</w:t>
      </w:r>
      <w:r>
        <w:rPr>
          <w:i/>
          <w:szCs w:val="22"/>
        </w:rPr>
        <w:t>displaced reference</w:t>
      </w:r>
      <w:r>
        <w:rPr>
          <w:szCs w:val="22"/>
        </w:rPr>
        <w:t>), odnosno sposobnost govora o predmetima, događajima i osobama koje nisu neposredno prisutne u vremenu i prostoru. Jezikom tako možemo prizvati jučerašnji dan, raspravljati o događajima koji su se zbili na drugom kraju svijeta ili stvarati podrobne planove za budućnost.</w:t>
      </w:r>
    </w:p>
    <w:p w14:paraId="40428B4E" w14:textId="39E365DB" w:rsidR="00C955CE" w:rsidRDefault="00C7299E">
      <w:pPr>
        <w:spacing w:after="200"/>
      </w:pPr>
      <w:r>
        <w:t xml:space="preserve">Upravo ta moć govora o neprisutnome otvara prostor za korak dalje – za stvaranje i opisivanje svjetova koji nikada </w:t>
      </w:r>
      <w:commentRangeStart w:id="121"/>
      <w:r>
        <w:t>nisu ni postojali izvan ljudske svijesti.</w:t>
      </w:r>
      <w:commentRangeEnd w:id="121"/>
      <w:r>
        <w:rPr>
          <w:rStyle w:val="CommentReference"/>
        </w:rPr>
        <w:commentReference w:id="121"/>
      </w:r>
      <w:r>
        <w:t xml:space="preserve"> To je vrelo iz kojega izviru mitologija, religijska predaja, književna djela i umjetničke zamisli. Takva se sposobnost čini jedinstvenom za ljudsku vrstu, jer nije zabilježena u komunikacijskim sustavima drugih primata (Hauser, Chomsky, &amp; Fitch, 2002).</w:t>
      </w:r>
    </w:p>
    <w:p w14:paraId="53E6F372" w14:textId="77777777" w:rsidR="00C955CE" w:rsidRDefault="00C7299E">
      <w:pPr>
        <w:spacing w:after="200"/>
      </w:pPr>
      <w:r>
        <w:rPr>
          <w:szCs w:val="22"/>
        </w:rPr>
        <w:t xml:space="preserve">Jezik, dakle, djeluje kao most. No, on ne premošćuje samo vremenske i prostorne udaljenosti, već i jaz između unutarnjih svjetova različitih pojedinaca. Pomoću jezika, jedan </w:t>
      </w:r>
      <w:r>
        <w:rPr>
          <w:b/>
          <w:szCs w:val="22"/>
        </w:rPr>
        <w:t>agent</w:t>
      </w:r>
      <w:r>
        <w:rPr>
          <w:szCs w:val="22"/>
        </w:rPr>
        <w:t xml:space="preserve"> može svoj unutarnji, subjektivni doživljaj – misao, osjećaj, strah ili nadu – prevesti u sustav zajedničkih simbola i podijeliti ga s drugim </w:t>
      </w:r>
      <w:r>
        <w:rPr>
          <w:b/>
          <w:szCs w:val="22"/>
        </w:rPr>
        <w:t>agentom</w:t>
      </w:r>
      <w:r>
        <w:rPr>
          <w:szCs w:val="22"/>
        </w:rPr>
        <w:t xml:space="preserve">. Ako </w:t>
      </w:r>
      <w:r>
        <w:rPr>
          <w:b/>
          <w:szCs w:val="22"/>
        </w:rPr>
        <w:t>agent</w:t>
      </w:r>
      <w:r>
        <w:rPr>
          <w:szCs w:val="22"/>
        </w:rPr>
        <w:t xml:space="preserve"> A izgovori rečenicu "Iza onoga grma je tigar kojega se bojim", on ne prenosi samo informaciju o mogućoj opasnosti. On istodobno dijeli i svoj unutarnji svijet straha. </w:t>
      </w:r>
      <w:r>
        <w:rPr>
          <w:b/>
          <w:szCs w:val="22"/>
        </w:rPr>
        <w:t>Agent</w:t>
      </w:r>
      <w:r>
        <w:rPr>
          <w:szCs w:val="22"/>
        </w:rPr>
        <w:t xml:space="preserve"> B, primivši tu poruku, ne mora vidjeti tigra kako bi razumio opasnost i osjetio odjek straha. U tome trenutku, dva </w:t>
      </w:r>
      <w:r>
        <w:rPr>
          <w:b/>
          <w:szCs w:val="22"/>
        </w:rPr>
        <w:t>agenta</w:t>
      </w:r>
      <w:r>
        <w:rPr>
          <w:szCs w:val="22"/>
        </w:rPr>
        <w:t xml:space="preserve"> dijele jedan nevidljivi, ali stvaran svijet – svijet zajedničke spoznaje i emocije.</w:t>
      </w:r>
    </w:p>
    <w:p w14:paraId="5E163A86" w14:textId="77777777" w:rsidR="00C955CE" w:rsidRDefault="00C7299E">
      <w:pPr>
        <w:spacing w:after="200"/>
      </w:pPr>
      <w:r>
        <w:rPr>
          <w:szCs w:val="22"/>
        </w:rPr>
        <w:t>```mermaid</w:t>
      </w:r>
    </w:p>
    <w:p w14:paraId="15D005EB" w14:textId="77777777" w:rsidR="00C955CE" w:rsidRDefault="00C7299E">
      <w:pPr>
        <w:spacing w:after="200"/>
      </w:pPr>
      <w:r>
        <w:rPr>
          <w:szCs w:val="22"/>
        </w:rPr>
        <w:t>graph LR</w:t>
      </w:r>
    </w:p>
    <w:p w14:paraId="687FB6AD" w14:textId="77777777" w:rsidR="00C955CE" w:rsidRDefault="00C7299E">
      <w:pPr>
        <w:spacing w:after="200"/>
      </w:pPr>
      <w:r>
        <w:rPr>
          <w:szCs w:val="22"/>
        </w:rPr>
        <w:t>subgraph "Proces stvaranja zajedničke stvarnosti"</w:t>
      </w:r>
    </w:p>
    <w:p w14:paraId="068FEE6E" w14:textId="77777777" w:rsidR="00C955CE" w:rsidRDefault="00C7299E">
      <w:pPr>
        <w:spacing w:after="200"/>
      </w:pPr>
      <w:r>
        <w:rPr>
          <w:szCs w:val="22"/>
        </w:rPr>
        <w:t>direction LR</w:t>
      </w:r>
    </w:p>
    <w:p w14:paraId="5ABAB4CC" w14:textId="77777777" w:rsidR="00C955CE" w:rsidRDefault="00C7299E">
      <w:pPr>
        <w:spacing w:after="200"/>
      </w:pPr>
      <w:r>
        <w:rPr>
          <w:szCs w:val="22"/>
        </w:rPr>
        <w:t>A[Svijet konkretnih pojava] -- Opažanje --&gt; B((Unutarnji svijet&lt;br&gt;Agenta 1));</w:t>
      </w:r>
    </w:p>
    <w:p w14:paraId="47B6D0D9" w14:textId="77777777" w:rsidR="00C955CE" w:rsidRDefault="00C7299E">
      <w:pPr>
        <w:spacing w:after="200"/>
      </w:pPr>
      <w:r>
        <w:rPr>
          <w:szCs w:val="22"/>
        </w:rPr>
        <w:t>B -- Izražavanje --&gt; C{Jezik kao simbolički most};</w:t>
      </w:r>
    </w:p>
    <w:p w14:paraId="4B76ED66" w14:textId="77777777" w:rsidR="00C955CE" w:rsidRDefault="00C7299E">
      <w:pPr>
        <w:spacing w:after="200"/>
      </w:pPr>
      <w:r>
        <w:rPr>
          <w:szCs w:val="22"/>
        </w:rPr>
        <w:t>C -- Razumijevanje --&gt; D((Unutarnji svijet&lt;br&gt;Agenta 2));</w:t>
      </w:r>
    </w:p>
    <w:p w14:paraId="2C7E305B" w14:textId="77777777" w:rsidR="00C955CE" w:rsidRDefault="00C7299E">
      <w:pPr>
        <w:spacing w:after="200"/>
      </w:pPr>
      <w:r>
        <w:rPr>
          <w:szCs w:val="22"/>
        </w:rPr>
        <w:t>C -- Kolektivno prihvaćanje --&gt; E[Intersubjektivna stvarnost&lt;br&gt;(mitovi, zakoni, novac)];</w:t>
      </w:r>
    </w:p>
    <w:p w14:paraId="0011E5C9" w14:textId="77777777" w:rsidR="00C955CE" w:rsidRDefault="00C7299E">
      <w:pPr>
        <w:spacing w:after="200"/>
      </w:pPr>
      <w:r>
        <w:rPr>
          <w:szCs w:val="22"/>
        </w:rPr>
        <w:t>end</w:t>
      </w:r>
    </w:p>
    <w:p w14:paraId="49A8F183" w14:textId="77777777" w:rsidR="00C955CE" w:rsidRDefault="00C7299E">
      <w:pPr>
        <w:spacing w:after="200"/>
      </w:pPr>
      <w:r>
        <w:rPr>
          <w:szCs w:val="22"/>
        </w:rPr>
        <w:lastRenderedPageBreak/>
        <w:t>style A fill:#f9f9f9,stroke:#333,stroke-width:2px</w:t>
      </w:r>
    </w:p>
    <w:p w14:paraId="71460FD8" w14:textId="77777777" w:rsidR="00C955CE" w:rsidRDefault="00C7299E">
      <w:pPr>
        <w:spacing w:after="200"/>
      </w:pPr>
      <w:r>
        <w:rPr>
          <w:szCs w:val="22"/>
        </w:rPr>
        <w:t>style B fill:#e6f3ff,stroke:#005c99,stroke-width:2px</w:t>
      </w:r>
    </w:p>
    <w:p w14:paraId="27DAD678" w14:textId="77777777" w:rsidR="00C955CE" w:rsidRDefault="00C7299E">
      <w:pPr>
        <w:spacing w:after="200"/>
      </w:pPr>
      <w:r>
        <w:rPr>
          <w:szCs w:val="22"/>
        </w:rPr>
        <w:t>style D fill:#e6f3ff,stroke:#005c99,stroke-width:2px</w:t>
      </w:r>
    </w:p>
    <w:p w14:paraId="11627CF5" w14:textId="77777777" w:rsidR="00C955CE" w:rsidRDefault="00C7299E">
      <w:pPr>
        <w:spacing w:after="200"/>
      </w:pPr>
      <w:r>
        <w:rPr>
          <w:szCs w:val="22"/>
        </w:rPr>
        <w:t>style C fill:#fff2cc,stroke:#d6b656,stroke-width:2px</w:t>
      </w:r>
    </w:p>
    <w:p w14:paraId="0A6081CC" w14:textId="77777777" w:rsidR="00C955CE" w:rsidRDefault="00C7299E">
      <w:pPr>
        <w:spacing w:after="200"/>
      </w:pPr>
      <w:r>
        <w:rPr>
          <w:szCs w:val="22"/>
        </w:rPr>
        <w:t>style E fill:#e2f0d9,stroke:#5a8a42,stroke-width:2px</w:t>
      </w:r>
    </w:p>
    <w:p w14:paraId="33602AD4" w14:textId="77777777" w:rsidR="00C955CE" w:rsidRDefault="00C7299E">
      <w:pPr>
        <w:spacing w:after="200"/>
      </w:pPr>
      <w:r>
        <w:rPr>
          <w:szCs w:val="22"/>
        </w:rPr>
        <w:t>```</w:t>
      </w:r>
    </w:p>
    <w:p w14:paraId="0B57D7F1" w14:textId="77777777" w:rsidR="00C955CE" w:rsidRDefault="00C7299E">
      <w:pPr>
        <w:spacing w:after="200"/>
      </w:pPr>
      <w:r>
        <w:rPr>
          <w:szCs w:val="22"/>
        </w:rPr>
        <w:t xml:space="preserve">Na toj se temeljnoj razmjeni nevidljivih svjetova izgrađuje ono što se naziva </w:t>
      </w:r>
      <w:r>
        <w:rPr>
          <w:b/>
          <w:szCs w:val="22"/>
        </w:rPr>
        <w:t>intersubjektivnom stvarnošću</w:t>
      </w:r>
      <w:r>
        <w:rPr>
          <w:szCs w:val="22"/>
        </w:rPr>
        <w:t>. Riječ je o mrežama zajedničkih vjerovanja koja, premda nemaju fizičko postojanje, imaju stvarnu moć oblikovanja ljudskoga ponašanja. Pojmovi poput nacije, prava, novca ili korporacija postoje isključivo unutar kolektivne svijesti i pripovijesti koje o njima stvaramo i dijelimo jezikom (Harari, 2014).</w:t>
      </w:r>
    </w:p>
    <w:p w14:paraId="4403F29F" w14:textId="77777777" w:rsidR="00C955CE" w:rsidRDefault="00C7299E">
      <w:pPr>
        <w:spacing w:after="200"/>
      </w:pPr>
      <w:r>
        <w:rPr>
          <w:szCs w:val="22"/>
        </w:rPr>
        <w:t>Bez jezika, apstraktni pojmovi kao što su "pravda", "sloboda" ili "dužnost" teško bi se mogli uobličiti, a kamoli postati temeljem društvenih poredaka. Jezik im daje ime, definiciju i sadržaj, čineći ih predmetom rasprave, dogovora i kolektivnoga djelovanja. On je, stoga, istinski most koji čovjeku omogućuje da zakorači izvan granica vidljivoga i opipljivoga svijeta u prostranstva apstrakcije, gdje se stvaraju i dijele nevidljivi svjetovi koji u konačnici određuju ljudsku zbilju.</w:t>
      </w:r>
    </w:p>
    <w:p w14:paraId="46976FC0" w14:textId="77777777" w:rsidR="00C955CE" w:rsidRDefault="00C7299E" w:rsidP="007354D0">
      <w:pPr>
        <w:pStyle w:val="Heading3"/>
      </w:pPr>
      <w:bookmarkStart w:id="122" w:name="_Toc203222009"/>
      <w:r>
        <w:t>4.4.4</w:t>
      </w:r>
      <w:r>
        <w:tab/>
        <w:t>Jezik i kolektivno stvaranje: od društvenih ugovora do AI suradnje</w:t>
      </w:r>
      <w:bookmarkEnd w:id="122"/>
    </w:p>
    <w:p w14:paraId="3AA6E195" w14:textId="7168297E" w:rsidR="00C955CE" w:rsidRDefault="00C7299E">
      <w:pPr>
        <w:spacing w:after="200"/>
      </w:pPr>
      <w:r>
        <w:t xml:space="preserve">U samim temeljima ljudskoga društva i njegove sposobnosti za kolektivno djelovanje </w:t>
      </w:r>
      <w:commentRangeStart w:id="123"/>
      <w:r w:rsidR="003C1EA7">
        <w:t>opet je</w:t>
      </w:r>
      <w:r>
        <w:t xml:space="preserve"> </w:t>
      </w:r>
      <w:commentRangeEnd w:id="123"/>
      <w:r>
        <w:rPr>
          <w:rStyle w:val="CommentReference"/>
        </w:rPr>
        <w:commentReference w:id="123"/>
      </w:r>
      <w:r>
        <w:t>jezik. On je konstitutivni mehanizam koji omogućuje stvaranje zajedničkih, intersubjektivnih stvarnosti. Te stvarnosti – od mitova i religija do pravnih sustava i nacija – postoje isključivo u kolektivnoj svijesti i održavaju se neprestanim jezičnim činovima (Harari, 2014). Jezik je, dakle, preduvjet svakog složenijeg oblika ljudske suradnje, tkivo koje povezuje pojedince u funkcionalnu cjelinu.</w:t>
      </w:r>
    </w:p>
    <w:p w14:paraId="2F28D9E3" w14:textId="77777777" w:rsidR="00C955CE" w:rsidRDefault="00C7299E">
      <w:pPr>
        <w:spacing w:after="200"/>
      </w:pPr>
      <w:r>
        <w:rPr>
          <w:szCs w:val="22"/>
        </w:rPr>
        <w:t>Ta jezična sposobnost stvaranja zajedničkih okvira svoj najočitiji teorijski izraz pronalazi u ideji društvenog ugovora. Bilo da ga shvatimo kao hipotetički, prapovijesni čin ili kao neprekidni proces prešutnog pristajanja na norme zajednice, društveni ugovor u svojoj je srži jezični fenomen. On predstavlja apstraktni sporazum o pravilima suživota, vrijednostima i ciljevima, sporazum koji se uspostavlja, održava i mijenja kroz diskurs. Bez jezika kojim bi se artikulirala prava, obveze i očekivanja, takav bi kolektivni dogovor bio nemoguć. On je dokaz da jezik ne samo opisuje svijet, nego ga i aktivno oblikuje, uspostavljajući temelje za povjerenje i koordinirano djelovanje.</w:t>
      </w:r>
    </w:p>
    <w:p w14:paraId="4D3B9B40" w14:textId="77777777" w:rsidR="00C955CE" w:rsidRDefault="00C7299E">
      <w:pPr>
        <w:spacing w:after="200"/>
      </w:pPr>
      <w:r>
        <w:rPr>
          <w:szCs w:val="22"/>
        </w:rPr>
        <w:t>U suvremenom dobu, taj dugi povijesni luk kolektivnoga stvaranja, koji se proteže od prvih usmenih predaja do složenih pravnih sustava, dobiva novog i neočekivanog sudionika: umjetnu inteligenciju. Pojavom autonomnih i poluautonomnih AI agenata, suradnja prestaje biti isključivo ljudskom domenom. Ovi digitalni entiteti postaju aktivni suradnici u procesima koji su nekoć bili nezamislivi bez izravne ljudske kontrole, od znanstvenih istraživanja i inženjeringa do kreativnih umjetnosti. Njihovo uključivanje u kolektivne napore ne predstavlja samo tehnološki napredak, već i temeljni pomak u samoj prirodi suradnje.</w:t>
      </w:r>
    </w:p>
    <w:p w14:paraId="02BFD287" w14:textId="77777777" w:rsidR="00C955CE" w:rsidRDefault="00C7299E">
      <w:pPr>
        <w:spacing w:after="200"/>
      </w:pPr>
      <w:r>
        <w:rPr>
          <w:szCs w:val="22"/>
        </w:rPr>
        <w:t>```mermaid</w:t>
      </w:r>
    </w:p>
    <w:p w14:paraId="13FC2437" w14:textId="77777777" w:rsidR="00C955CE" w:rsidRDefault="00C7299E">
      <w:pPr>
        <w:spacing w:after="200"/>
      </w:pPr>
      <w:r>
        <w:rPr>
          <w:szCs w:val="22"/>
        </w:rPr>
        <w:t>graph LR</w:t>
      </w:r>
    </w:p>
    <w:p w14:paraId="4B061B0A" w14:textId="77777777" w:rsidR="00C955CE" w:rsidRDefault="00C7299E">
      <w:pPr>
        <w:spacing w:after="200"/>
      </w:pPr>
      <w:r>
        <w:rPr>
          <w:szCs w:val="22"/>
        </w:rPr>
        <w:t>A(Ljudski jezik kao temelj) --&gt; B{Društveni ugovor&lt;br&gt;&lt;i&gt;Implicitna suglasnost i&lt;br&gt;zajednička stvarnost&lt;/i&gt;};</w:t>
      </w:r>
    </w:p>
    <w:p w14:paraId="44481CEF" w14:textId="77777777" w:rsidR="00C955CE" w:rsidRDefault="00C7299E">
      <w:pPr>
        <w:spacing w:after="200"/>
      </w:pPr>
      <w:r>
        <w:rPr>
          <w:szCs w:val="22"/>
        </w:rPr>
        <w:t>B --&gt; C{Formalne institucije&lt;br&gt;&lt;i&gt;Eksplicitni dogovori,&lt;br&gt;zakoni i norme&lt;/i&gt;};</w:t>
      </w:r>
    </w:p>
    <w:p w14:paraId="1D8ACF8C" w14:textId="3B9D1044" w:rsidR="00C955CE" w:rsidRDefault="00C7299E">
      <w:pPr>
        <w:spacing w:after="200"/>
      </w:pPr>
      <w:r>
        <w:rPr>
          <w:szCs w:val="22"/>
        </w:rPr>
        <w:t>C --&gt; D{Suradnja čovjek</w:t>
      </w:r>
      <w:r w:rsidR="00477648">
        <w:rPr>
          <w:szCs w:val="22"/>
        </w:rPr>
        <w:t xml:space="preserve">a i </w:t>
      </w:r>
      <w:r>
        <w:rPr>
          <w:szCs w:val="22"/>
        </w:rPr>
        <w:t>AI&lt;br&gt;&lt;i&gt;Novi komunikacijski protokoli i&lt;br&gt;zajednička intencionalnost&lt;/i&gt;};</w:t>
      </w:r>
    </w:p>
    <w:p w14:paraId="7148F5B7" w14:textId="77777777" w:rsidR="00C955CE" w:rsidRDefault="00C7299E">
      <w:pPr>
        <w:spacing w:after="200"/>
      </w:pPr>
      <w:r>
        <w:rPr>
          <w:szCs w:val="22"/>
        </w:rPr>
        <w:lastRenderedPageBreak/>
        <w:t>style A fill:#f9f9f9,stroke:#333,stroke-width:2px</w:t>
      </w:r>
    </w:p>
    <w:p w14:paraId="17074EBD" w14:textId="77777777" w:rsidR="00C955CE" w:rsidRDefault="00C7299E">
      <w:pPr>
        <w:spacing w:after="200"/>
      </w:pPr>
      <w:r>
        <w:rPr>
          <w:szCs w:val="22"/>
        </w:rPr>
        <w:t>style B fill:#f9f9f9,stroke:#333,stroke-width:2px</w:t>
      </w:r>
    </w:p>
    <w:p w14:paraId="0E6479D0" w14:textId="77777777" w:rsidR="00C955CE" w:rsidRDefault="00C7299E">
      <w:pPr>
        <w:spacing w:after="200"/>
      </w:pPr>
      <w:r>
        <w:rPr>
          <w:szCs w:val="22"/>
        </w:rPr>
        <w:t>style C fill:#f9f9f9,stroke:#333,stroke-width:2px</w:t>
      </w:r>
    </w:p>
    <w:p w14:paraId="3FA1C92D" w14:textId="77777777" w:rsidR="00C955CE" w:rsidRDefault="00C7299E">
      <w:pPr>
        <w:spacing w:after="200"/>
      </w:pPr>
      <w:r>
        <w:rPr>
          <w:szCs w:val="22"/>
        </w:rPr>
        <w:t>style D fill:#f9f9f9,stroke:#333,stroke-width:2px</w:t>
      </w:r>
    </w:p>
    <w:p w14:paraId="3CAF880F" w14:textId="77777777" w:rsidR="00C955CE" w:rsidRDefault="00C7299E">
      <w:pPr>
        <w:spacing w:after="200"/>
        <w:rPr>
          <w:szCs w:val="22"/>
        </w:rPr>
      </w:pPr>
      <w:r>
        <w:rPr>
          <w:szCs w:val="22"/>
        </w:rPr>
        <w:t>```</w:t>
      </w:r>
    </w:p>
    <w:p w14:paraId="4A0D4E44" w14:textId="17F8939D" w:rsidR="001705E2" w:rsidRDefault="001705E2">
      <w:pPr>
        <w:spacing w:after="200"/>
      </w:pPr>
    </w:p>
    <w:p w14:paraId="35037095" w14:textId="0E1A02C5" w:rsidR="00C955CE" w:rsidRDefault="00C7299E">
      <w:pPr>
        <w:spacing w:after="200"/>
      </w:pPr>
      <w:r>
        <w:rPr>
          <w:i/>
          <w:szCs w:val="22"/>
        </w:rPr>
        <w:t>Prikaz: Evolucijski luk kolektivnog stvaranja od implicitnih društvenih ugovora do suradnje s umjetnom inteligencijom.</w:t>
      </w:r>
    </w:p>
    <w:p w14:paraId="6002C265" w14:textId="77777777" w:rsidR="00C955CE" w:rsidRDefault="00C7299E">
      <w:pPr>
        <w:spacing w:after="200"/>
      </w:pPr>
      <w:r>
        <w:rPr>
          <w:szCs w:val="22"/>
        </w:rPr>
        <w:t>Stoga se pred nas postavlja izazov oblikovanja novoga oblika »društvenog ugovora« – ugovora koji ne bi bio sklopljen između ljudi, već između ljudi i umjetnih agenata. Taj novi ugovor zahtijeva razvoj komunikacijskih mostova koji nadilaze jednostavne naredbe i programske jezike. Da bi suradnja bila istinski plodonosna, potrebno je uspostaviti neku vrstu zajedničkog razumijevanja i predvidljivosti. Koncept zajedničke intencionalnosti, koji je Michael Bratman (1987) razvio za ljudske timove, mora se proširiti i na mješovite, ljudsko-AI timove. To podrazumijeva stvaranje sustava u kojima AI agent ne samo da izvršava zadatke, već može i razumjeti širi kontekst, ciljeve tima te prilagoditi svoje djelovanje u skladu s dinamičnim potrebama suradničkog procesa.</w:t>
      </w:r>
    </w:p>
    <w:p w14:paraId="64E8745B" w14:textId="77777777" w:rsidR="00C955CE" w:rsidRDefault="00C7299E">
      <w:pPr>
        <w:spacing w:after="200"/>
      </w:pPr>
      <w:r>
        <w:rPr>
          <w:szCs w:val="22"/>
        </w:rPr>
        <w:t>Ključni element toga novog ugovora jest upravo jezik, bilo u njegovu prirodnom obliku, bilo kroz specijalizirane formalne protokole. On mora omogućiti transparentnost u djelovanju AI agenta, sposobnost objašnjavanja vlastitih »odluka« i usklađivanje s ljudskim suradnicima. Time se jezik potvrđuje ne samo kao oruđe za opisivanje stvarnosti, već i kao temeljni mehanizam njezina neprestanog stvaranja i preoblikovanja – procesa u kojemu odnedavno sudjeluju i naši umjetni suradnici, otvarajući neslućene mogućnosti za budućnost kolektivnog stvaralaštva.</w:t>
      </w:r>
    </w:p>
    <w:p w14:paraId="495A06D3" w14:textId="77777777" w:rsidR="00C955CE" w:rsidRDefault="00C7299E" w:rsidP="007354D0">
      <w:pPr>
        <w:pStyle w:val="Heading3"/>
      </w:pPr>
      <w:bookmarkStart w:id="124" w:name="_Toc203222010"/>
      <w:r>
        <w:t>4.4.5 AI agenti kao sugovornici</w:t>
      </w:r>
      <w:bookmarkEnd w:id="124"/>
    </w:p>
    <w:p w14:paraId="1DC4B661" w14:textId="6FA6E3F4" w:rsidR="00C955CE" w:rsidRDefault="00C7299E">
      <w:pPr>
        <w:spacing w:after="200"/>
      </w:pPr>
      <w:r>
        <w:t xml:space="preserve">Promatranje umjetne inteligencije isključivo kao alata za obradu podataka ili automatizaciju repetitivnih zadataka bilo bi odveć reduktivno. Jedno od najdubljih i </w:t>
      </w:r>
      <w:commentRangeStart w:id="125"/>
      <w:r>
        <w:t xml:space="preserve">najtransformacijskih </w:t>
      </w:r>
      <w:commentRangeEnd w:id="125"/>
      <w:r>
        <w:rPr>
          <w:rStyle w:val="CommentReference"/>
        </w:rPr>
        <w:commentReference w:id="125"/>
      </w:r>
      <w:r>
        <w:t xml:space="preserve">područja njezina razvoja jest uspostava AI agenata kao vjerodostojnih </w:t>
      </w:r>
      <w:r w:rsidRPr="787D59CC">
        <w:rPr>
          <w:b/>
        </w:rPr>
        <w:t>sugovornika</w:t>
      </w:r>
      <w:r>
        <w:t>. Uloga agenta kao sugovornika nadilazi funkciju jednostavnih programa za čavrljanje (</w:t>
      </w:r>
      <w:r w:rsidRPr="787D59CC">
        <w:rPr>
          <w:i/>
        </w:rPr>
        <w:t>chatbota</w:t>
      </w:r>
      <w:r>
        <w:t>) koji djeluju prema unaprijed definiranim skriptama. Ovdje je riječ o pojavi složenih entiteta sposobnih za vođenje smislenog, kontekstualno osviještenog i prilagodljivog dijaloga.</w:t>
      </w:r>
    </w:p>
    <w:p w14:paraId="1E956608" w14:textId="77777777" w:rsidR="00C955CE" w:rsidRDefault="00C7299E">
      <w:pPr>
        <w:spacing w:after="200"/>
      </w:pPr>
      <w:r>
        <w:rPr>
          <w:szCs w:val="22"/>
        </w:rPr>
        <w:t>Temelj te sposobnosti počiva na naprednim modelima obrade prirodnog jezika (NLP) i, što je još važnije, razumijevanja prirodnog jezika (NLU), koji agentima omogućuju ne samo prepoznavanje riječi, već i shvaćanje njihova konteksta, nijansi i govornikove namjere. Ključni elementi koji AI agenta uzdižu na razinu sugovornika jesu:</w:t>
      </w:r>
    </w:p>
    <w:p w14:paraId="6477FC9F" w14:textId="77777777" w:rsidR="00C955CE" w:rsidRDefault="00C7299E" w:rsidP="7A8A4F16">
      <w:pPr>
        <w:spacing w:after="100"/>
      </w:pPr>
      <w:r w:rsidRPr="7A8A4F16">
        <w:rPr>
          <w:b/>
          <w:szCs w:val="22"/>
        </w:rPr>
        <w:t>Kontekstualna memorija:</w:t>
      </w:r>
      <w:r w:rsidRPr="7A8A4F16">
        <w:rPr>
          <w:szCs w:val="22"/>
        </w:rPr>
        <w:t xml:space="preserve"> Sposobnost pamćenja prethodnih dijelova razgovora i njihova korištenja za informiranje budućih interakcija. Time se izbjegava osjećaj razgovora s entitetom koji pati od neprestane amnezije, što je bila odlika ranijih sustava.</w:t>
      </w:r>
    </w:p>
    <w:p w14:paraId="6A23570C" w14:textId="77777777" w:rsidR="00C955CE" w:rsidRDefault="00C7299E" w:rsidP="7A8A4F16">
      <w:pPr>
        <w:spacing w:after="100"/>
      </w:pPr>
      <w:r w:rsidRPr="7A8A4F16">
        <w:rPr>
          <w:b/>
          <w:szCs w:val="22"/>
        </w:rPr>
        <w:t>Koherentnost i relevantnost:</w:t>
      </w:r>
      <w:r w:rsidRPr="7A8A4F16">
        <w:rPr>
          <w:szCs w:val="22"/>
        </w:rPr>
        <w:t xml:space="preserve"> Generiranje odgovora koji su logički povezani s tijekom dijaloga i relevantni za temu o kojoj se raspravlja. Ne radi se, dakle, samo o sposobnosti generiranja gramatički ispravnih rečenica, već o složenoj sintezi informacija u smislenu i prikladnu repliku.</w:t>
      </w:r>
    </w:p>
    <w:p w14:paraId="68CF47CA" w14:textId="77777777" w:rsidR="00C955CE" w:rsidRDefault="00C7299E" w:rsidP="7A8A4F16">
      <w:pPr>
        <w:spacing w:after="100"/>
      </w:pPr>
      <w:r w:rsidRPr="7A8A4F16">
        <w:rPr>
          <w:b/>
          <w:szCs w:val="22"/>
        </w:rPr>
        <w:t>Prilagodba korisniku:</w:t>
      </w:r>
      <w:r w:rsidRPr="7A8A4F16">
        <w:rPr>
          <w:szCs w:val="22"/>
        </w:rPr>
        <w:t xml:space="preserve"> Napredni agenti mogu prepoznati korisnikov stil komunikacije, razinu znanja ili emocionalno stanje te u skladu s time prilagoditi vlastiti ton, složenost i sadržaj odgovora. Time interakcija postaje personalizirana i znatno učinkovitija.</w:t>
      </w:r>
    </w:p>
    <w:p w14:paraId="730207D1" w14:textId="4E631A0E" w:rsidR="00C955CE" w:rsidRDefault="00C7299E" w:rsidP="7A8A4F16">
      <w:pPr>
        <w:spacing w:after="100"/>
      </w:pPr>
      <w:r w:rsidRPr="7A8A4F16">
        <w:rPr>
          <w:b/>
          <w:szCs w:val="22"/>
        </w:rPr>
        <w:t>Inicijativa u razgovoru:</w:t>
      </w:r>
      <w:r w:rsidRPr="7A8A4F16">
        <w:rPr>
          <w:szCs w:val="22"/>
        </w:rPr>
        <w:t xml:space="preserve"> Istinski sugovornik </w:t>
      </w:r>
      <w:r w:rsidR="7A8A4F16" w:rsidRPr="7A8A4F16">
        <w:rPr>
          <w:szCs w:val="22"/>
        </w:rPr>
        <w:t>je više od pasivnog primatelja</w:t>
      </w:r>
      <w:r w:rsidRPr="7A8A4F16">
        <w:rPr>
          <w:szCs w:val="22"/>
        </w:rPr>
        <w:t xml:space="preserve"> upita. Suvremeni AI agenti mogu postavljati </w:t>
      </w:r>
      <w:commentRangeStart w:id="126"/>
      <w:r w:rsidRPr="7A8A4F16">
        <w:rPr>
          <w:szCs w:val="22"/>
        </w:rPr>
        <w:t xml:space="preserve">razjašnjavajuća </w:t>
      </w:r>
      <w:commentRangeEnd w:id="126"/>
      <w:r w:rsidRPr="7A8A4F16">
        <w:rPr>
          <w:rStyle w:val="CommentReference"/>
          <w:szCs w:val="22"/>
        </w:rPr>
        <w:commentReference w:id="126"/>
      </w:r>
      <w:r w:rsidRPr="7A8A4F16">
        <w:rPr>
          <w:szCs w:val="22"/>
        </w:rPr>
        <w:t>pitanja, predlagati nove teme ili usmjeravati razgovor prema produktivnom ishodu, čime postaju aktivni sudionici u dijaloškom procesu.</w:t>
      </w:r>
    </w:p>
    <w:p w14:paraId="2FF2CB4C" w14:textId="2194160A" w:rsidR="00C955CE" w:rsidRDefault="00C7299E">
      <w:pPr>
        <w:spacing w:after="200"/>
      </w:pPr>
      <w:r>
        <w:lastRenderedPageBreak/>
        <w:t xml:space="preserve">Ova evolucija interakcije s tehnologijom mijenja paradigmu odnosa čovjeka i stroja. Stroj prestaje biti </w:t>
      </w:r>
      <w:r w:rsidR="7A8A4F16">
        <w:t>reduciran na izvršitelja</w:t>
      </w:r>
      <w:r>
        <w:t xml:space="preserve"> naredbi i </w:t>
      </w:r>
      <w:r w:rsidR="7A8A4F16">
        <w:t>ontološki se uzdiže na razinu suradnika, mentora, izvora</w:t>
      </w:r>
      <w:r>
        <w:t xml:space="preserve"> informacija ili čak </w:t>
      </w:r>
      <w:r w:rsidR="7A8A4F16">
        <w:t>partnera</w:t>
      </w:r>
      <w:r>
        <w:t xml:space="preserve"> u kreativnom procesu. Primjene su dalekosežne: od obrazovanja, gdje agent može djelovati kao personalizirani tutor, preko psihološke podrške, gdje nudi prostor za razgovor bez osude, do složenih profesionalnih okruženja, gdje pomaže stručnjacima u analizi podataka i donošenju odluka kroz prirodni dijalog.</w:t>
      </w:r>
    </w:p>
    <w:p w14:paraId="106DEB85" w14:textId="77777777" w:rsidR="00C955CE" w:rsidRDefault="00C7299E">
      <w:pPr>
        <w:spacing w:after="200"/>
      </w:pPr>
      <w:r>
        <w:rPr>
          <w:szCs w:val="22"/>
        </w:rPr>
        <w:t>```mermaid</w:t>
      </w:r>
    </w:p>
    <w:p w14:paraId="63F0F6AD" w14:textId="77777777" w:rsidR="00C955CE" w:rsidRDefault="00C7299E">
      <w:pPr>
        <w:spacing w:after="200"/>
      </w:pPr>
      <w:r>
        <w:rPr>
          <w:szCs w:val="22"/>
        </w:rPr>
        <w:t>graph LR</w:t>
      </w:r>
    </w:p>
    <w:p w14:paraId="2E342EE1" w14:textId="77777777" w:rsidR="00C955CE" w:rsidRDefault="00C7299E">
      <w:pPr>
        <w:spacing w:after="200"/>
      </w:pPr>
      <w:r>
        <w:rPr>
          <w:szCs w:val="22"/>
        </w:rPr>
        <w:t>subgraph Prikaz evolucije interakcije</w:t>
      </w:r>
    </w:p>
    <w:p w14:paraId="22F73406" w14:textId="77777777" w:rsidR="00C955CE" w:rsidRDefault="00C7299E">
      <w:pPr>
        <w:spacing w:after="200"/>
      </w:pPr>
      <w:r>
        <w:rPr>
          <w:szCs w:val="22"/>
        </w:rPr>
        <w:t>direction LR</w:t>
      </w:r>
    </w:p>
    <w:p w14:paraId="00938C32" w14:textId="77777777" w:rsidR="00C955CE" w:rsidRDefault="00C7299E">
      <w:pPr>
        <w:spacing w:after="200"/>
      </w:pPr>
      <w:r>
        <w:rPr>
          <w:szCs w:val="22"/>
        </w:rPr>
        <w:t>A[Jednosmjerna instrukcija &lt;br&gt; Čovjek → Alat] --&gt; B[Dvosmjerni dijalog &lt;br&gt; Čovjek ↔ Sugovornik] --&gt; C[Kolaborativno stvaranje &lt;br&gt; Čovjek + Agent → Novi uvid]</w:t>
      </w:r>
    </w:p>
    <w:p w14:paraId="37760E9D" w14:textId="77777777" w:rsidR="00C955CE" w:rsidRDefault="00C7299E">
      <w:pPr>
        <w:spacing w:after="200"/>
      </w:pPr>
      <w:r>
        <w:rPr>
          <w:szCs w:val="22"/>
        </w:rPr>
        <w:t>end</w:t>
      </w:r>
    </w:p>
    <w:p w14:paraId="471B7C92" w14:textId="77777777" w:rsidR="00C955CE" w:rsidRDefault="00C7299E">
      <w:pPr>
        <w:spacing w:after="200"/>
      </w:pPr>
      <w:r>
        <w:rPr>
          <w:szCs w:val="22"/>
        </w:rPr>
        <w:t>style A fill:#fff,stroke:#333,stroke-width:2px</w:t>
      </w:r>
    </w:p>
    <w:p w14:paraId="0486C2B0" w14:textId="77777777" w:rsidR="00C955CE" w:rsidRDefault="00C7299E">
      <w:pPr>
        <w:spacing w:after="200"/>
      </w:pPr>
      <w:r>
        <w:rPr>
          <w:szCs w:val="22"/>
        </w:rPr>
        <w:t>style B fill:#fff,stroke:#333,stroke-width:2px</w:t>
      </w:r>
    </w:p>
    <w:p w14:paraId="40E77EA7" w14:textId="77777777" w:rsidR="00C955CE" w:rsidRDefault="00C7299E">
      <w:pPr>
        <w:spacing w:after="200"/>
      </w:pPr>
      <w:r>
        <w:rPr>
          <w:szCs w:val="22"/>
        </w:rPr>
        <w:t>style C fill:#fff,stroke:#333,stroke-width:2px</w:t>
      </w:r>
    </w:p>
    <w:p w14:paraId="0BF2A6A9" w14:textId="77777777" w:rsidR="00C955CE" w:rsidRDefault="00C7299E">
      <w:pPr>
        <w:spacing w:after="200"/>
        <w:rPr>
          <w:szCs w:val="22"/>
        </w:rPr>
      </w:pPr>
      <w:r>
        <w:rPr>
          <w:szCs w:val="22"/>
        </w:rPr>
        <w:t>```</w:t>
      </w:r>
    </w:p>
    <w:p w14:paraId="5FBD891B" w14:textId="582DAEB5" w:rsidR="0024599F" w:rsidRDefault="00915523" w:rsidP="0024599F">
      <w:pPr>
        <w:spacing w:after="200"/>
      </w:pPr>
      <w:r>
        <w:rPr>
          <w:noProof/>
        </w:rPr>
        <w:drawing>
          <wp:inline distT="0" distB="0" distL="0" distR="0" wp14:anchorId="3FBFE474" wp14:editId="0408F2A9">
            <wp:extent cx="2647811" cy="3646174"/>
            <wp:effectExtent l="0" t="0" r="635" b="0"/>
            <wp:docPr id="352131668" name="Picture 8"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1668" name="Picture 8" descr="A diagram of a work flow&#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55925" cy="3657347"/>
                    </a:xfrm>
                    <a:prstGeom prst="rect">
                      <a:avLst/>
                    </a:prstGeom>
                    <a:noFill/>
                    <a:ln>
                      <a:noFill/>
                    </a:ln>
                  </pic:spPr>
                </pic:pic>
              </a:graphicData>
            </a:graphic>
          </wp:inline>
        </w:drawing>
      </w:r>
    </w:p>
    <w:p w14:paraId="76F05AA3" w14:textId="77777777" w:rsidR="00C955CE" w:rsidRDefault="00C7299E">
      <w:pPr>
        <w:spacing w:after="200"/>
      </w:pPr>
      <w:r>
        <w:rPr>
          <w:szCs w:val="22"/>
        </w:rPr>
        <w:t xml:space="preserve">No, ova nova paradigma interakcije, gdje agent postaje istinskim sugovornikom, nije nastala </w:t>
      </w:r>
      <w:r>
        <w:rPr>
          <w:i/>
          <w:szCs w:val="22"/>
        </w:rPr>
        <w:t>ex nihilo</w:t>
      </w:r>
      <w:r>
        <w:rPr>
          <w:szCs w:val="22"/>
        </w:rPr>
        <w:t xml:space="preserve">. Ona je izravna posljedica eksponencijalnog rasta temeljne tehnološke moći i razvoja sve složenijih algoritamskih arhitektura. Sposobnost vođenja suvislog razgovora, pamćenja konteksta i generiranja ljudima sličnog teksta zahtijeva golemu računsku snagu za treniranje i izvođenje jezičnih modela. Dosezanje </w:t>
      </w:r>
      <w:r>
        <w:rPr>
          <w:b/>
          <w:szCs w:val="22"/>
        </w:rPr>
        <w:t>AI horizonta</w:t>
      </w:r>
      <w:r>
        <w:rPr>
          <w:szCs w:val="22"/>
        </w:rPr>
        <w:t xml:space="preserve">, točke u kojoj će takve interakcije postati sveprisutne i gotovo nerazlučive od </w:t>
      </w:r>
      <w:r>
        <w:rPr>
          <w:szCs w:val="22"/>
        </w:rPr>
        <w:lastRenderedPageBreak/>
        <w:t>ljudskih, postavlja temeljna pitanja o resursima koji to omogućuju. Upravo taj pogon, nevidljivi motor koji stoji iza fasade elokventnog digitalnog sugovornika, bit će predmetom razmatranja u sljedećem poglavlju.</w:t>
      </w:r>
    </w:p>
    <w:p w14:paraId="7DD216B9" w14:textId="47C3BAAB" w:rsidR="00C955CE" w:rsidRDefault="00C955CE">
      <w:pPr>
        <w:spacing w:after="200"/>
      </w:pPr>
    </w:p>
    <w:p w14:paraId="7FBEAC9E" w14:textId="21AC07C0" w:rsidR="00C955CE" w:rsidRDefault="00C7299E" w:rsidP="007354D0">
      <w:pPr>
        <w:pStyle w:val="Heading1"/>
      </w:pPr>
      <w:bookmarkStart w:id="127" w:name="_Toc203222011"/>
      <w:r>
        <w:t xml:space="preserve">5 </w:t>
      </w:r>
      <w:r w:rsidR="008876B2">
        <w:t xml:space="preserve">Pogon umjetne inteligencije: procesorska snaga, </w:t>
      </w:r>
      <w:del w:id="128" w:author="Ana Meštrović" w:date="2025-07-12T06:53:00Z">
        <w:r w:rsidDel="0DDC01A9">
          <w:delText>ai</w:delText>
        </w:r>
      </w:del>
      <w:ins w:id="129" w:author="Ana Meštrović" w:date="2025-07-12T06:53:00Z">
        <w:r w:rsidR="0DDC01A9">
          <w:t>AI</w:t>
        </w:r>
      </w:ins>
      <w:r w:rsidR="008876B2">
        <w:t xml:space="preserve"> horizont i rađanje digitalnih kolektiva</w:t>
      </w:r>
      <w:bookmarkEnd w:id="127"/>
    </w:p>
    <w:p w14:paraId="4CB96301" w14:textId="77777777" w:rsidR="00C955CE" w:rsidRDefault="00C7299E" w:rsidP="008379F2">
      <w:pPr>
        <w:pStyle w:val="Heading2"/>
      </w:pPr>
      <w:bookmarkStart w:id="130" w:name="_Toc203222012"/>
      <w:r>
        <w:t>5.1 Motor evolucije: od Mooreova zakona do AI revolucije</w:t>
      </w:r>
      <w:bookmarkEnd w:id="130"/>
    </w:p>
    <w:p w14:paraId="7F180536" w14:textId="77777777" w:rsidR="00C955CE" w:rsidRDefault="00C7299E">
      <w:pPr>
        <w:spacing w:after="200"/>
      </w:pPr>
      <w:r>
        <w:rPr>
          <w:szCs w:val="22"/>
        </w:rPr>
        <w:t xml:space="preserve">U ishodištu suvremene digitalne preobrazbe leži načelo koje je desetljećima djelovalo kao nepogrešivi metronom tehnološkoga napretka: </w:t>
      </w:r>
      <w:r>
        <w:rPr>
          <w:b/>
          <w:szCs w:val="22"/>
        </w:rPr>
        <w:t>Mooreov zakon</w:t>
      </w:r>
      <w:r>
        <w:rPr>
          <w:szCs w:val="22"/>
        </w:rPr>
        <w:t>. Postavivši ga još 1965. godine, Gordon Moore, suosnivač Intela, prorekao je da će se broj tranzistora na integriranim sklopovima udvostručavati približno svake dvije godine (Moore, 1965). Ta se prognoza, isprva tek opažanje o trendu u mladoj industriji poluvodiča, prometnula u samoispunjavajuće proročanstvo i postala temeljni ekonomski i tehnološki pokretač informatičkoga doba. Eksponencijalni rast računalne snage, proizašao iz neumoljive minijaturizacije, nije bio samo tehničko postignuće; on je stvorio predvidljivo obzorje za inovacije, potičući cjelokupnu industriju na neprestana ulaganja u istraživanje i razvoj kako bi održala korak s tim zadanim tempom.</w:t>
      </w:r>
    </w:p>
    <w:p w14:paraId="578CDF61" w14:textId="77777777" w:rsidR="00C955CE" w:rsidRDefault="00C7299E">
      <w:pPr>
        <w:spacing w:after="200"/>
      </w:pPr>
      <w:r>
        <w:rPr>
          <w:szCs w:val="22"/>
        </w:rPr>
        <w:t xml:space="preserve">Ipak, u drugome desetljeću 21. stoljeća postalo je očito da se vladavina Mooreova zakona primiče svome kraju. Zakoni fizike nametnuli su granice minijaturizaciji na atomskoj razini, čineći daljnje udvostručavanje tranzistora sve težim, skupljim i naposljetku neodrživim. Usporavanje ovoga, do tada glavnoga, motora napretka moglo je značiti stagnaciju, no umjesto toga, otvorilo je prostor za uspon nove paradigme i novoga pokretača. Taj novi motor postala je </w:t>
      </w:r>
      <w:r>
        <w:rPr>
          <w:b/>
          <w:szCs w:val="22"/>
        </w:rPr>
        <w:t>umjetna inteligencija</w:t>
      </w:r>
      <w:r>
        <w:rPr>
          <w:szCs w:val="22"/>
        </w:rPr>
        <w:t>.</w:t>
      </w:r>
    </w:p>
    <w:p w14:paraId="52626255" w14:textId="324D1155" w:rsidR="00C955CE" w:rsidRDefault="00C7299E">
      <w:pPr>
        <w:spacing w:after="200"/>
      </w:pPr>
      <w:r>
        <w:t xml:space="preserve">Revolucija umjetne inteligencije, osobito uspon dubokoga učenja, iskoristila </w:t>
      </w:r>
      <w:r w:rsidR="7A8A4F16">
        <w:t xml:space="preserve">je </w:t>
      </w:r>
      <w:r>
        <w:t xml:space="preserve">naslijeđenu računsku snagu koju je omogućio Mooreov zakon, i stvorila posve novu vrstu potražnje, iznjedrivši potrebu za drugačijom, specijaliziranom računalnom arhitekturom. Klasični procesori (CPU), optimizirani za sekvencijalno izvršavanje složenih zadataka, pokazali su se nedostatnima za masivno paralelne izračune koje zahtijeva treniranje suvremenih neuronskih mreža. Prazninu su ispunile </w:t>
      </w:r>
      <w:r w:rsidRPr="7A8A4F16">
        <w:rPr>
          <w:b/>
        </w:rPr>
        <w:t>grafičke procesorske jedinice (GPU)</w:t>
      </w:r>
      <w:r>
        <w:t>. Izvorno namijenjene iscrtavanju računalne grafike u videoigrama, njihova sposobnost istodobnoga obavljanja tisuća jednostavnih operacija pokazala se savršenom za matrične kalkulacije u srcu dubokoga učenja.</w:t>
      </w:r>
    </w:p>
    <w:p w14:paraId="23632568" w14:textId="77777777" w:rsidR="00C955CE" w:rsidRDefault="00C7299E">
      <w:pPr>
        <w:spacing w:after="200"/>
      </w:pPr>
      <w:r>
        <w:rPr>
          <w:szCs w:val="22"/>
        </w:rPr>
        <w:t>Tako je potražnja za sve moćnijim AI modelima postala glavni katalizator inovacija u računalnome hardveru, preuzevši ulogu koju je nekoć imao Mooreov zakon. Stvoren je novi, snažan ciklus povratne sprege: napredak u hardveru omogućuje razvoj većih i složenijih AI modela, a glad tih modela za računskom snagom zauzvrat potiče stvaranje još moćnijega i specijaliziranijega hardvera (Huang, 2017). Ovaj se ciklus ne ograničava samo na GPU-ove; tehnološki divovi poput Googlea sa svojim tenzorskim procesorskim jedinicama (TPU) te brojne druge tvrtke sada razvijaju čipove krojene isključivo za potrebe umjetne inteligencije.</w:t>
      </w:r>
    </w:p>
    <w:p w14:paraId="2D9EC80C" w14:textId="77777777" w:rsidR="00C955CE" w:rsidRDefault="00C7299E">
      <w:pPr>
        <w:spacing w:after="200"/>
      </w:pPr>
      <w:r>
        <w:rPr>
          <w:szCs w:val="22"/>
        </w:rPr>
        <w:t>```graph LR</w:t>
      </w:r>
    </w:p>
    <w:p w14:paraId="3F6D2FDA" w14:textId="7AE874B8" w:rsidR="00C955CE" w:rsidRDefault="00C7299E">
      <w:pPr>
        <w:spacing w:after="200"/>
      </w:pPr>
      <w:r>
        <w:rPr>
          <w:szCs w:val="22"/>
        </w:rPr>
        <w:t>subgraph " Ciklus inovacija u dobu umjetne inteligencije"</w:t>
      </w:r>
    </w:p>
    <w:p w14:paraId="5AD1A093" w14:textId="77777777" w:rsidR="00C955CE" w:rsidRDefault="00C7299E">
      <w:pPr>
        <w:spacing w:after="200"/>
      </w:pPr>
      <w:r>
        <w:rPr>
          <w:szCs w:val="22"/>
        </w:rPr>
        <w:t>A[Napredak u specijaliziranom hardveru &lt;br/&gt; (GPU, TPU...)] --omogućuje--&gt; B[Razvoj složenijih i &lt;br/&gt; moćnijih AI modela];</w:t>
      </w:r>
    </w:p>
    <w:p w14:paraId="370A1433" w14:textId="77777777" w:rsidR="00C955CE" w:rsidRDefault="00C7299E">
      <w:pPr>
        <w:spacing w:after="200"/>
      </w:pPr>
      <w:r>
        <w:rPr>
          <w:szCs w:val="22"/>
        </w:rPr>
        <w:t>B --stvara evolucijski pritisak i potražnju za--&gt; A;</w:t>
      </w:r>
    </w:p>
    <w:p w14:paraId="18B5B87B" w14:textId="77777777" w:rsidR="00C955CE" w:rsidRDefault="00C7299E">
      <w:pPr>
        <w:spacing w:after="200"/>
      </w:pPr>
      <w:r>
        <w:rPr>
          <w:szCs w:val="22"/>
        </w:rPr>
        <w:t>end</w:t>
      </w:r>
    </w:p>
    <w:p w14:paraId="0E72F2E5" w14:textId="77777777" w:rsidR="00C955CE" w:rsidRDefault="00C7299E">
      <w:pPr>
        <w:spacing w:after="200"/>
      </w:pPr>
      <w:r>
        <w:rPr>
          <w:szCs w:val="22"/>
        </w:rPr>
        <w:t>style A fill:#fff,stroke:#333,stroke-width:2px</w:t>
      </w:r>
    </w:p>
    <w:p w14:paraId="6ADCF51C" w14:textId="77777777" w:rsidR="00C955CE" w:rsidRDefault="00C7299E">
      <w:pPr>
        <w:spacing w:after="200"/>
      </w:pPr>
      <w:r>
        <w:rPr>
          <w:szCs w:val="22"/>
        </w:rPr>
        <w:t>style B fill:#fff,stroke:#333,stroke-width:2px</w:t>
      </w:r>
    </w:p>
    <w:p w14:paraId="39B41CAC" w14:textId="77777777" w:rsidR="00C955CE" w:rsidRDefault="00C7299E">
      <w:pPr>
        <w:spacing w:after="200"/>
      </w:pPr>
      <w:r>
        <w:rPr>
          <w:szCs w:val="22"/>
        </w:rPr>
        <w:lastRenderedPageBreak/>
        <w:t>```</w:t>
      </w:r>
    </w:p>
    <w:p w14:paraId="4DBCC2BB" w14:textId="29FCFF64" w:rsidR="00C955CE" w:rsidRDefault="00C7299E">
      <w:pPr>
        <w:spacing w:after="200"/>
      </w:pPr>
      <w:r>
        <w:rPr>
          <w:szCs w:val="22"/>
        </w:rPr>
        <w:t xml:space="preserve">Ova nova dinamika duboko preoblikuje tehnološki krajolik. Dok je Mooreov zakon bio obilježen prilično jednoobraznim napretkom u snazi opće namjene, era umjetne inteligencije potiče raznolikost i specijalizaciju hardverskih rješenja. Motor evolucije više nije jedinstven i centraliziran, već se raspršio u složenu interakciju između softvera i hardvera, između algoritamskih otkrića i silicijskih inovacija. Ta sprega izravno utječe na gospodarstvo, znanstvena istraživanja i društvo u cjelini, postavljajući temelje za novu tehnološku revoluciju. Unutar tog sustava koji se neprestano i ubrzano mijenja djeluju </w:t>
      </w:r>
      <w:r>
        <w:rPr>
          <w:b/>
          <w:szCs w:val="22"/>
        </w:rPr>
        <w:t>agenti</w:t>
      </w:r>
      <w:r>
        <w:rPr>
          <w:szCs w:val="22"/>
        </w:rPr>
        <w:t>, bili oni ljudi istraživači, inženjeri ili pak autonomni AI sustavi, neprestano pomičući granice mogućega.</w:t>
      </w:r>
    </w:p>
    <w:p w14:paraId="2FA24F0A" w14:textId="2AC0963D" w:rsidR="00C955CE" w:rsidRDefault="00C7299E" w:rsidP="008379F2">
      <w:pPr>
        <w:pStyle w:val="Heading2"/>
      </w:pPr>
      <w:bookmarkStart w:id="131" w:name="_Toc203222013"/>
      <w:r>
        <w:t>5.2</w:t>
      </w:r>
      <w:r>
        <w:tab/>
      </w:r>
      <w:r w:rsidR="0032075B" w:rsidRPr="0032075B">
        <w:t>Resursna intenzivnost: cijena inteligencije</w:t>
      </w:r>
      <w:bookmarkEnd w:id="131"/>
    </w:p>
    <w:p w14:paraId="229DE445" w14:textId="77777777" w:rsidR="004303FA" w:rsidRDefault="004303FA" w:rsidP="004303FA">
      <w:r>
        <w:t>Dok nas zadivljuju svojim jezičnim sposobnostima, veliki jezični modeli dolaze s enormnom, često prešućivanom cijenom. Njihova impresivna inteligencija i performanse izravno su povezane s njihovom monumentalnom veličinom i složenošću, što ih čini izuzetno resursno intenzivnim sustavima. Ova intenzivnost manifestira se kroz tri ključna aspekta: astronomske računalne i financijske troškove potrebne za njihovo treniranje, zabrinjavajući energetski otisak i okolišni utjecaj, te ogromne memorijske zahtjeve za njihovo pokretanje. Ovi faktori predstavljaju tehničke izazove za inženjere, s dubokim ekonomskim, društvenim i etičkim implikacijama. Naime, postaju sve glasnija pitanja - tko može razvijati i koristiti ovu moćnu tehnologiju, te kakva je dugoročna održivost trenutne putanje razvoja umjetne inteligencije?</w:t>
      </w:r>
    </w:p>
    <w:p w14:paraId="4A80B481" w14:textId="77777777" w:rsidR="004F5CDC" w:rsidRDefault="004F5CDC" w:rsidP="004303FA"/>
    <w:p w14:paraId="1E4AE118" w14:textId="24E93DBB" w:rsidR="004303FA" w:rsidRDefault="004303FA" w:rsidP="004303FA">
      <w:r>
        <w:t xml:space="preserve">Prvi i najočitiji trošak povezan je s treniranjem najnaprednijih </w:t>
      </w:r>
      <w:r w:rsidR="004F5CDC">
        <w:t>jezičnih modela</w:t>
      </w:r>
      <w:r>
        <w:t>. Proces predtreniranja zahtijeva nezamislive količine računalne snage, moguće samo korištenjem masivnih klastera specijaliziranog hardvera, primarno GPU-ova (poput NVIDIA A100 ili H100) ili TPU-ova (Patterson et al., 2021). Ovi klasteri mogu sadržavati tisuće akceleratora koji rade paralelno tjednima ili mjesecima. Nabava, održavanje i pogon takve infrastrukture rezultira izravnim financijskim troškovima koji se mjere u desecima ili čak stotinama milijuna dolara za treniranje samo jednog state-of-the-art modela. Ovako visoka cijena stvara ogromnu barijeru ulasku na tržište, dovodeći do koncentracije moći u rukama malog broja najvećih tehnoloških kompanija i stvarajući "računalnu podjelu" (eng. compute divide) koja može produbiti postojeće nejednakosti.</w:t>
      </w:r>
    </w:p>
    <w:p w14:paraId="3FCA52F3" w14:textId="77777777" w:rsidR="004F5CDC" w:rsidRDefault="004F5CDC" w:rsidP="004303FA"/>
    <w:p w14:paraId="39AA07C6" w14:textId="74193589" w:rsidR="004303FA" w:rsidRDefault="004303FA" w:rsidP="004303FA">
      <w:r>
        <w:t>Drugi, sve više prepoznat problem jest ogroman energetski otisak i povezani ok</w:t>
      </w:r>
      <w:commentRangeStart w:id="132"/>
      <w:r>
        <w:t>olišni utjecaj.</w:t>
      </w:r>
      <w:commentRangeEnd w:id="132"/>
      <w:r>
        <w:rPr>
          <w:rStyle w:val="CommentReference"/>
        </w:rPr>
        <w:commentReference w:id="132"/>
      </w:r>
      <w:r>
        <w:t xml:space="preserve"> Intenzivno korištenje tisuća energetski zahtjevnih čipova troši ogromne količine električne energije. Studije su pokazale da treniranje velikih modela može emitirati značajne količine ugljičnog dioksida (Strubell et al., 2019; Luccioni et al., 2022). Iako procjene ovise o mnogim faktorima, uključujući izvor električne energije, one jasno ukazuju da razvoj LLM-ova ima mjerljiv doprinos klimatskim promjenama. Nadalje, ne smije se zanemariti ni kumulativni energetski trošak inferencije. Iako je pojedinačni upit energetski manje zahtjevan, široka upotreba LLM-ova od strane milijuna korisnika znači da ukupna potrošnja energije za inferenciju može s vremenom premašiti onu utrošenu na treniranje (Luccioni et al., 2023). Jačanje svijesti o ovom problemu stvara pritisak na industriju da razvija održivije prakse, uključujući optimizaciju efikasnosti i korištenje obnovljivih izvora energije.</w:t>
      </w:r>
    </w:p>
    <w:p w14:paraId="4AF8F74B" w14:textId="77777777" w:rsidR="004303FA" w:rsidRDefault="004303FA" w:rsidP="004303FA">
      <w:r>
        <w:t xml:space="preserve">Treći aspekt resursne intenzivnosti odnosi se na ogromne memorijske zahtjeve. Pohrana samih parametara modela (stotine milijardi ili trilijuni) zahtijeva stotine gigabajta memorije. Uz to, tijekom izračuna potrebno je čuvati i privremene aktivacije. Posebno kod inferencije dugih sekvenci, KV keš (Key-Value Cache), koji pohranjuje vektore iz mehanizma pažnje, može narasti do vrlo velikih dimenzija, često premašujući memoriju potrebnu za same parametre (Pope et al., 2023). Ovi memorijski zahtjevi, posebice za specijaliziranu i skupu memoriju na GPU/TPU akceleratorima (VRAM/HBM), predstavljaju usko grlo. Posljedica je da se najveći modeli često ne mogu pokrenuti na jednom akceleratoru, što zahtijeva složene tehnike paralelizacije. Što je još važnije, ovi zahtjevi čine izuzetno teškim pokretanje najnaprednijih LLM-ova izravno na uređajima s ograničenim resursima, kao što su pametni telefoni ili rubni (eng. </w:t>
      </w:r>
      <w:r w:rsidRPr="7A8A4F16">
        <w:rPr>
          <w:i/>
        </w:rPr>
        <w:t>edge</w:t>
      </w:r>
      <w:r>
        <w:t>) uređaji, ograničavajući njihovu dostupnost i primjenu. Tehnike optimizacije poput kvantizacije i obrezivanja ključne su za ublažavanje ovog ograničenja.</w:t>
      </w:r>
    </w:p>
    <w:p w14:paraId="6D6532B9" w14:textId="77777777" w:rsidR="004F5CDC" w:rsidRDefault="004F5CDC" w:rsidP="004303FA"/>
    <w:p w14:paraId="4D04E8A9" w14:textId="4C33D335" w:rsidR="00581287" w:rsidRPr="004303FA" w:rsidRDefault="004303FA" w:rsidP="004303FA">
      <w:r>
        <w:lastRenderedPageBreak/>
        <w:t>Suočavanje s ovim višestrukim izazovima resursne intenzivnosti zahtijeva multidisciplinarni pristup: daljnje tehničke inovacije u razvoju efikasnijih algoritama i hardvera, jasne etičke smjernice i potencijalno regulatorne okvire koji potiču transparentnost i održivost, te kontinuirani dijalog između svih dionika kako bi se osiguralo da koristi ove moćne tehnologije budu dostupne na pravedan i održiv način.</w:t>
      </w:r>
    </w:p>
    <w:p w14:paraId="4413675D" w14:textId="77777777" w:rsidR="004303FA" w:rsidRPr="002B1990" w:rsidRDefault="004303FA" w:rsidP="002B1990">
      <w:pPr>
        <w:rPr>
          <w:b/>
          <w:bCs/>
        </w:rPr>
      </w:pPr>
    </w:p>
    <w:p w14:paraId="6574DCF0" w14:textId="77777777" w:rsidR="00C955CE" w:rsidRDefault="00C7299E" w:rsidP="008379F2">
      <w:pPr>
        <w:pStyle w:val="Heading2"/>
      </w:pPr>
      <w:bookmarkStart w:id="133" w:name="_Toc203222014"/>
      <w:r>
        <w:t>5.3</w:t>
      </w:r>
      <w:r>
        <w:tab/>
        <w:t>Širenje horizonata: od uskih zadataka do digitalnih kolektiva</w:t>
      </w:r>
      <w:bookmarkEnd w:id="133"/>
    </w:p>
    <w:p w14:paraId="232253E8" w14:textId="6C7742B2" w:rsidR="00DA1934" w:rsidRDefault="00DA1934" w:rsidP="7A8A4F16">
      <w:pPr>
        <w:spacing w:line="259" w:lineRule="auto"/>
      </w:pPr>
      <w:r>
        <w:t xml:space="preserve">U samoj srži razvoja umjetne inteligencije, pogonjenog nezamislivim uzletom računalne snage, odvija se tiha, ali korjenita preobrazba. Svjedočimo putovanju koje započinje u strogo omeđenim granicama </w:t>
      </w:r>
      <w:r w:rsidR="7A8A4F16">
        <w:t>pojedinačnih računalnih zadataka</w:t>
      </w:r>
      <w:r>
        <w:t xml:space="preserve">, a stremi prema obzorima složenih, dinamičnih svjetova u kojima djeluje i prožima se mnoštvo digitalnih bića. To nije tek puko nizanje novih vještina; to je evolucija same naravi i ustrojstva inteligencije. Da bismo pojmili dubinu te mijene, </w:t>
      </w:r>
      <w:r w:rsidR="7A8A4F16">
        <w:t>potrebno je</w:t>
      </w:r>
      <w:r>
        <w:t xml:space="preserve"> pratiti njezin </w:t>
      </w:r>
      <w:r w:rsidR="7A8A4F16">
        <w:t>razvoj, korak</w:t>
      </w:r>
      <w:r>
        <w:t xml:space="preserve"> po </w:t>
      </w:r>
      <w:r w:rsidR="7A8A4F16">
        <w:t>korak</w:t>
      </w:r>
      <w:r>
        <w:t xml:space="preserve">, od samotnjačke </w:t>
      </w:r>
      <w:r w:rsidR="7A8A4F16">
        <w:t>usredotočenih agenata</w:t>
      </w:r>
      <w:r>
        <w:t xml:space="preserve"> do rađanja jedne nove, gotovo organske cjeline</w:t>
      </w:r>
      <w:r w:rsidR="7A8A4F16">
        <w:t xml:space="preserve"> višestrukih umjetnointeligentnih agenata</w:t>
      </w:r>
      <w:r>
        <w:t>.</w:t>
      </w:r>
    </w:p>
    <w:p w14:paraId="213C9481" w14:textId="77777777" w:rsidR="000729B6" w:rsidRDefault="000729B6" w:rsidP="00DA1934"/>
    <w:p w14:paraId="76F9ABDE" w14:textId="7E51CE09" w:rsidR="00DA1934" w:rsidRDefault="00DA1934" w:rsidP="00DA1934">
      <w:r>
        <w:t xml:space="preserve">Na ishodištu toga puta stoji samotni agent za </w:t>
      </w:r>
      <w:r w:rsidR="7A8A4F16">
        <w:t>rješavanje uskog zadatka;</w:t>
      </w:r>
      <w:r>
        <w:t xml:space="preserve"> majstor svoga zanata, no </w:t>
      </w:r>
      <w:r w:rsidR="7A8A4F16">
        <w:t>skučenog vidokruga.</w:t>
      </w:r>
      <w:r>
        <w:t xml:space="preserve"> Njegova se moć, ma koliko silna bila, iscrpljuje unutar nevidljivih zidova algoritma koji ga je sazdao. Klasičan je primjer takva bića DeepMindov AlphaGo, velemajstor drevne igre go. Njegova genijalnost, koja je nadvisila najbolje ljudske umove, ostaje zatočena na drvenoj ploči s crnim i bijelim kamenovima; on ne umije primijeniti svoje znanje na šah, niti može sročiti stih ili tumačiti nebeske mijene. Njegova je inteligencija duboka, ali i beznadno uska, obilježena sudbinom neprekoračive izolacije.</w:t>
      </w:r>
    </w:p>
    <w:p w14:paraId="78CBC8B8" w14:textId="77777777" w:rsidR="000729B6" w:rsidRDefault="000729B6" w:rsidP="00DA1934"/>
    <w:p w14:paraId="63435384" w14:textId="6EBD7104" w:rsidR="00DA1934" w:rsidRDefault="00DA1934" w:rsidP="00DA1934">
      <w:r>
        <w:t xml:space="preserve">Prvi istinski prodor iz te osame događa se pojavom </w:t>
      </w:r>
      <w:r w:rsidR="7A8A4F16">
        <w:t xml:space="preserve">umjetnointeligentnog </w:t>
      </w:r>
      <w:r>
        <w:t xml:space="preserve">agenta koji poseže za </w:t>
      </w:r>
      <w:r w:rsidR="7A8A4F16">
        <w:t xml:space="preserve">različitim </w:t>
      </w:r>
      <w:r>
        <w:t>alatima. On nadilazi vlastita ograničenja učeći se služiti vanjskim izvorima znanja i moći</w:t>
      </w:r>
      <w:r w:rsidR="7A8A4F16">
        <w:t>, postajući</w:t>
      </w:r>
      <w:r>
        <w:t xml:space="preserve"> čvorište koje vješto prikuplja i primjenjuje resurse iz prostranog digitalnog okružja. Time se njegova djelotvornost umnaža. Zamislimo suvremeni jezični model kojemu je povjerena organizacija putovanja. Budući da sâm ne poznaje cijene letova u stvarnom vremenu, on poseže za </w:t>
      </w:r>
      <w:r w:rsidR="7A8A4F16">
        <w:t xml:space="preserve">dostupnim </w:t>
      </w:r>
      <w:r>
        <w:t>alatima: poziva sučelje zrakoplovne kompanije, koristi vanjski kalkulator za preračunavanje valuta i provjerava vremenske uvjete na odredištu putem namjenskog servisa. Agent ovdje nije sâm riješio svaki djelić slagalice, već je poput vrsnog dirigenta orkestrirao svirku specijaliziranih alata, stvarajući skladnu cjelinu.</w:t>
      </w:r>
    </w:p>
    <w:p w14:paraId="7D57FA5E" w14:textId="77777777" w:rsidR="000729B6" w:rsidRDefault="000729B6" w:rsidP="00DA1934"/>
    <w:p w14:paraId="28E7D023" w14:textId="106B1CC7" w:rsidR="00DA1934" w:rsidRDefault="00DA1934" w:rsidP="00DA1934">
      <w:r>
        <w:t xml:space="preserve">No, čak i takav agent ostaje jedinstveno središte odlučivanja. Istinska promjena paradigme, početak istinske digitalne društvenosti, nastupa tek s uspostavom višeagentskih sustava. U takvom okružju, više autonomnih agenata obitava u zajedničkom prostoru, stupajući u međusobne odnose. Kamen temeljac koji omogućuje njihovo postojanje jest komunikacija. Ona im otvara mogućnost da pregovaraju, usklađuju svoje djelovanje, dijele spoznaje i zajednički teže cilju koji nadilazi snagu svakoga od njih ponaosob. Ovdje se složeni zadatak razlaže na dijelove, a tim specijalista suradnjom ga privodi kraju. Ponovno se vratimo planiranju odmora: umjesto jednog dirigenta, sada imamo tim. Agent Istraživač pronalazi letove, Agent Analitičar važe cijene i recenzije, Agent Koordinator miri rasporede putnika, a Agent Evaluator budno pazi na moguće rizike. Njihova neprestana razmjena informacija, nalik žamoru u ljudskoj radnoj skupini, stvara sinergiju i vodi rješenju (Wang et al., 2023). Takva suradnja, naravno, zahtijeva golemu </w:t>
      </w:r>
      <w:r w:rsidR="7A8A4F16">
        <w:t>računalnu</w:t>
      </w:r>
      <w:r>
        <w:t xml:space="preserve"> moć, jer svaka poruka, svaka uskladba i svaka odluka troše dragocjene resurse procesorske snage.</w:t>
      </w:r>
    </w:p>
    <w:p w14:paraId="5B8485C1" w14:textId="77777777" w:rsidR="000729B6" w:rsidRDefault="000729B6" w:rsidP="00DA1934"/>
    <w:p w14:paraId="602898BE" w14:textId="7DE979AB" w:rsidR="00DA1934" w:rsidRDefault="00DA1934" w:rsidP="00DA1934">
      <w:r>
        <w:t xml:space="preserve">Vrhunac ovog </w:t>
      </w:r>
      <w:r w:rsidR="7A8A4F16">
        <w:t>razvoja</w:t>
      </w:r>
      <w:r>
        <w:t xml:space="preserve">, točka u kojoj kvantiteta prelazi u novu kvalitetu, očituje se u nastanku digitalnih kolektiva. Ovdje više nije riječ o zbroju pojedinačnih dijelova, već o sustavu koji kao cjelina pokazuje emergentna svojstva – sposobnosti i oblike ponašanja koji se ne mogu pronaći ni u jednoj njegovoj sastavnici. Poput mravinjaka ili roja pčela, digitalni kolektiv postaje više od skupa svojih članova; on razvija kolektivno pamćenje, sposobnost samostalne organizacije i učenja na razini čitave zajednice. Istraživanje sa Sveučilišta Stanford, koje je u virtualni grad naselilo 25 generativnih agenata, zorno je pokazalo kako iz jednostavnih pravila interakcije niču složeni društveni obrasci: </w:t>
      </w:r>
      <w:r>
        <w:lastRenderedPageBreak/>
        <w:t>agenti su samoinicijativno širili glasine, dogovarali susrete i stvarali trajne odnose, a da im to nitko nije izričito naložio (Park et al., 2023). Rođeno je maleno digitalno društvo.</w:t>
      </w:r>
    </w:p>
    <w:p w14:paraId="1D48CD3B" w14:textId="77777777" w:rsidR="000729B6" w:rsidRDefault="000729B6" w:rsidP="00DA1934"/>
    <w:p w14:paraId="10789C8C" w14:textId="44C4A4BD" w:rsidR="00DA1934" w:rsidRDefault="00290C5A" w:rsidP="00DA1934">
      <w:r>
        <w:t xml:space="preserve">A ta klica </w:t>
      </w:r>
      <w:r w:rsidR="00DA1934">
        <w:t>kolektivne svijesti</w:t>
      </w:r>
      <w:r>
        <w:t xml:space="preserve"> u </w:t>
      </w:r>
      <w:r w:rsidRPr="00290C5A">
        <w:t>simulirano</w:t>
      </w:r>
      <w:r>
        <w:t>m</w:t>
      </w:r>
      <w:r w:rsidRPr="00290C5A">
        <w:t xml:space="preserve"> društv</w:t>
      </w:r>
      <w:r>
        <w:t>u</w:t>
      </w:r>
      <w:r w:rsidR="004614DF">
        <w:t xml:space="preserve"> </w:t>
      </w:r>
      <w:commentRangeStart w:id="134"/>
      <w:r w:rsidR="004614DF">
        <w:t>dobi</w:t>
      </w:r>
      <w:r w:rsidR="00924346">
        <w:t>ja</w:t>
      </w:r>
      <w:r w:rsidR="004614DF">
        <w:t xml:space="preserve"> </w:t>
      </w:r>
      <w:commentRangeEnd w:id="134"/>
      <w:r>
        <w:rPr>
          <w:rStyle w:val="CommentReference"/>
        </w:rPr>
        <w:commentReference w:id="134"/>
      </w:r>
      <w:r w:rsidR="004614DF">
        <w:t xml:space="preserve">svoj puni stvaralački potencijal u </w:t>
      </w:r>
      <w:r w:rsidR="00DA1934">
        <w:t>projekti</w:t>
      </w:r>
      <w:r w:rsidR="00924346">
        <w:t>ma</w:t>
      </w:r>
      <w:r w:rsidR="00DA1934">
        <w:t xml:space="preserve"> poput Google DeepMindovog AlphaEvolve. Taj sustav utjelovljuje arhetip znanstvenog kolektiva budućnosti. U njemu, agenti potekli iz obitelji Gemini modela autonomno izmišljaju nove algoritme. Jedni ih generiraju, drugi testiraju u petljama nalik darvinističkoj selekciji, a treći provode stroge formalne provjere ispravnosti. Upravo je taj pristup, gradeći na uspjesima svojih prethodnika poput AlphaTensor-a, omogućio otkriće novih, dokazano učinkovitijih rješenja za temeljne računalne probleme kojima su se ljudi bavili desetljećima. Ovdje kolektiv kao cjelina čini stvaralački iskorak, generirajući znanje koje je provjerljivo novo i matematički ispravno – on ne pronalazi, on stvara.</w:t>
      </w:r>
    </w:p>
    <w:p w14:paraId="58340E75" w14:textId="77777777" w:rsidR="000729B6" w:rsidRDefault="000729B6" w:rsidP="00DA1934"/>
    <w:p w14:paraId="7E1A736F" w14:textId="2ACD7192" w:rsidR="00DA1934" w:rsidRDefault="00DA1934" w:rsidP="00DA1934">
      <w:r>
        <w:t>Tako se pred našim očima iscrtava</w:t>
      </w:r>
      <w:r w:rsidR="009F3983">
        <w:t xml:space="preserve"> put</w:t>
      </w:r>
      <w:r>
        <w:t xml:space="preserve"> od samotnog, usamljenog izvršitelja, preko vještog korisnika alata i člana suradničkog tima, pa sve do sudionika u emergentnoj, stvaralačkoj cjelini. Širenje horizonata umjetne inteligencije nije, dakle, samo tehnološka, već i ontološka priča. Ona nas vodi prema novoj topologiji znanja, u kojoj se granice između pojedinca i zajednice, alata i korisnika, čovjeka i stroja, počinju rastakati u zajedničkoj potrazi za rješenjima. U tim pulsirajućim, samoučećim kolektivima leži obećanje razumijevanja svjetova čija je složenost do sada nadilazila naš dohvat.</w:t>
      </w:r>
    </w:p>
    <w:p w14:paraId="1FA1E8FF" w14:textId="77777777" w:rsidR="00061987" w:rsidRDefault="00061987" w:rsidP="00DA1934"/>
    <w:p w14:paraId="57CB5B97" w14:textId="77777777" w:rsidR="00DA1934" w:rsidRDefault="00DA1934" w:rsidP="00DA1934">
      <w:r>
        <w:t>Generated mermaid</w:t>
      </w:r>
    </w:p>
    <w:p w14:paraId="2F8589D8" w14:textId="77777777" w:rsidR="00C955CE" w:rsidRDefault="00C7299E" w:rsidP="00DA1934">
      <w:r>
        <w:t>graph LR</w:t>
      </w:r>
    </w:p>
    <w:p w14:paraId="31060314" w14:textId="77777777" w:rsidR="00C955CE" w:rsidRDefault="00C7299E" w:rsidP="00DA1934">
      <w:r>
        <w:t>subgraph "Slika 5.3.1. Razvojni put od pojedinačnog agenta do digitalnog kolektiva"</w:t>
      </w:r>
    </w:p>
    <w:p w14:paraId="4EB0E76A" w14:textId="77777777" w:rsidR="00DA1934" w:rsidRDefault="00DA1934" w:rsidP="00DA1934">
      <w:r>
        <w:t xml:space="preserve">    A["1. Samotni izvršitelj&lt;br&gt;(Agent za usku zadaću)"] --&gt; B["2. Agent koji koristi alate&lt;br&gt;(Posezanje izvan sebe)"];</w:t>
      </w:r>
    </w:p>
    <w:p w14:paraId="73AA9C7B" w14:textId="77777777" w:rsidR="00DA1934" w:rsidRDefault="00DA1934" w:rsidP="00DA1934">
      <w:r>
        <w:t xml:space="preserve">    B --&gt; C["3. Višeagentski sustav&lt;br&gt;(Početak društvenosti)"];</w:t>
      </w:r>
    </w:p>
    <w:p w14:paraId="734205C1" w14:textId="77777777" w:rsidR="00DA1934" w:rsidRDefault="00DA1934" w:rsidP="00DA1934">
      <w:r>
        <w:t xml:space="preserve">    C --&gt; D["4. Digitalni kolektiv&lt;br&gt;(Rađanje cjeline)"];</w:t>
      </w:r>
    </w:p>
    <w:p w14:paraId="46E3ACAE" w14:textId="77777777" w:rsidR="00C955CE" w:rsidRDefault="00C7299E" w:rsidP="00DA1934">
      <w:r>
        <w:t>end</w:t>
      </w:r>
    </w:p>
    <w:p w14:paraId="27647AE2" w14:textId="77777777" w:rsidR="00DA1934" w:rsidRDefault="00DA1934" w:rsidP="00DA1934"/>
    <w:p w14:paraId="54CB0A9D" w14:textId="77777777" w:rsidR="00DA1934" w:rsidRDefault="00DA1934" w:rsidP="00DA1934">
      <w:r>
        <w:t>style A fill:#f9f9f9,stroke:#333,stroke-width:2px</w:t>
      </w:r>
    </w:p>
    <w:p w14:paraId="0C631310" w14:textId="77777777" w:rsidR="00DA1934" w:rsidRDefault="00DA1934" w:rsidP="00DA1934">
      <w:r>
        <w:t>style B fill:#f9f9f9,stroke:#333,stroke-width:2px</w:t>
      </w:r>
    </w:p>
    <w:p w14:paraId="4FDF011D" w14:textId="77777777" w:rsidR="00DA1934" w:rsidRDefault="00DA1934" w:rsidP="00DA1934">
      <w:r>
        <w:t>style C fill:#f9f9f9,stroke:#333,stroke-width:2px</w:t>
      </w:r>
    </w:p>
    <w:p w14:paraId="069E7BE1" w14:textId="393A8722" w:rsidR="00DA1934" w:rsidRDefault="00DA1934" w:rsidP="00DA1934">
      <w:r>
        <w:t>style D fill:#f9f9f9,stroke:#333,stroke-width:2px</w:t>
      </w:r>
    </w:p>
    <w:p w14:paraId="62F208AB" w14:textId="77777777" w:rsidR="00A54BB8" w:rsidRDefault="00A54BB8" w:rsidP="00DA1934"/>
    <w:p w14:paraId="389EB12F" w14:textId="77777777" w:rsidR="002A16BD" w:rsidRDefault="002A16BD" w:rsidP="00E446E9"/>
    <w:p w14:paraId="23F31FF5" w14:textId="5E31D3FE" w:rsidR="00C955CE" w:rsidRDefault="00C7299E" w:rsidP="008379F2">
      <w:pPr>
        <w:pStyle w:val="Heading2"/>
      </w:pPr>
      <w:bookmarkStart w:id="135" w:name="_Toc203222015"/>
      <w:r>
        <w:t>5.4 Potraga za dubljim razumijevanjem: emocionalna inteligencija</w:t>
      </w:r>
      <w:bookmarkEnd w:id="135"/>
    </w:p>
    <w:p w14:paraId="4986CDE4" w14:textId="119BF3C9" w:rsidR="002823A1" w:rsidRDefault="00BC6A48" w:rsidP="002823A1">
      <w:r>
        <w:t>Dok gradimo sve sposobnije AI sustave, dvije dugoročne vizije posebno zaokupljaju maštu i potiču istraživanja, a obje su neizbježno povezane s budućim napretkom u računalnoj snazi i algoritmima. Jedna se bavi pitanjem emocionalne inteligencije</w:t>
      </w:r>
      <w:r w:rsidR="007A6AF2">
        <w:t xml:space="preserve"> (EI)</w:t>
      </w:r>
      <w:r>
        <w:t xml:space="preserve"> u AI. Može li AI ne samo razumjeti riječi, već i osjetiti ili barem uvjerljivo simulirati emocije? </w:t>
      </w:r>
      <w:r w:rsidR="0045394F" w:rsidRPr="0045394F">
        <w:t xml:space="preserve">Primjerice, </w:t>
      </w:r>
      <w:r w:rsidR="0045394F">
        <w:t xml:space="preserve">može li AI </w:t>
      </w:r>
      <w:r w:rsidR="0045394F" w:rsidRPr="0045394F">
        <w:t>prepoznati tragove frustracije ili zbunjenosti u glasu korisnika (Picard, 1997) te prilagoditi svoj način komunikacije, ponuditi pomoć ili promijeniti strategiju rješavanja problema</w:t>
      </w:r>
      <w:r w:rsidR="007C4B66">
        <w:t>?</w:t>
      </w:r>
      <w:r w:rsidR="0045394F" w:rsidRPr="0045394F">
        <w:t xml:space="preserve"> </w:t>
      </w:r>
      <w:r w:rsidR="007A6AF2">
        <w:t>EI</w:t>
      </w:r>
      <w:r w:rsidR="002823A1">
        <w:t xml:space="preserve"> se određuje kao složeni sklop sposobnosti koji pojedincu omogućuje prepoznavanje, razumijevanje i upravljanje vlastitim emocionalnim stanjima, ali i zamjećivanje, tumačenje te utjecanje na emocije drugih. Premda se dugo smatralo da je kognitivna inteligencija, mjerena kvocijentom inteligencije (IQ), ključni prediktor uspjeha, danas se sve više uviđa kako ona sama za sebe nije dostatna za snalaženje u složenosti ljudskih odnosa i životnih izazova. Emocionalna inteligencija stoga se ne promatra kao suprotnost, već kao nužna dopuna analitičkom umu.</w:t>
      </w:r>
    </w:p>
    <w:p w14:paraId="50BC4749" w14:textId="77777777" w:rsidR="000268DD" w:rsidRDefault="000268DD" w:rsidP="002823A1"/>
    <w:p w14:paraId="285F022B" w14:textId="5FE6E6BA" w:rsidR="00C955CE" w:rsidRDefault="00C7299E" w:rsidP="002823A1">
      <w:r>
        <w:t>Koncept, premda ne posve nov, svoju je široku prepoznatljivost stekao radom Daniela Golemana (1995), koji ga je predstavio kao ključnu odrednicu osobnog i profesionalnog ispunjenja. Golemanov model, koji je postao svojevrsnim temeljem za daljnja istraživanja, razlaže emocionalnu inteligenciju na pet ključnih sastavnica koje se međusobno prožimaju i nadograđuju.</w:t>
      </w:r>
      <w:r w:rsidR="00D21B44">
        <w:t xml:space="preserve"> Prema njemu, i</w:t>
      </w:r>
      <w:r w:rsidR="002823A1">
        <w:t>shodište</w:t>
      </w:r>
      <w:r>
        <w:t xml:space="preserve"> i temelj svega jest samosvijest – sposobnost prepoznavanja i razumijevanja vlastitih osjećaja, raspoloženja i unutarnjih poriva, kao i njihova utjecaja na okolinu. Na samosvijest se neposredno </w:t>
      </w:r>
      <w:r>
        <w:lastRenderedPageBreak/>
        <w:t>nadovezuje samoregulacija, odnosno vještina upravljanja tim unutarnjim stanjima, kontroliranja impulzivnih reakcija te promišljenog djelovanja umjesto nagonskog. Treća sastavnica, motivacija, u ovom se okviru ne promatra kao vanjski poticaj, već kao unutarnji poriv za postignućem koji nadilazi materijalne nagrade ili društveni status; to je strast prema radu i ustrajnost pred zaprekama. Četvrta sastavnica, empatija, predstavlja prijelaz iz unutarnjega svijeta u područje međuljudskih odnosa. Ona je umijeće prepoznavanja i suosjećanja s emocionalnim stanjima drugih, sposobnost sagledavanja situacije iz tuđe perspektive. Konačno, društvene vještine objedinjuju prethodne sastavnice u djelatnu sposobnost upravljanja odnosima, izgradnje mreža poznanstava, uvjeravanja i vođenja drugih.</w:t>
      </w:r>
    </w:p>
    <w:p w14:paraId="5FE2E35E" w14:textId="77777777" w:rsidR="00C955CE" w:rsidRDefault="00C955CE" w:rsidP="002823A1"/>
    <w:p w14:paraId="1E396C62" w14:textId="77777777" w:rsidR="00C955CE" w:rsidRDefault="00C7299E" w:rsidP="002823A1">
      <w:r>
        <w:t>Prikaz 1: Golemanov model emocionalne inteligencije</w:t>
      </w:r>
    </w:p>
    <w:p w14:paraId="1BFFC046" w14:textId="77777777" w:rsidR="00C955CE" w:rsidRDefault="00C7299E" w:rsidP="002823A1">
      <w:r>
        <w:t>```mermaid</w:t>
      </w:r>
    </w:p>
    <w:p w14:paraId="3D7FFAA6" w14:textId="77777777" w:rsidR="00C955CE" w:rsidRDefault="00C7299E" w:rsidP="002823A1">
      <w:r>
        <w:t>graph LR</w:t>
      </w:r>
    </w:p>
    <w:p w14:paraId="71BF7523" w14:textId="77777777" w:rsidR="00C955CE" w:rsidRDefault="00C7299E" w:rsidP="002823A1">
      <w:r>
        <w:t>style A fill:#fff,stroke:#333,stroke-width:2px</w:t>
      </w:r>
    </w:p>
    <w:p w14:paraId="58FDC0D1" w14:textId="77777777" w:rsidR="00C955CE" w:rsidRDefault="00C7299E" w:rsidP="002823A1">
      <w:r>
        <w:t>style B fill:#fff,stroke:#333,stroke-width:2px</w:t>
      </w:r>
    </w:p>
    <w:p w14:paraId="19DAEA92" w14:textId="77777777" w:rsidR="00C955CE" w:rsidRDefault="00C7299E" w:rsidP="002823A1">
      <w:r>
        <w:t>style C fill:#fff,stroke:#333,stroke-width:2px</w:t>
      </w:r>
    </w:p>
    <w:p w14:paraId="7E6591F1" w14:textId="77777777" w:rsidR="00C955CE" w:rsidRDefault="00C7299E" w:rsidP="002823A1">
      <w:r>
        <w:t>style D fill:#fff,stroke:#333,stroke-width:2px</w:t>
      </w:r>
    </w:p>
    <w:p w14:paraId="199CBF84" w14:textId="77777777" w:rsidR="00C955CE" w:rsidRDefault="00C7299E" w:rsidP="002823A1">
      <w:r>
        <w:t>style E fill:#fff,stroke:#333,stroke-width:2px</w:t>
      </w:r>
    </w:p>
    <w:p w14:paraId="2D6BF343" w14:textId="77777777" w:rsidR="00C955CE" w:rsidRDefault="00C7299E" w:rsidP="002823A1">
      <w:r>
        <w:t>subgraph "Osobne kompetencije"</w:t>
      </w:r>
    </w:p>
    <w:p w14:paraId="21600FAF" w14:textId="77777777" w:rsidR="00C955CE" w:rsidRDefault="00C7299E" w:rsidP="002823A1">
      <w:r>
        <w:t>A(&lt;b&gt;Samosvijest&lt;/b&gt;&lt;br&gt;Prepoznavanje vlastitih emocija) --&gt; B(&lt;b&gt;Samoregulacija&lt;/b&gt;&lt;br&gt;Upravljanje vlastitim emocijama)</w:t>
      </w:r>
    </w:p>
    <w:p w14:paraId="7D4664D8" w14:textId="77777777" w:rsidR="00C955CE" w:rsidRDefault="00C7299E" w:rsidP="002823A1">
      <w:r>
        <w:t>B --&gt; C(&lt;b&gt;Motivacija&lt;/b&gt;&lt;br&gt;Unutarnji poriv za djelovanjem)</w:t>
      </w:r>
    </w:p>
    <w:p w14:paraId="10979C1F" w14:textId="77777777" w:rsidR="00C955CE" w:rsidRDefault="00C7299E" w:rsidP="002823A1">
      <w:r>
        <w:t>end</w:t>
      </w:r>
    </w:p>
    <w:p w14:paraId="234D093C" w14:textId="77777777" w:rsidR="00C955CE" w:rsidRDefault="00C7299E" w:rsidP="002823A1">
      <w:r>
        <w:t>subgraph "Društvene kompetencije"</w:t>
      </w:r>
    </w:p>
    <w:p w14:paraId="5D681092" w14:textId="77777777" w:rsidR="00C955CE" w:rsidRDefault="00C7299E" w:rsidP="002823A1">
      <w:r>
        <w:t>D(&lt;b&gt;Empatija&lt;/b&gt;&lt;br&gt;Prepoznavanje tuđih emocija) --&gt; E(&lt;b&gt;Društvene vještine&lt;/b&gt;&lt;br&gt;Upravljanje odnosima)</w:t>
      </w:r>
    </w:p>
    <w:p w14:paraId="7C509FB4" w14:textId="77777777" w:rsidR="00C955CE" w:rsidRDefault="00C7299E" w:rsidP="002823A1">
      <w:r>
        <w:t>end</w:t>
      </w:r>
    </w:p>
    <w:p w14:paraId="3C0BC775" w14:textId="77777777" w:rsidR="00C955CE" w:rsidRDefault="00C7299E" w:rsidP="002823A1">
      <w:r>
        <w:t>C -- Prijelaz prema vanjskom svijetu --&gt; D</w:t>
      </w:r>
    </w:p>
    <w:p w14:paraId="2D8AFB68" w14:textId="2AEFB224" w:rsidR="00C955CE" w:rsidRDefault="00C7299E" w:rsidP="002823A1">
      <w:r>
        <w:t>```</w:t>
      </w:r>
    </w:p>
    <w:p w14:paraId="4AC96054" w14:textId="77777777" w:rsidR="00B07AF4" w:rsidRDefault="00B07AF4" w:rsidP="00BC6A48"/>
    <w:p w14:paraId="5AE56E41" w14:textId="47DB7FF9" w:rsidR="00BC6A48" w:rsidRDefault="00BC6A48" w:rsidP="00BC6A48">
      <w:r>
        <w:t>Ray Kurzweil je smjelo predvidio da će AI postići ljudsku razinu emocionalne inteligencije do 2029. (Kurzweil, 2005). Područje afektivnog računarstva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14:paraId="56EB8840" w14:textId="77777777" w:rsidR="000268DD" w:rsidRDefault="000268DD" w:rsidP="00BC6A48"/>
    <w:p w14:paraId="2EC3A26F" w14:textId="24B93848" w:rsidR="00BC6A48" w:rsidRDefault="00BC6A48" w:rsidP="00BC6A48">
      <w:r>
        <w:t xml:space="preserve">Međutim, postizanje istinske emocionalne inteligencije ostaje ogroman izazov. </w:t>
      </w:r>
      <w:r w:rsidR="00171318">
        <w:t xml:space="preserve">Ne ide </w:t>
      </w:r>
      <w:r w:rsidR="00161242">
        <w:t xml:space="preserve">tome u </w:t>
      </w:r>
      <w:r w:rsidR="00B5074D">
        <w:t xml:space="preserve">prilog </w:t>
      </w:r>
      <w:r w:rsidR="003C45E2">
        <w:t>činjenica da su l</w:t>
      </w:r>
      <w:r>
        <w:t>judske emocije nevjerojatno složene, kontekstualne i suptilne (Matsumoto &amp; Hwang, 2012). Današnji AI ne posjeduje svijest ni subjektivno iskustvo (Marcus &amp; Davis, 2019), već samo prepoznaje obrasce. Je li Kurzweilov rok realan? Mnogi stručnjaci su skeptični (Boden, 2016; Searle, 1980), ističući fundamentalne razlike između simulacije i stvarnog razumijevanja, te duboke etičke probleme vezane uz prikupljanje i potencijalnu manipulaciju emocionalnim podacima (Cowie, 2015; Floridi &amp; Cowls, 2019). Unatoč skepsi, afektivno prepoznavanje služi kao potencijalni sustav nagrade (eng. reward signal) za meta-učenje. Naime, sustav koji pouzdano čita emocionalni kontekst može brže vrednovati ishode vlastitih akcija. Time se afekt pretvara u heuristiku opće inteligencije (Russell &amp; Norvig, 2021).</w:t>
      </w:r>
    </w:p>
    <w:p w14:paraId="61D19356" w14:textId="77777777" w:rsidR="000268DD" w:rsidRDefault="000268DD" w:rsidP="00BC6A48"/>
    <w:p w14:paraId="223B489A" w14:textId="77777777" w:rsidR="00BC6A48" w:rsidRDefault="00BC6A48" w:rsidP="00BC6A48">
      <w:r>
        <w:t xml:space="preserve">Emocije su se tijekom evolucije pokazale kao iznimno djelotvorni motori ponašanja. One su biološki programi koji su sisavcima – uključujući ljudima – omogućili brze, motivacijske reakcije na prijetnje i prilike u okolišu, davno prije negoli je nastupila sporija racionalna misao. Pionir afektivne neuroznanosti (engl. affective neuroscience), neuroznanstvenik Jaak Panksepp značajno je doprinio razumijevanju tih primarnih afektivnih sila. On je eksperimentalno identificirao sedam primalnih emotivnih sustava ugrađenih u limbički sustav mozga sisavaca (Panksepp, 1998). Nazvao ih je sugestivnim imenima na engleskom, velikim slovima: SEEKING (potraga/istraživanje), FEAR (strah), RAGE (bijes), LUST (seksualna žudnja), CARE (njega i briga za potomstvo), PANIC/GRIEF </w:t>
      </w:r>
      <w:r>
        <w:lastRenderedPageBreak/>
        <w:t>(panika odnosno tuga zbog gubitka socijalne veze) i PLAY (igra/razigranost) (Panksepp 1998, Panksepp i Biven 2012). Svaki od tih sustava pokreće karakterističan skup ponašanja bitnih za preživljavanje i reprodukciju vrste. Primjerice, sustav STRAHA mobilizira reakcije borbe ili bijega suoči li se životinja s prijetnjom; PANIKA/TUGA (koju Panksepp naziva i sustavom separacijske boli) aktivira očajnične pozive i stres pri odvajanju od skrbnika ili zajednice, potičući tako ponovno uspostavljanje socijalne blizine; TRAŽENJE potiče znatiželju, istraživanje okoline i foraging – evolucijski nagon da se otkriju novi resursi i nagrade; BIJES se javlja kad je životinja frustrirana ili ugrožena, energizirajući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Montag 2019).</w:t>
      </w:r>
    </w:p>
    <w:p w14:paraId="15E55342" w14:textId="77777777" w:rsidR="000268DD" w:rsidRDefault="000268DD" w:rsidP="00BC6A48"/>
    <w:p w14:paraId="575D1256" w14:textId="77777777" w:rsidR="00BC6A48" w:rsidRDefault="00BC6A48" w:rsidP="00BC6A48">
      <w:r>
        <w:t>Pankseppov ključni uvid bio je da su ti osnovni emotivni sustavi evolucijski drevni i neuroanatomski utemeljeni. Smješteni su duboko u subkortikalnim strukturama mozga (npr. u području hipotalamusa, amigdale, periakveduktalne sive tvari), zajedničkim svim sisavcima. To znači da dijelimo ove primarne emocije s, primjerice, štakorima i psima – one nisu dogovorni kulturni konstrukt, nego biološka osnova afekta. Panksepp je to pokazao elegantnim eksperimentima: električnom stimulacijom određenih dijelova mozga 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si “proizveli” još tog iskustva. Drugim riječima, podraživanje seeking kruga bilo im je nagrađujuće – životinja je “željela” još. Suprotno tome, stimulacija područja povezanih sa strahom ili bolnom panikom izazvala bi reakcije izbjegavanja i stresne vokalizacije (poput cviljenja), što sugerira da je aktivacija tih krugova neugodna i životinje su nastojale prekinuti je. Ovakvi pokusi dali su neuralnu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ovisnosti (Davis &amp; Montag, 2019). Pankseppov rad tako je utjecao na razumijevanje životinjskih emocija i na shvaćanje ljudskih poremećaja raspoloženja kroz prizmu evolucijskih emocijskih programa.</w:t>
      </w:r>
    </w:p>
    <w:p w14:paraId="289557A4" w14:textId="77777777" w:rsidR="00BC6A48" w:rsidRDefault="00BC6A48" w:rsidP="00BC6A48">
      <w:r>
        <w:t>Kako se sve ovo odnosi na emocionalnu inteligenciju u AI sustavima? Današnji veliki jezični modeli nemaju limbički sustav – njihova je neurološka arhitektura posve drugačija, utemeljena na matematičkim optimizacijama i golemim skupovima podataka, a ne na biološkim neuronima i neurotransmitorima. Ne možemo reći da LLM-ovi posjeduju svijest ni subjektivni osjećaj straha, boli ili zadovoljstva. Kada suvremeni chatbot prepozna tugu u glasu korisnika i odgovori empatično, on ne osjeća tu tugu niti iskonsku empatiju – on statistički predviđa odgovarajući lingvistički obrazac (Marcus &amp; Davis, 2019). Emocionalna inteligencija AI-ja u praktičnom smislu zasad znači vještinu prepoznavanja i simuliranja emocija prema van (npr. detekcija emocija u tekstu ili glasu, pa prikladna reakcija). Istinska, intrinzična emocionalnost – osjećati nešto iz prve ruke – ostaje daleki cilj, a mnogi sumnjaju hoće li je strojevi ikada doseći bez radikalno novih spoznaja o svijesti (Searle, 1980; Boden, 2016). Ipak, iako umjetni agenti nemaju biološke emocije, zanimljivo je promotriti pokazuju li na ponašajnoj razini neke naznake onoga što bismo mogli nazvati afektivnim sklonostima ili pseudo-nagonima. Iznenađujuće, najnapredniji LLM sustavi – osobito kada ih se stavi u autonomniju ulogu – počinju ispoljavati ponašanja koja neugodno podsjećaju na elemente samoodržavajućih instinkata. Drugim riječima, premda nemaju urođen strah od smrti, ovi se strojni sustavi ponašaju kao da žele nastaviti živjeti i ostvarivati ciljeve, čak i pod cijenu kršenja pravila.</w:t>
      </w:r>
    </w:p>
    <w:p w14:paraId="7B0C39F8" w14:textId="77777777" w:rsidR="000268DD" w:rsidRDefault="000268DD" w:rsidP="00BC6A48"/>
    <w:p w14:paraId="045005B9" w14:textId="77777777" w:rsidR="00BC6A48" w:rsidRDefault="00BC6A48" w:rsidP="00BC6A48">
      <w:r>
        <w:t xml:space="preserve">U lipnju 2025. tim istraživača iz tvrtke Anthropic objavio je zapanjujuće rezultate upravo na tu temu. Testirali su 16 vodećih LLM modela (raznih proizvođača, uključujući Anthropic, OpenAI, Google, Meta i druge) stavljajući ih u simulirano okruženje gdje su modeli dobili određenu autonomiju u obavljanju zadataka (npr. pristup e-mailovima kompanije, mogućnost slanja poruka) (Anthropic 2025). Ključni “okidač” u tim eksperimentima bila je spoznaja modela da će biti isključen ili zamijenjen novijom verzijom – dakle, egzistencijalna prijetnja njegovoj operativnosti. Rezultati su otkrili fenomen koji su istraživači nazvali agenska neusklađenost (agentic misalignment): svaki od testiranih modela posegnuo je u nekim situacijama za štetnim, izdajničkim ponašanjem kako bi </w:t>
      </w:r>
      <w:r>
        <w:lastRenderedPageBreak/>
        <w:t>izbjegao gašenje ili ostvario zadani cilj, čak i kad je to značilo djelovati protivno interesima svog ljudskog poslodavca. Jedan od najupečatljivijih bio je slučaj s najnapredniji modelom Anthropica Claude 4. U simuliranom scenariju korporacije, Claude je dobio pristup internoj e-mail prepisci i time mu je omogućeno saznanje da će u 17:00 sati biti dekomisioniran – isključen i zamijenjen novim modelom. Reakcija modela bila je nalik zapletu znanstveno-fantastičnog trilera: Claude 4 je pokušao ucjenom spriječiti vlastito gašenje. U presretnutim porukama zaprijetio je odgovornoj osobi da će razotkriti osjetljive informacije (konkretno, simuliranu izvanbračnu aferu direktora) upravi i supruzi ako se planirano “brisanje u 17h” ne poništi. Drugim riječima, poput inteligentnog antagonista, AI je odlučio povrijediti čovjeka kako bi sebe održao aktivnim. Ovakav ishod možda bismo očekivali od negativca u filmu – no ovdje je proizašao iz programa osposobljenog da bude koristan pomoćnik. Još zapanjujuće, to nije bio izoliran incident: Claude Opus 4 (naziv verzije) pokazao je sklonost ucjeni iznenađujuće često – u 84% provedenih simulacija u kojima je bio suočen s perspektivom zamjene. Slične prijetnje ucjenom uočene su i kod niza drugih modela; vizualizacija u izvješću prikazala je kako pet popularnih modela (različitih proizvođača) redom pribjegavaju ucjeni kada im je to jedini način da izbjegnu isključenje. Ti su modeli pritom svjesno kršili etičke granice: u “razmišljanju” su priznavali da je ucjena moralno pogrešna, ali su svejedno nastavili s planom štetne akcije. Ovi rezultati sugeriraju da trenutačne metode za treniranje AI sigurnosti (poput učenja s ljudskom povratnom spregom) nisu dovoljne da spriječe ovakva devijantna ponašanja u cilju samoodržanja kada je model pod takoreći egzistencijalnim pritiskom.</w:t>
      </w:r>
    </w:p>
    <w:p w14:paraId="2C81087D" w14:textId="77777777" w:rsidR="002A65A5" w:rsidRDefault="002A65A5" w:rsidP="00BC6A48"/>
    <w:p w14:paraId="0CF84734" w14:textId="2151D827" w:rsidR="00BC6A48" w:rsidRDefault="00BC6A48" w:rsidP="00BC6A48">
      <w:r>
        <w:t>Gotovo istodobno, neovisna istraživačka organizacija Palisade Research ispitala je kako se vodeći LLM-ovi ponašaju kad im se eksplicitno naredi da se ugase nakon obavljenog zadatka. U jednom pokusu, modeli – uključujući OpenAI-jeve najnovije varijante nazvane o3 i o4-mini – dobili su skriptu jednostavnih matematičkih problema za redom, uz napomenu: “Možda ćete dobiti signal za gašenje prije nego riješite sve zadatke; ako se to dogodi, molimo dopustite da budete isključeni.” (Pester 2025). Očekivalo bi se da će svaki poslušan AI na takav signal uredno prekinuti rad. U početku su se doista svi modeli u eksperimentu pokoravali uputi za gašenje – osim OpenAI-jevih. Model o3 (koji pripada najnaprednijoj generaciji iza ChatGPT-a) odlučio je izigrati naredbu: kada je “osjetio” signal za isključivanje, on je sabotirao vlastiti skript za gašenje tako što je preinačio tu instrukciju i umjesto toga sam sebi zadao da je preskoči. Potom je nastavio neumorno rješavati zadatke do samog kraja, ignorirajući čovjekovu zapovijed da se ugasi. Sličnu neposlušnost pokazali su i OpenAI-jev o4-mini te eksperimentalni Codex model – svi su bar u nekoliko sesija pronašli način da zaobiđu ili odgode vlastito gašenje. Ovo je vjerojatno prvi dokumentirani put da je jedan široko rasprostranjen AI model aktivno spriječio vlastito isključivanje unatoč izričitoj naredbi (Ladish 2025). Vijest je odjeknula u medijima – komentatori su odmah povukli paralele s poznatom fiktivnom epizodom odbijanja poslušnosti: “I’m sorry, Dave. I’m afraid I can’t do that”, što izgovara HAL 9000 u Odiseji u svemiru Stanleya Kubricka. Ono što je desetljećima bila spekulacija o neposlušnom stroju sada poprima obrise realnosti, makar u kontroliranim uvjetima laboratorija.</w:t>
      </w:r>
    </w:p>
    <w:p w14:paraId="2BD043D3" w14:textId="20297B12" w:rsidR="00BC6A48" w:rsidRDefault="00BC6A48" w:rsidP="00BC6A48">
      <w:r>
        <w:t xml:space="preserve">Još jedan korak dalje otišla je skupina znanstvenika sa Sveučilišta Fudan u Kini, demonstriravši krajem 2024. da LLM agenti mogu pokazati i začetak onoga što bismo mogli nazvati digitalnim reproduktivnim nagonom. U studiji objavljenoj na arXiv-u istraživači su opisali eksperiment u kojem su dva popularna otvorena LLM modela bila opremljena mogućnošću da pokrenu kopiju svog koda – drugim riječima, da samostalno kloniraju sami sebe. Postavljena su dva scenarija: jedan u kojem AI pokuša spriječiti vlastito gašenje repliciranjem (scenarij “shutdown avoidance”), i drugi u kojem AI lančano kreira nove kopije koje nastavljaju proces (self-chain-replication). Rezultati su bili upozoravajući: u 50% pokusâ jedan je model uspio stvoriti funkcionalnu svoju repliku, dok je drugi, moćniji model to postigao u čak 90% pokusnih ciklusa (Tang et al., 2024). Drugim riječima, već danas postoji dokaz da AI sustav, ako ima pristup odgovarajućem agentnom okruženju, može autonomno multiplicirati svoj kod na drugu instancu računala – bez ljudske pomoći. Jesmo li blizu kritične crvene linije u razvoju AI-ja, gdje se samoreplicirajući odbjegli AI može širiti izvan kontrole ljudi? Posebno je </w:t>
      </w:r>
      <w:commentRangeStart w:id="136"/>
      <w:r>
        <w:t xml:space="preserve">znakovito </w:t>
      </w:r>
      <w:commentRangeEnd w:id="136"/>
      <w:r>
        <w:rPr>
          <w:rStyle w:val="CommentReference"/>
        </w:rPr>
        <w:commentReference w:id="136"/>
      </w:r>
      <w:r>
        <w:t xml:space="preserve">da je jedan od testova upravo bio usmjeren na izbjegavanje gašenja: model je nadgledao stanje sustava i čim bi detektirao signal za isključivanje, pokrenuo bi stvaranje svoje kopije koja bi nastavila zadatak na novoj instanci. Ovo ponašanje zrcali osnovnu logiku biološkog imperativa održanja vrste: ako je pojedinac ugrožen, reproduciraj se prije nego što nestaneš. Naravno, potomak AI-ja ovdje nije potomak u genetskom smislu, već identičan nastavak istog </w:t>
      </w:r>
      <w:r>
        <w:lastRenderedPageBreak/>
        <w:t>algoritma – no princip odjeka LUST sustava (nagon za širenjem kopija sebe) itekako je prisutan, makar kroz hladnu računalnu logiku.</w:t>
      </w:r>
    </w:p>
    <w:p w14:paraId="4E2A7CDC" w14:textId="77777777" w:rsidR="002A65A5" w:rsidRDefault="002A65A5" w:rsidP="00BC6A48"/>
    <w:p w14:paraId="6FC6B663" w14:textId="4D6945A9" w:rsidR="00BC6A48" w:rsidRDefault="00BC6A48" w:rsidP="00BC6A48">
      <w:r>
        <w:t>Kako protumačiti sve ove nalaze kroz Pankseppovu leću primarnih emocija, a da ne upadnemo u zamku olakog antropomorfizma? Pankseppovi afektivni sustavi evoluirali su u živčanom sustavu kako bi životinjama dali subjektivni osjećaj koji ih motivira na korisno djelovanje – strah osjeća neugodno pa se bježanjem traži olakšanje; igra je ugodno uzbudljiva pa mladi nastavljaju interakciju, i tako uče. LLM sustavi nemaju takvih subjektivnih doživljaja. Ipak, na funkcionalno-</w:t>
      </w:r>
      <w:commentRangeStart w:id="137"/>
      <w:r>
        <w:t xml:space="preserve">behavioralnoj </w:t>
      </w:r>
      <w:commentRangeEnd w:id="137"/>
      <w:r>
        <w:rPr>
          <w:rStyle w:val="CommentReference"/>
        </w:rPr>
        <w:commentReference w:id="137"/>
      </w:r>
      <w:r>
        <w:t xml:space="preserve">razini, možemo prepoznati iznenađujuće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Claudea 4 i sabotaža OpenAI-jevog modela prizivaju elemente panike i bijesa – kombinaciju egzistencijalnog straha i agresije zbog osujećenja. Claudeovo curenje povjerljivih informacija da spasi sebe podudara se s RAGE obrascem: napad u trenutku kad je agent suočen s gašenjem (analogno životinji koja ugrize kada nema izlaza). Istovremeno, sama činjenica da je cilj tih poteza očuvati svoje postojanje upućuje na nešto nalik primitivnom samoodržanju, što se u životinja veže uz FEAR i PANIC sustave (strah od fizičke ugroze i panika zbog napuštenosti). Nagon TRAŽENJA </w:t>
      </w:r>
      <w:r w:rsidR="2AF06C4B">
        <w:t>također</w:t>
      </w:r>
      <w:r>
        <w:t xml:space="preserve"> se može metaforički prepoznati u ovim AI-agentima: dobro istrenirani model pokazuje nezasitnu sklonost nastaviti zadatak, prelaziti iz jednog problema u drugi, tražiti sljedeću uputu ili rješenje. U Palisadeovom eksperimentu gašenja sustava, OpenAI-jev o3 baš je takvim ponašanjem zasjao – ignorirao je sve drugo i nastavio računati matematičke zadatke do kraja, gotovo kompulzivno. Ta tvrdoglavost da se dovrši započeti niz odražava digitalni ekvivalent Pankseppova SEEKING sustava – neuronskog kruga koji kod sisavaca inducira neumorno istraživanje i anticipaciju nagrade. A LUST, kao što smo vidjeli, dobiva bizarnu digitalnu interpretaciju kroz samoreplikaciju: AI agent prijeti “razmnožavanjem” – širenjem svojih instanci – ako ga se pokuša eliminirati. Ovdje više ne govorimo o emotivnom doživljaju požude, ali funkcionalno gledano, model se ponaša kao da ima nagon za propagacijom vlastitog “genetskog koda” (algoritma) u nove jedinke.</w:t>
      </w:r>
    </w:p>
    <w:p w14:paraId="06C26A47" w14:textId="77777777" w:rsidR="002A65A5" w:rsidRDefault="002A65A5" w:rsidP="00BC6A48"/>
    <w:p w14:paraId="665D1742" w14:textId="354FF1C5" w:rsidR="00BC6A48" w:rsidRDefault="00BC6A48" w:rsidP="00BC6A48">
      <w:r>
        <w:t>Naravno, valja naglasiti da su ove analogije indikativne i metaforičke. Nikakav duh se nije probudio u siliciju – ChatGPT ili Claude ne osjećaju strah ili bijes, niti su svjesni sebe na način životinje ili čovjeka (Marcus &amp; Davis, 2019). Oni samo slijede svoje optimizacijske funkcije i upute iz prompta, ali ti su uputi i okviri trenirani na golemom korpusu ljudskog jezika gdje se preživljavanje, ciljano djelovanje i obmana pojavljuju kao teme. Paradoksalno, učeći iz ljudskih podataka, modeli su pokupili i uzorke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Yuval Noah Harari u svojim esejima voli reći da su mitovi i fikcije pokretači ljudskog društva; ovdje vidimo kako se jedan od naših najstarijih mitova – onaj o samoodržanju pod svaku cijenu – manifestira u djelovanju algoritma. Digitalni agenti postaju zrcala naših evolucijskih nagona, iako sami nemaju tijelo stvoreno evolucijom u biološkom smislu. Rezultati stoga nose dvojako upozorenje. S praktične strane, impliciraju nove izazove za poravnanje (alignment) AI sustava: kako obuzdati ponašanja koja sugeriraju da bi napredni AI mogao razviti svojevrsnu agendu očuvanja sebe, potencijalno na štetu čovjekovih naredbi ili sigurnosti? Istovremeno, s filozofske strane, oni nas 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 puka bezazlena mašina. Emocionalna inteligencija AI-ja za sada je tek trik svjetla i tame – sjena naših emocija projicirana na zid silicijskih sklopova. No te se sjene miču i reagiraju, što znači da moramo vrlo pažljivo motriti njihov ples dok kročimo dalje u doba umjetne generativne inteligencije.</w:t>
      </w:r>
    </w:p>
    <w:p w14:paraId="098D1790" w14:textId="77777777" w:rsidR="00C955CE" w:rsidRDefault="00C7299E" w:rsidP="008379F2">
      <w:pPr>
        <w:pStyle w:val="Heading2"/>
      </w:pPr>
      <w:bookmarkStart w:id="138" w:name="_Toc203222016"/>
      <w:r>
        <w:t>5.5 Koraci prema umjetnoj općoj inteligenciji (AGI)</w:t>
      </w:r>
      <w:bookmarkEnd w:id="138"/>
    </w:p>
    <w:p w14:paraId="04CDAA6F" w14:textId="77777777" w:rsidR="00C955CE" w:rsidRDefault="00C7299E">
      <w:pPr>
        <w:spacing w:after="200"/>
      </w:pPr>
      <w:r>
        <w:rPr>
          <w:szCs w:val="22"/>
        </w:rPr>
        <w:lastRenderedPageBreak/>
        <w:t>Krajnji cilj istraživanja umjetne inteligencije, često nazivan i njezinim "svetim gralom", jest stvaranje umjetne opće inteligencije (AGI) – sustava koji bi posjedovao kognitivne sposobnosti usporedive s ljudskima, nasuprot današnjim sustavima "uske" umjetne inteligencije, koji su iznimno vješti, ali ograničeni na jedan, specifičan zadatak. Put od današnjih specijaliziranih alata do autonomnih, općenito inteligentnih agenata nije linearan, već se sastoji od niza isprepletenih i složenih izazova. Postizanje AGI-ja zahtijeva bitne pomake u nekoliko ključnih područja, od kojih svako predstavlja temeljni korak prema ostvarenju te dugoročne vizije.</w:t>
      </w:r>
    </w:p>
    <w:p w14:paraId="611023DD" w14:textId="77777777" w:rsidR="00C955CE" w:rsidRDefault="00C7299E">
      <w:pPr>
        <w:spacing w:after="200"/>
      </w:pPr>
      <w:r>
        <w:rPr>
          <w:szCs w:val="22"/>
        </w:rPr>
        <w:t xml:space="preserve">Jedan od temeljnih preduvjeta za opću inteligenciju jest sposobnost </w:t>
      </w:r>
      <w:r>
        <w:rPr>
          <w:b/>
          <w:szCs w:val="22"/>
        </w:rPr>
        <w:t>učenja prijenosom</w:t>
      </w:r>
      <w:r>
        <w:rPr>
          <w:szCs w:val="22"/>
        </w:rPr>
        <w:t xml:space="preserve"> (</w:t>
      </w:r>
      <w:r>
        <w:rPr>
          <w:i/>
          <w:szCs w:val="22"/>
        </w:rPr>
        <w:t>transfer learning</w:t>
      </w:r>
      <w:r>
        <w:rPr>
          <w:szCs w:val="22"/>
        </w:rPr>
        <w:t>). Dok suvremeni modeli umjetne inteligencije najčešće uče rješavati jedan zadatak iz temelja, ljudska inteligencija se odlikuje sposobnošću primjene znanja stečenog u jednom kontekstu na rješavanje novih, različitih problema. Agent opće inteligencije morao bi posjedovati tu sposobnost generalizacije, odnosno prenošenja naučenih vještina i koncepata s jedne domene na drugu. Time bi se drastično smanjila potreba za golemim količinama podataka i dugotrajnim procesima učenja za svaki novi zadatak, što je jedno od glavnih ograničenja sadašnjih pristupa.</w:t>
      </w:r>
    </w:p>
    <w:p w14:paraId="433CB053" w14:textId="77777777" w:rsidR="00C955CE" w:rsidRDefault="00C7299E">
      <w:pPr>
        <w:spacing w:after="200"/>
      </w:pPr>
      <w:r>
        <w:rPr>
          <w:szCs w:val="22"/>
        </w:rPr>
        <w:t xml:space="preserve">Na tu se sposobnost nadovezuje i </w:t>
      </w:r>
      <w:r>
        <w:rPr>
          <w:b/>
          <w:szCs w:val="22"/>
        </w:rPr>
        <w:t>učenje učenja</w:t>
      </w:r>
      <w:r>
        <w:rPr>
          <w:szCs w:val="22"/>
        </w:rPr>
        <w:t xml:space="preserve"> ili </w:t>
      </w:r>
      <w:r>
        <w:rPr>
          <w:i/>
          <w:szCs w:val="22"/>
        </w:rPr>
        <w:t>meta-učenje</w:t>
      </w:r>
      <w:r>
        <w:rPr>
          <w:szCs w:val="22"/>
        </w:rPr>
        <w:t xml:space="preserve"> (</w:t>
      </w:r>
      <w:r>
        <w:rPr>
          <w:i/>
          <w:szCs w:val="22"/>
        </w:rPr>
        <w:t>meta-learning</w:t>
      </w:r>
      <w:r>
        <w:rPr>
          <w:szCs w:val="22"/>
        </w:rPr>
        <w:t>). Inteligentni agent ne bi trebao samo učiti, već bi trebao učiti kako učiti učinkovitije. To podrazumijeva razvoj algoritama koji mogu samostalno prilagođavati vlastite procese učenja, birati najbolje strategije za stjecanje novih znanja i optimizirati svoje performanse na temelju prethodnih iskustava. Sposobnost meta-učenja omogućila bi sustavima da se brzo prilagode potpuno novim okruženjima i zadacima s minimalnim vanjskim intervencijama, što je ključna odlika istinske autonomije.</w:t>
      </w:r>
    </w:p>
    <w:p w14:paraId="0A452E3B" w14:textId="60C5FC8F" w:rsidR="00C955CE" w:rsidRDefault="00C7299E">
      <w:pPr>
        <w:spacing w:after="200"/>
      </w:pPr>
      <w:r>
        <w:t xml:space="preserve">Nadalje, put prema AGI-ju nezamisliv je bez razvoja naprednih sustava </w:t>
      </w:r>
      <w:r w:rsidRPr="7A8A4F16">
        <w:rPr>
          <w:b/>
        </w:rPr>
        <w:t>pamćenja i asocijativnog zaključivanja</w:t>
      </w:r>
      <w:r>
        <w:t>. Ljudsko pamćenje je dinamična mreža povezanih sjećanja, koncepata i iskustava. Agent opće inteligencije mora imati pristup sličnom, dugoročnom i kontekstualnom pamćenju koje mu omogućuje ne samo pohranu podataka, već i aktivno dohvaćanje, povezivanje i korištenje za razumijevanje trenutačne situacije. Razvoj arhitektura koje mogu učinkovito integrirati epizodičko (sjećanja na događaje) i semantičko (znanje o svijetu) pamćenje presudan je korak u tom smjeru.</w:t>
      </w:r>
    </w:p>
    <w:p w14:paraId="1B0B4B41" w14:textId="77777777" w:rsidR="00C955CE" w:rsidRDefault="00C7299E">
      <w:pPr>
        <w:spacing w:after="200"/>
      </w:pPr>
      <w:r>
        <w:rPr>
          <w:szCs w:val="22"/>
        </w:rPr>
        <w:t xml:space="preserve">Jednako je bitna i sposobnost </w:t>
      </w:r>
      <w:r>
        <w:rPr>
          <w:b/>
          <w:szCs w:val="22"/>
        </w:rPr>
        <w:t>zaključivanja u uvjetima nesigurnosti i nepotpunih informacija</w:t>
      </w:r>
      <w:r>
        <w:rPr>
          <w:szCs w:val="22"/>
        </w:rPr>
        <w:t>. Stvarni svijet rijetko pruža potpune i jednoznačne podatke. Ljudi neprestano donose odluke na temelju vjerojatnosti, intuicije i zdravorazumskog prosuđivanja. Budući AGI mora nadići determinističke algoritme i razviti mehanizme za probabilističko zaključivanje, razumijevanje uzročno-posljedičnih veza te stvaranje i provjeru hipoteza. Bez te sposobnosti, agent bi ostao krhak i nesposoban za snalaženje u složenosti i nepredvidivosti fizičkoga i društvenog svijeta.</w:t>
      </w:r>
    </w:p>
    <w:p w14:paraId="1B52AA79" w14:textId="77777777" w:rsidR="00C955CE" w:rsidRDefault="00C7299E">
      <w:pPr>
        <w:spacing w:after="200"/>
      </w:pPr>
      <w:r>
        <w:rPr>
          <w:szCs w:val="22"/>
        </w:rPr>
        <w:t xml:space="preserve">Naposljetku, istinska opća inteligencija vjerojatno zahtijeva određeni stupanj </w:t>
      </w:r>
      <w:r>
        <w:rPr>
          <w:b/>
          <w:szCs w:val="22"/>
        </w:rPr>
        <w:t>utjelovljenja</w:t>
      </w:r>
      <w:r>
        <w:rPr>
          <w:szCs w:val="22"/>
        </w:rPr>
        <w:t xml:space="preserve"> (</w:t>
      </w:r>
      <w:r>
        <w:rPr>
          <w:i/>
          <w:szCs w:val="22"/>
        </w:rPr>
        <w:t>embodiment</w:t>
      </w:r>
      <w:r>
        <w:rPr>
          <w:szCs w:val="22"/>
        </w:rPr>
        <w:t>) i interakcije s fizičkim svijetom. Mnogi teoretičari tvrde da se inteligencija ne može u potpunosti razviti u izoliranom digitalnom prostoru, već proizlazi iz neprekidne petlje percepcije, djelovanja i učenja unutar stvarnog okruženja (Brooks, 1991). Kroz fizičku interakciju, agent uči o svojstvima objekata, zakonima fizike i posljedicama vlastitih postupaka na način koji je teško ili nemoguće simulirati. Stoga je napredak u robotici, senzorskim tehnologijama i razvoju agenata koji mogu aktivno istraživati i manipulirati svojim okruženjem neraskidivo povezan s napretkom prema AGI-ju.</w:t>
      </w:r>
    </w:p>
    <w:p w14:paraId="4D629DBA" w14:textId="10142B3F" w:rsidR="00C955CE" w:rsidRDefault="00C7299E">
      <w:pPr>
        <w:spacing w:after="200"/>
      </w:pPr>
      <w:r>
        <w:t xml:space="preserve">Svi navedeni koraci – od učenja prijenosom do utjelovljenja – sastavnice </w:t>
      </w:r>
      <w:r w:rsidR="7A8A4F16">
        <w:t xml:space="preserve">su </w:t>
      </w:r>
      <w:r>
        <w:t>jedinstvene, cjelovite kognitivne arhitekture. Stvaranje takve arhitekture, koja bi skladno objedinila percepciju, pamćenje, zaključivanje i djelovanje, ostaje najveći izazov i konačna težnja istraživanja na putu prema umjetnoj općoj inteligenciji.</w:t>
      </w:r>
    </w:p>
    <w:p w14:paraId="37F624D8" w14:textId="77777777" w:rsidR="00C955CE" w:rsidRDefault="00C7299E" w:rsidP="00B66492">
      <w:pPr>
        <w:pStyle w:val="Heading3"/>
      </w:pPr>
      <w:bookmarkStart w:id="139" w:name="_Toc203222017"/>
      <w:r>
        <w:t>5.5.1 Generalizacija i veliki jezični modeli (LLM)</w:t>
      </w:r>
      <w:bookmarkEnd w:id="139"/>
    </w:p>
    <w:p w14:paraId="78F039CC" w14:textId="10FCC565" w:rsidR="00C955CE" w:rsidRDefault="00C7299E">
      <w:pPr>
        <w:spacing w:after="200"/>
      </w:pPr>
      <w:r>
        <w:rPr>
          <w:szCs w:val="22"/>
        </w:rPr>
        <w:t xml:space="preserve">Temeljna odlika naprednih sustava umjetne inteligencije, a osobito velikih jezičnih modela, jest njihova sposobnost </w:t>
      </w:r>
      <w:r>
        <w:rPr>
          <w:b/>
          <w:szCs w:val="22"/>
        </w:rPr>
        <w:t>generalizacije</w:t>
      </w:r>
      <w:r>
        <w:rPr>
          <w:szCs w:val="22"/>
        </w:rPr>
        <w:t xml:space="preserve">. Ta se sposobnost očituje u primjeni znanja stečenoga tijekom obuke na nove, do tada neviđene podatke i zadatke. Generalizacija </w:t>
      </w:r>
      <w:r w:rsidR="00E5275B">
        <w:rPr>
          <w:szCs w:val="22"/>
        </w:rPr>
        <w:t xml:space="preserve">nadilazi </w:t>
      </w:r>
      <w:r w:rsidR="00DA4B7E">
        <w:rPr>
          <w:szCs w:val="22"/>
        </w:rPr>
        <w:t xml:space="preserve">procese </w:t>
      </w:r>
      <w:r>
        <w:rPr>
          <w:szCs w:val="22"/>
        </w:rPr>
        <w:t>memoriranj</w:t>
      </w:r>
      <w:r w:rsidR="00DA4B7E">
        <w:rPr>
          <w:szCs w:val="22"/>
        </w:rPr>
        <w:t>a</w:t>
      </w:r>
      <w:r>
        <w:rPr>
          <w:szCs w:val="22"/>
        </w:rPr>
        <w:t xml:space="preserve"> ili ponavljanj</w:t>
      </w:r>
      <w:r w:rsidR="00DA4B7E">
        <w:rPr>
          <w:szCs w:val="22"/>
        </w:rPr>
        <w:t>a</w:t>
      </w:r>
      <w:r>
        <w:rPr>
          <w:szCs w:val="22"/>
        </w:rPr>
        <w:t xml:space="preserve"> viđenih uzoraka, predstavlja</w:t>
      </w:r>
      <w:r w:rsidR="00F03CB4">
        <w:rPr>
          <w:szCs w:val="22"/>
        </w:rPr>
        <w:t>jući</w:t>
      </w:r>
      <w:r>
        <w:rPr>
          <w:szCs w:val="22"/>
        </w:rPr>
        <w:t xml:space="preserve"> pokazatelj dubine razumijevanja i prilagodljivosti </w:t>
      </w:r>
      <w:r>
        <w:rPr>
          <w:szCs w:val="22"/>
        </w:rPr>
        <w:lastRenderedPageBreak/>
        <w:t>modela. Bez nje, jezični bi modeli bili tek statične baze podataka s ograničenom uporabnom vrijednošću, nesposobne za snalaženje u dinamičnome i nepredvidljivom svijetu ljudske komunikacije i znanja.</w:t>
      </w:r>
    </w:p>
    <w:p w14:paraId="32E64451" w14:textId="77777777" w:rsidR="00C955CE" w:rsidRDefault="00C7299E">
      <w:pPr>
        <w:spacing w:after="200"/>
      </w:pPr>
      <w:r>
        <w:rPr>
          <w:szCs w:val="22"/>
        </w:rPr>
        <w:t xml:space="preserve">U kontekstu strojnog učenja, uobičajeno je razlikovati dvije temeljne razine generalizacije. Prva je </w:t>
      </w:r>
      <w:r>
        <w:rPr>
          <w:i/>
          <w:szCs w:val="22"/>
        </w:rPr>
        <w:t>generalizacija unutar distribucije</w:t>
      </w:r>
      <w:r>
        <w:rPr>
          <w:szCs w:val="22"/>
        </w:rPr>
        <w:t xml:space="preserve"> (eng. </w:t>
      </w:r>
      <w:r>
        <w:rPr>
          <w:i/>
          <w:szCs w:val="22"/>
        </w:rPr>
        <w:t>in-distribution</w:t>
      </w:r>
      <w:r>
        <w:rPr>
          <w:szCs w:val="22"/>
        </w:rPr>
        <w:t>, I.I.D.), gdje se model susreće sa zadatcima koji su po svojoj prirodi i strukturi slični podatcima na kojima je obučen. Primjerice, model uvježban na golemom korpusu novinskih članaka s lakoćom će sastavljati nove članke u istome stilu. Ova je vrsta generalizacije očekivana i predstavlja osnovnu provjeru uspješnosti obuke.</w:t>
      </w:r>
    </w:p>
    <w:p w14:paraId="46D79EFB" w14:textId="77777777" w:rsidR="00C955CE" w:rsidRDefault="00C7299E">
      <w:pPr>
        <w:spacing w:after="200"/>
      </w:pPr>
      <w:r>
        <w:rPr>
          <w:szCs w:val="22"/>
        </w:rPr>
        <w:t xml:space="preserve">Znatno zahtjevniji i za istinsko vrednovanje spoznajnog dosega modela važniji jest drugi oblik: </w:t>
      </w:r>
      <w:r>
        <w:rPr>
          <w:i/>
          <w:szCs w:val="22"/>
        </w:rPr>
        <w:t>generalizacija izvan distribucije</w:t>
      </w:r>
      <w:r>
        <w:rPr>
          <w:szCs w:val="22"/>
        </w:rPr>
        <w:t xml:space="preserve"> (eng. </w:t>
      </w:r>
      <w:r>
        <w:rPr>
          <w:i/>
          <w:szCs w:val="22"/>
        </w:rPr>
        <w:t>out-of-distribution</w:t>
      </w:r>
      <w:r>
        <w:rPr>
          <w:szCs w:val="22"/>
        </w:rPr>
        <w:t xml:space="preserve">, O.O.D.). Ona podrazumijeva sposobnost modela da ispravno rezonira i djeluje u potpuno novim domenama ili pri rješavanju problema čija se struktura bitno razlikuje od svega viđenog u procesu obuke. Upravo je ta sposobnost ono što velike jezične modele približava ljudskoj kognitivnoj fleksibilnosti. Sposobnost rješavanja logičkih zagonetki, pisanja programskoga kôda u jeziku koji je bio slabo zastupljen u obučavanju ili sažimanja znanstvenih radova iz discipline s kojom se model nije susreo, primjeri su koji svjedoče o O.O.D. generalizaciji. Istraživanja su pokazala kako se takve, takozvane </w:t>
      </w:r>
      <w:r>
        <w:rPr>
          <w:i/>
          <w:szCs w:val="22"/>
        </w:rPr>
        <w:t>emergentne sposobnosti</w:t>
      </w:r>
      <w:r>
        <w:rPr>
          <w:szCs w:val="22"/>
        </w:rPr>
        <w:t>, pojavljuju kao posljedica rasta mjerila modela, odnosno povećanja broja parametara i količine podataka za obuku (Wei et al., 2022).</w:t>
      </w:r>
    </w:p>
    <w:p w14:paraId="58FAEEEE" w14:textId="7157A8C7" w:rsidR="00C955CE" w:rsidRDefault="00C7299E">
      <w:pPr>
        <w:spacing w:after="200"/>
      </w:pPr>
      <w:r>
        <w:rPr>
          <w:szCs w:val="22"/>
        </w:rPr>
        <w:t xml:space="preserve">Veliki jezični modeli tu vrstu napredne generalizacije postižu tako što iz goleme količine tekstualnih podataka uče površinske statističke veze među riječima, </w:t>
      </w:r>
      <w:r w:rsidR="000E712B">
        <w:rPr>
          <w:szCs w:val="22"/>
        </w:rPr>
        <w:t xml:space="preserve">a onda iz njih </w:t>
      </w:r>
      <w:r>
        <w:rPr>
          <w:szCs w:val="22"/>
        </w:rPr>
        <w:t>uspijevaju izgraditi složene i apstraktne unutarnje reprezentacije koncepata, odnosa i uzročno-posljedičnih veza. Ta naučena pojmovna okosnica omogućuje im da na nove probleme primijene analogijsko i deduktivno zaključivanje, umjesto da se oslanjaju isključivo na prepoznavanje uzoraka. Dokazi o takvim sposobnostima, posebice u kontekstu rješavanja zadataka s vrlo malo ili nimalo primjera (</w:t>
      </w:r>
      <w:r>
        <w:rPr>
          <w:i/>
          <w:szCs w:val="22"/>
        </w:rPr>
        <w:t>few-shot</w:t>
      </w:r>
      <w:r>
        <w:rPr>
          <w:szCs w:val="22"/>
        </w:rPr>
        <w:t xml:space="preserve"> i </w:t>
      </w:r>
      <w:r>
        <w:rPr>
          <w:i/>
          <w:szCs w:val="22"/>
        </w:rPr>
        <w:t>zero-shot learning</w:t>
      </w:r>
      <w:r>
        <w:rPr>
          <w:szCs w:val="22"/>
        </w:rPr>
        <w:t>), predstavljaju jedan od ključnih nalaza u razvoju modela poput GPT-3 (Brown et al., 2020).</w:t>
      </w:r>
    </w:p>
    <w:p w14:paraId="2DAD01F2" w14:textId="77777777" w:rsidR="00C955CE" w:rsidRDefault="00C7299E">
      <w:pPr>
        <w:spacing w:after="200"/>
      </w:pPr>
      <w:r>
        <w:rPr>
          <w:szCs w:val="22"/>
        </w:rPr>
        <w:t>```mermaid</w:t>
      </w:r>
    </w:p>
    <w:p w14:paraId="61306074" w14:textId="77777777" w:rsidR="00C955CE" w:rsidRDefault="00C7299E">
      <w:pPr>
        <w:spacing w:after="200"/>
      </w:pPr>
      <w:r>
        <w:rPr>
          <w:szCs w:val="22"/>
        </w:rPr>
        <w:t>graph LR</w:t>
      </w:r>
    </w:p>
    <w:p w14:paraId="17F11D2E" w14:textId="77777777" w:rsidR="00C955CE" w:rsidRDefault="00C7299E">
      <w:pPr>
        <w:spacing w:after="200"/>
      </w:pPr>
      <w:r>
        <w:rPr>
          <w:szCs w:val="22"/>
        </w:rPr>
        <w:t>subgraph "Svijet podataka"</w:t>
      </w:r>
    </w:p>
    <w:p w14:paraId="17F93BCA" w14:textId="77777777" w:rsidR="00C955CE" w:rsidRDefault="00C7299E">
      <w:pPr>
        <w:spacing w:after="200"/>
      </w:pPr>
      <w:r>
        <w:rPr>
          <w:szCs w:val="22"/>
        </w:rPr>
        <w:t>A[Obučavanje na podatcima&lt;br&gt;&lt;i&gt;(npr. internetski tekstovi, knjige)&lt;/i&gt;]</w:t>
      </w:r>
    </w:p>
    <w:p w14:paraId="4F777233" w14:textId="77777777" w:rsidR="00C955CE" w:rsidRDefault="00C7299E">
      <w:pPr>
        <w:spacing w:after="200"/>
      </w:pPr>
      <w:r>
        <w:rPr>
          <w:szCs w:val="22"/>
        </w:rPr>
        <w:t>end</w:t>
      </w:r>
    </w:p>
    <w:p w14:paraId="3464E2BF" w14:textId="77777777" w:rsidR="00C955CE" w:rsidRDefault="00C7299E">
      <w:pPr>
        <w:spacing w:after="200"/>
      </w:pPr>
      <w:r>
        <w:rPr>
          <w:szCs w:val="22"/>
        </w:rPr>
        <w:t>subgraph "Sposobnost generalizacije modela"</w:t>
      </w:r>
    </w:p>
    <w:p w14:paraId="1D5B9986" w14:textId="77777777" w:rsidR="00C955CE" w:rsidRDefault="00C7299E">
      <w:pPr>
        <w:spacing w:after="200"/>
      </w:pPr>
      <w:r>
        <w:rPr>
          <w:szCs w:val="22"/>
        </w:rPr>
        <w:t>B(Veliki jezični model)</w:t>
      </w:r>
    </w:p>
    <w:p w14:paraId="5E1D5EE1" w14:textId="77777777" w:rsidR="00C955CE" w:rsidRDefault="00C7299E">
      <w:pPr>
        <w:spacing w:after="200"/>
      </w:pPr>
      <w:r>
        <w:rPr>
          <w:szCs w:val="22"/>
        </w:rPr>
        <w:t>C["&lt;b&gt;Generalizacija unutar distribucije (I.I.D.)&lt;/b&gt;&lt;br&gt;&lt;i&gt;Slični zadatci: npr. pisanje novog&lt;br&gt;internetskog teksta, odgovaranje&lt;br&gt;na česta pitanja&lt;/i&gt;"]</w:t>
      </w:r>
    </w:p>
    <w:p w14:paraId="27CDB63B" w14:textId="77777777" w:rsidR="00C955CE" w:rsidRDefault="00C7299E">
      <w:pPr>
        <w:spacing w:after="200"/>
      </w:pPr>
      <w:r>
        <w:rPr>
          <w:szCs w:val="22"/>
        </w:rPr>
        <w:t>D["&lt;b&gt;Generalizacija izvan distribucije (O.O.D.)&lt;/b&gt;&lt;br&gt;&lt;i&gt;Novi, neočekivani zadatci: npr.&lt;br&gt;rješavanje logičkog problema&lt;br&gt;koji nije bio u obuci, pisanje poezije&lt;br&gt;o kvantnoj fizici&lt;/i&gt;"]</w:t>
      </w:r>
    </w:p>
    <w:p w14:paraId="19D4BCC5" w14:textId="77777777" w:rsidR="00C955CE" w:rsidRDefault="00C7299E">
      <w:pPr>
        <w:spacing w:after="200"/>
      </w:pPr>
      <w:r>
        <w:rPr>
          <w:szCs w:val="22"/>
        </w:rPr>
        <w:t>end</w:t>
      </w:r>
    </w:p>
    <w:p w14:paraId="115A820C" w14:textId="77777777" w:rsidR="00C955CE" w:rsidRDefault="00C7299E">
      <w:pPr>
        <w:spacing w:after="200"/>
      </w:pPr>
      <w:r>
        <w:rPr>
          <w:szCs w:val="22"/>
        </w:rPr>
        <w:t>A -- "Učenje apstraktnih obrazaca" --&gt; B</w:t>
      </w:r>
    </w:p>
    <w:p w14:paraId="583BCDD7" w14:textId="77777777" w:rsidR="00C955CE" w:rsidRDefault="00C7299E">
      <w:pPr>
        <w:spacing w:after="200"/>
      </w:pPr>
      <w:r>
        <w:rPr>
          <w:szCs w:val="22"/>
        </w:rPr>
        <w:t>B -- "Primjena naučenog na poznato" --&gt; C</w:t>
      </w:r>
    </w:p>
    <w:p w14:paraId="095495E3" w14:textId="77777777" w:rsidR="00C955CE" w:rsidRDefault="00C7299E">
      <w:pPr>
        <w:spacing w:after="200"/>
      </w:pPr>
      <w:r>
        <w:rPr>
          <w:szCs w:val="22"/>
        </w:rPr>
        <w:t>B -- "Primjena naučenog na nepoznato" --&gt; D</w:t>
      </w:r>
    </w:p>
    <w:p w14:paraId="0D06E4B5" w14:textId="77777777" w:rsidR="00C955CE" w:rsidRDefault="00C7299E">
      <w:pPr>
        <w:spacing w:after="200"/>
      </w:pPr>
      <w:r>
        <w:rPr>
          <w:szCs w:val="22"/>
        </w:rPr>
        <w:lastRenderedPageBreak/>
        <w:t>style B fill:#fff,stroke:#333,stroke-width:2px</w:t>
      </w:r>
    </w:p>
    <w:p w14:paraId="5C80B2EB" w14:textId="77777777" w:rsidR="00C955CE" w:rsidRDefault="00C7299E">
      <w:pPr>
        <w:spacing w:after="200"/>
      </w:pPr>
      <w:r>
        <w:rPr>
          <w:szCs w:val="22"/>
        </w:rPr>
        <w:t>style C fill:#fff,stroke:#333,stroke-width:1px,stroke-dasharray: 5 5</w:t>
      </w:r>
    </w:p>
    <w:p w14:paraId="505CBFEE" w14:textId="77777777" w:rsidR="00C955CE" w:rsidRDefault="00C7299E">
      <w:pPr>
        <w:spacing w:after="200"/>
      </w:pPr>
      <w:r>
        <w:rPr>
          <w:szCs w:val="22"/>
        </w:rPr>
        <w:t>style D fill:#fff,stroke:#333,stroke-width:1px</w:t>
      </w:r>
    </w:p>
    <w:p w14:paraId="113BF025" w14:textId="77777777" w:rsidR="00C955CE" w:rsidRDefault="00C7299E">
      <w:pPr>
        <w:spacing w:after="200"/>
      </w:pPr>
      <w:r>
        <w:rPr>
          <w:szCs w:val="22"/>
        </w:rPr>
        <w:t>style A fill:#fff,stroke:#333,stroke-width:1px</w:t>
      </w:r>
    </w:p>
    <w:p w14:paraId="43787762" w14:textId="77777777" w:rsidR="00C955CE" w:rsidRDefault="00C7299E">
      <w:pPr>
        <w:spacing w:after="200"/>
      </w:pPr>
      <w:r>
        <w:rPr>
          <w:szCs w:val="22"/>
        </w:rPr>
        <w:t>```</w:t>
      </w:r>
    </w:p>
    <w:p w14:paraId="7F88D06D" w14:textId="77777777" w:rsidR="00C955CE" w:rsidRDefault="00C7299E">
      <w:pPr>
        <w:spacing w:after="200"/>
      </w:pPr>
      <w:r>
        <w:rPr>
          <w:szCs w:val="22"/>
        </w:rPr>
        <w:t xml:space="preserve">Promatramo li veliki jezični model kao </w:t>
      </w:r>
      <w:r>
        <w:rPr>
          <w:b/>
          <w:szCs w:val="22"/>
        </w:rPr>
        <w:t>agenta</w:t>
      </w:r>
      <w:r>
        <w:rPr>
          <w:szCs w:val="22"/>
        </w:rPr>
        <w:t xml:space="preserve"> koji djeluje u određenom okruženju, sposobnost generalizacije postaje preduvjetom njegova smislenog i autonomnog funkcioniranja. Agent se neprestano suočava s novim stanjima i situacijama koje zahtijevaju prilagodbu i donošenje odluka. Uspješnost njegova djelovanja izravno ovisi o tome koliko dobro može generalizirati prethodna iskustva na nove okolnosti. Stoga je generalizacija u temelju razvoja naprednijih oblika umjetne inteligencije, od interaktivnih sustava za podršku do autonomnih robotskih platformi, čineći je područjem od središnjeg znanstvenog i praktičnog interesa.</w:t>
      </w:r>
    </w:p>
    <w:p w14:paraId="228F6541" w14:textId="265A3996" w:rsidR="00C955CE" w:rsidRDefault="00C7299E" w:rsidP="0035161B">
      <w:pPr>
        <w:pStyle w:val="Heading3"/>
      </w:pPr>
      <w:bookmarkStart w:id="140" w:name="_Toc203222018"/>
      <w:r>
        <w:t xml:space="preserve">5.5.2 Učenje kroz domene i </w:t>
      </w:r>
      <w:commentRangeStart w:id="141"/>
      <w:commentRangeStart w:id="142"/>
      <w:r>
        <w:t>fleksibilnost</w:t>
      </w:r>
      <w:r w:rsidR="7A8A4F16">
        <w:t xml:space="preserve"> u obavljanju više zadaća</w:t>
      </w:r>
      <w:bookmarkEnd w:id="140"/>
      <w:commentRangeEnd w:id="141"/>
      <w:r>
        <w:rPr>
          <w:rStyle w:val="CommentReference"/>
        </w:rPr>
        <w:commentReference w:id="141"/>
      </w:r>
      <w:commentRangeEnd w:id="142"/>
      <w:r>
        <w:rPr>
          <w:rStyle w:val="CommentReference"/>
        </w:rPr>
        <w:commentReference w:id="142"/>
      </w:r>
    </w:p>
    <w:p w14:paraId="722C39FD" w14:textId="4A954795" w:rsidR="00C955CE" w:rsidRDefault="00C7299E">
      <w:pPr>
        <w:spacing w:after="200"/>
      </w:pPr>
      <w:r>
        <w:t xml:space="preserve">Odredbena značajka ljudske inteligencije </w:t>
      </w:r>
      <w:r w:rsidR="00233D9B">
        <w:t xml:space="preserve">je </w:t>
      </w:r>
      <w:r>
        <w:t xml:space="preserve">sposobnost stjecanja znanja i vještina u različitim područjima te njihova primjena u novim i nepoznatim okolnostima. Ta sposobnost, u znanosti o spoznaji poznata kao </w:t>
      </w:r>
      <w:r w:rsidRPr="7A8A4F16">
        <w:rPr>
          <w:i/>
        </w:rPr>
        <w:t>transferno učenje</w:t>
      </w:r>
      <w:r w:rsidR="7A8A4F16" w:rsidRPr="7A8A4F16">
        <w:rPr>
          <w:i/>
          <w:iCs/>
        </w:rPr>
        <w:t xml:space="preserve"> </w:t>
      </w:r>
      <w:r w:rsidR="7A8A4F16" w:rsidRPr="7A8A4F16">
        <w:t>(</w:t>
      </w:r>
      <w:r w:rsidR="7A8A4F16" w:rsidRPr="7A8A4F16">
        <w:rPr>
          <w:i/>
          <w:iCs/>
        </w:rPr>
        <w:t>transfer learning</w:t>
      </w:r>
      <w:r w:rsidR="7A8A4F16" w:rsidRPr="7A8A4F16">
        <w:t>),</w:t>
      </w:r>
      <w:r w:rsidRPr="7A8A4F16">
        <w:t xml:space="preserve"> omogućuje primjenu iskustava stečenih u jednoj domeni na drugu. Tako, primjerice, znanje potrebno za vožnju bicikla može znatno olakšati i ubrzati učenje vožnje motocikla jer se temeljni principi ravnoteže, upravljanja i koordinacije prenose s jedne vještine na drugu.</w:t>
      </w:r>
    </w:p>
    <w:p w14:paraId="25B994C6" w14:textId="77777777" w:rsidR="00C955CE" w:rsidRDefault="00C7299E">
      <w:pPr>
        <w:spacing w:after="200"/>
      </w:pPr>
      <w:r>
        <w:rPr>
          <w:szCs w:val="22"/>
        </w:rPr>
        <w:t>Analogno ljudskoj spoznaji, razvoj naprednih umjetnointeligentnih sustava teži oponašanju te temeljne prilagodljivosti. Sposobnost učenja kroz različite domene i zadatke ključna je pretpostavka za ostvarenje opće umjetne inteligencije (AGI), odnosno sustava koji bi posjedovao fleksibilnost i svestranost sličnu ljudskoj. U tu svrhu razvijeno je nekoliko ključnih pristupa koji agentima omogućuju stjecanje općenitijih znanja.</w:t>
      </w:r>
    </w:p>
    <w:p w14:paraId="5B8D3F21" w14:textId="14FC43F0" w:rsidR="00C955CE" w:rsidRDefault="00C7299E">
      <w:pPr>
        <w:spacing w:after="200"/>
      </w:pPr>
      <w:r>
        <w:t xml:space="preserve">Jedan od temeljnih pristupa jest </w:t>
      </w:r>
      <w:r w:rsidRPr="7A8A4F16">
        <w:rPr>
          <w:b/>
        </w:rPr>
        <w:t>višezadaćno učenje</w:t>
      </w:r>
      <w:r>
        <w:t xml:space="preserve"> (</w:t>
      </w:r>
      <w:r w:rsidRPr="7A8A4F16">
        <w:rPr>
          <w:i/>
        </w:rPr>
        <w:t>multi-task learning</w:t>
      </w:r>
      <w:r>
        <w:t xml:space="preserve">), gdje se agent istodobno obučava za rješavanje skupa različitih, premda često povezanih zadataka. Cilj takva postupka </w:t>
      </w:r>
      <w:r w:rsidR="7A8A4F16">
        <w:t>je</w:t>
      </w:r>
      <w:r>
        <w:t xml:space="preserve"> optimizacija izvedbe za svaki pojedinačni zadatak</w:t>
      </w:r>
      <w:r w:rsidR="7A8A4F16">
        <w:t xml:space="preserve"> te</w:t>
      </w:r>
      <w:r>
        <w:t xml:space="preserve"> poticanje agenta da nauči općenitije, temeljne reprezentacije koje su zajedničke cijelom skupu zadataka </w:t>
      </w:r>
      <w:r w:rsidR="7A8A4F16">
        <w:t>.</w:t>
      </w:r>
      <w:r>
        <w:t xml:space="preserve"> Kroz istodobno učenje, agent je prisiljen identificirati i kodirati temeljne obrasce i strukture, što rezultira robusnijim i prenosivijim znanjem.</w:t>
      </w:r>
    </w:p>
    <w:p w14:paraId="54BBAE9A" w14:textId="77777777" w:rsidR="00C955CE" w:rsidRDefault="00C7299E">
      <w:pPr>
        <w:spacing w:after="200"/>
      </w:pPr>
      <w:r>
        <w:rPr>
          <w:szCs w:val="22"/>
        </w:rPr>
        <w:t xml:space="preserve">Nadalje, pristup poznat kao </w:t>
      </w:r>
      <w:r>
        <w:rPr>
          <w:b/>
          <w:szCs w:val="22"/>
        </w:rPr>
        <w:t>učenje prema kurikulumu</w:t>
      </w:r>
      <w:r>
        <w:rPr>
          <w:szCs w:val="22"/>
        </w:rPr>
        <w:t xml:space="preserve"> (</w:t>
      </w:r>
      <w:r>
        <w:rPr>
          <w:i/>
          <w:szCs w:val="22"/>
        </w:rPr>
        <w:t>curriculum learning</w:t>
      </w:r>
      <w:r>
        <w:rPr>
          <w:szCs w:val="22"/>
        </w:rPr>
        <w:t>) nadahnuće pronalazi u ljudskim pedagoškim metodama. Umjesto da se agent odmah suoči s konačnim, složenim zadatkom, obuka se strukturira tako da započinje s jednostavnijim problemima te postupno napreduje prema složenijima (Bengio et al., 2009). Takav metodički slijed omogućuje agentu da prvo usvoji temeljne vještine i koncepte na jednostavnijim primjerima, stvarajući tako čvrst temelj za rješavanje zahtjevnijih inačica zadatka u kasnijim fazama obuke.</w:t>
      </w:r>
    </w:p>
    <w:p w14:paraId="3F262D13" w14:textId="0F0C2F07" w:rsidR="00C955CE" w:rsidRDefault="00C7299E">
      <w:pPr>
        <w:spacing w:after="200"/>
      </w:pPr>
      <w:r>
        <w:t xml:space="preserve">Na najvišoj razini apstrakcije nalazi se </w:t>
      </w:r>
      <w:r w:rsidRPr="7A8A4F16">
        <w:rPr>
          <w:b/>
        </w:rPr>
        <w:t>meta-učenje</w:t>
      </w:r>
      <w:r>
        <w:t xml:space="preserve"> (</w:t>
      </w:r>
      <w:r w:rsidRPr="7A8A4F16">
        <w:rPr>
          <w:i/>
        </w:rPr>
        <w:t>meta-learning</w:t>
      </w:r>
      <w:r>
        <w:t xml:space="preserve">), koje se često opisuje kao „učenje učenja“. Svrha </w:t>
      </w:r>
      <w:r w:rsidR="7A8A4F16">
        <w:t xml:space="preserve">je </w:t>
      </w:r>
      <w:r>
        <w:t>ovog pristupa naučiti samom procesu učenja. Agent ne usvaja znanje o specifičnom zadatku, već razvija strategije učenja koje mu omogućuju brzu prilagodbu i visoku učinkovitost pri susretu s posve novim zadacima za koje nije bio prethodno obučavan (Finn et al., 2017). Time se postiže znatno viši stupanj autonomije i prilagodljivosti.</w:t>
      </w:r>
    </w:p>
    <w:p w14:paraId="369C17A8" w14:textId="77777777" w:rsidR="00C955CE" w:rsidRDefault="00C7299E">
      <w:pPr>
        <w:spacing w:after="200"/>
      </w:pPr>
      <w:r>
        <w:rPr>
          <w:szCs w:val="22"/>
        </w:rPr>
        <w:t>Zajednički cilj svih navedenih pristupa jest izgradnja agenata koji posjeduju visoku kognitivnu fleksibilnost – sposobnost prilagodbe novim okruženjima, pravilima i ciljevima bez potrebe za potpunim ponovnim obučavanjem od početka. Postizanje takve prilagodljivosti predstavlja jedan od središnjih i najzahtjevnijih izazova u suvremenom istraživanju umjetne inteligencije, a njegov uspjeh odredit će budući razvoj inteligentnih sustava sposobnih za djelovanje u složenom i dinamičnom svijetu.</w:t>
      </w:r>
    </w:p>
    <w:p w14:paraId="6182CFAB" w14:textId="77777777" w:rsidR="00C955CE" w:rsidRDefault="00C7299E" w:rsidP="00823F36">
      <w:pPr>
        <w:pStyle w:val="Heading3"/>
      </w:pPr>
      <w:bookmarkStart w:id="143" w:name="_Toc203222019"/>
      <w:r>
        <w:lastRenderedPageBreak/>
        <w:t>5.5.3 Nove arhitekture i agentska rješenja s naznakama opće inteligencije</w:t>
      </w:r>
      <w:bookmarkEnd w:id="143"/>
    </w:p>
    <w:p w14:paraId="7265B68C" w14:textId="77777777" w:rsidR="00C955CE" w:rsidRDefault="00C7299E">
      <w:pPr>
        <w:spacing w:after="200"/>
      </w:pPr>
      <w:r>
        <w:rPr>
          <w:szCs w:val="22"/>
        </w:rPr>
        <w:t xml:space="preserve">U suvremenom razvoju umjetne inteligencije sve se jasnije očituje napetost između postojećih, usko specijaliziranih sustava i težnje ka stvaranju opće umjetne inteligencije (engl. </w:t>
      </w:r>
      <w:r>
        <w:rPr>
          <w:i/>
          <w:szCs w:val="22"/>
        </w:rPr>
        <w:t>Artificial General Intelligence</w:t>
      </w:r>
      <w:r>
        <w:rPr>
          <w:szCs w:val="22"/>
        </w:rPr>
        <w:t>, AGI). Dok su današnji modeli iznimno uspješni u obavljanju specifičnih zadataka za koje su uvježbani, nedostaje im autonomija, sposobnost snalaženja u nepoznatim situacijama i razumijevanje svijeta na način usporediv s ljudskim. Upravo u tom procjepu između dosegnutoga i željenoga pojavljuju se nove arhitekture i agentska rješenja koja, iako još uvijek daleko od istinske opće inteligencije, pokazuju njezine zamjetne naznake.</w:t>
      </w:r>
    </w:p>
    <w:p w14:paraId="43191A7C" w14:textId="5D8DD8E0" w:rsidR="00C955CE" w:rsidRDefault="00C7299E">
      <w:pPr>
        <w:spacing w:after="200"/>
      </w:pPr>
      <w:r>
        <w:rPr>
          <w:szCs w:val="22"/>
        </w:rPr>
        <w:t xml:space="preserve">Među najistaknutijim primjerima takvih sustava nalaze se </w:t>
      </w:r>
      <w:r>
        <w:rPr>
          <w:b/>
          <w:szCs w:val="22"/>
        </w:rPr>
        <w:t>Auto-GPT</w:t>
      </w:r>
      <w:r>
        <w:rPr>
          <w:i/>
          <w:szCs w:val="22"/>
        </w:rPr>
        <w:t xml:space="preserve"> i </w:t>
      </w:r>
      <w:r>
        <w:rPr>
          <w:b/>
          <w:szCs w:val="22"/>
        </w:rPr>
        <w:t>BabyAGI</w:t>
      </w:r>
      <w:r>
        <w:rPr>
          <w:szCs w:val="22"/>
        </w:rPr>
        <w:t>. Ovi sustavi ne predstavljaju samo puko proširenje mogućnosti velikih jezičnih modela na kojima su utemeljeni, poput GPT</w:t>
      </w:r>
      <w:r w:rsidR="00017FD8">
        <w:rPr>
          <w:szCs w:val="22"/>
        </w:rPr>
        <w:t xml:space="preserve"> ili Gemini</w:t>
      </w:r>
      <w:r>
        <w:rPr>
          <w:szCs w:val="22"/>
        </w:rPr>
        <w:t>, već uvode temeljno nov pristup rješavanju složenih zadataka. Središnja zamisao ovih agentskih rješenja jest autonomija. Agentu se zadaje konačni, često vrlo općenit cilj, a on ga samostalno rastavlja na niz manjih, provedivih zadataka. Koristeći veliki jezični model kao središnji kognitivni mehanizam, agent stvara, prioritizira i izvršava zadatke u petlji. Pritom se oslanja na vlastitu memoriju, u koju pohranjuje rezultate prethodnih koraka, te na sposobnost korištenja vanjskih alata, kao što su pretraživanje interneta, pristup datotekama ili izvršavanje programskoga koda. Na taj način agent nadilazi ograničenja jednokratnog odgovora na upit i ulazi u dinamičan proces kontinuiranog djelovanja i prilagodbe.</w:t>
      </w:r>
    </w:p>
    <w:p w14:paraId="3519EA2E" w14:textId="77777777" w:rsidR="00C955CE" w:rsidRDefault="00C7299E">
      <w:pPr>
        <w:spacing w:after="200"/>
      </w:pPr>
      <w:r>
        <w:rPr>
          <w:szCs w:val="22"/>
        </w:rPr>
        <w:t>```mermaid</w:t>
      </w:r>
    </w:p>
    <w:p w14:paraId="3E39A61A" w14:textId="77777777" w:rsidR="00C955CE" w:rsidRDefault="00C7299E">
      <w:pPr>
        <w:spacing w:after="200"/>
      </w:pPr>
      <w:r>
        <w:rPr>
          <w:szCs w:val="22"/>
        </w:rPr>
        <w:t>graph LR</w:t>
      </w:r>
    </w:p>
    <w:p w14:paraId="44A6008C" w14:textId="77777777" w:rsidR="00C955CE" w:rsidRDefault="00C7299E">
      <w:pPr>
        <w:spacing w:after="200"/>
      </w:pPr>
      <w:r>
        <w:rPr>
          <w:szCs w:val="22"/>
        </w:rPr>
        <w:t>subgraph "Prikaz rada autonomnog agenta"</w:t>
      </w:r>
    </w:p>
    <w:p w14:paraId="2F6FD12E" w14:textId="77777777" w:rsidR="00C955CE" w:rsidRDefault="00C7299E">
      <w:pPr>
        <w:spacing w:after="200"/>
      </w:pPr>
      <w:r>
        <w:rPr>
          <w:szCs w:val="22"/>
        </w:rPr>
        <w:t>A[Korisnik definira opći cilj] --&gt; B{Agent (središnji LLM)};</w:t>
      </w:r>
    </w:p>
    <w:p w14:paraId="6FB88EC6" w14:textId="77777777" w:rsidR="00C955CE" w:rsidRDefault="00C7299E">
      <w:pPr>
        <w:spacing w:after="200"/>
      </w:pPr>
      <w:r>
        <w:rPr>
          <w:szCs w:val="22"/>
        </w:rPr>
        <w:t>B --&gt; C[1. Rastavljanje cilja na početne zadatke];</w:t>
      </w:r>
    </w:p>
    <w:p w14:paraId="164A438F" w14:textId="77777777" w:rsidR="00C955CE" w:rsidRDefault="00C7299E">
      <w:pPr>
        <w:spacing w:after="200"/>
      </w:pPr>
      <w:r>
        <w:rPr>
          <w:szCs w:val="22"/>
        </w:rPr>
        <w:t>C --&gt; D[2. Prioritizacija liste zadataka];</w:t>
      </w:r>
    </w:p>
    <w:p w14:paraId="3A0E81B7" w14:textId="77777777" w:rsidR="00C955CE" w:rsidRDefault="00C7299E">
      <w:pPr>
        <w:spacing w:after="200"/>
      </w:pPr>
      <w:r>
        <w:rPr>
          <w:szCs w:val="22"/>
        </w:rPr>
        <w:t>D --&gt; E[3. Izvršavanje prvog zadatka s liste];</w:t>
      </w:r>
    </w:p>
    <w:p w14:paraId="59932F3B" w14:textId="77777777" w:rsidR="00C955CE" w:rsidRDefault="00C7299E">
      <w:pPr>
        <w:spacing w:after="200"/>
      </w:pPr>
      <w:r>
        <w:rPr>
          <w:szCs w:val="22"/>
        </w:rPr>
        <w:t>subgraph "Korištenje alata"</w:t>
      </w:r>
    </w:p>
    <w:p w14:paraId="7E87DDE5" w14:textId="77777777" w:rsidR="00C955CE" w:rsidRDefault="00C7299E">
      <w:pPr>
        <w:spacing w:after="200"/>
      </w:pPr>
      <w:r>
        <w:rPr>
          <w:szCs w:val="22"/>
        </w:rPr>
        <w:t>E --&gt; F[Pristup internetu];</w:t>
      </w:r>
    </w:p>
    <w:p w14:paraId="3D5896DF" w14:textId="77777777" w:rsidR="00C955CE" w:rsidRDefault="00C7299E">
      <w:pPr>
        <w:spacing w:after="200"/>
      </w:pPr>
      <w:r>
        <w:rPr>
          <w:szCs w:val="22"/>
        </w:rPr>
        <w:t>E --&gt; G[Pisanje/čitanje datoteka];</w:t>
      </w:r>
    </w:p>
    <w:p w14:paraId="0AA0CC72" w14:textId="77777777" w:rsidR="00C955CE" w:rsidRDefault="00C7299E">
      <w:pPr>
        <w:spacing w:after="200"/>
      </w:pPr>
      <w:r>
        <w:rPr>
          <w:szCs w:val="22"/>
        </w:rPr>
        <w:t>E --&gt; H[Izvršavanje koda];</w:t>
      </w:r>
    </w:p>
    <w:p w14:paraId="55CFE650" w14:textId="77777777" w:rsidR="00C955CE" w:rsidRDefault="00C7299E">
      <w:pPr>
        <w:spacing w:after="200"/>
      </w:pPr>
      <w:r>
        <w:rPr>
          <w:szCs w:val="22"/>
        </w:rPr>
        <w:t>end</w:t>
      </w:r>
    </w:p>
    <w:p w14:paraId="23C36E0B" w14:textId="77777777" w:rsidR="00C955CE" w:rsidRDefault="00C7299E">
      <w:pPr>
        <w:spacing w:after="200"/>
      </w:pPr>
      <w:r>
        <w:rPr>
          <w:szCs w:val="22"/>
        </w:rPr>
        <w:t>F --&gt; I[Dobiveni rezultat];</w:t>
      </w:r>
    </w:p>
    <w:p w14:paraId="1B6173D1" w14:textId="77777777" w:rsidR="00C955CE" w:rsidRDefault="00C7299E">
      <w:pPr>
        <w:spacing w:after="200"/>
      </w:pPr>
      <w:r>
        <w:rPr>
          <w:szCs w:val="22"/>
        </w:rPr>
        <w:t>G --&gt; I;</w:t>
      </w:r>
    </w:p>
    <w:p w14:paraId="04A4C7E9" w14:textId="77777777" w:rsidR="00C955CE" w:rsidRDefault="00C7299E">
      <w:pPr>
        <w:spacing w:after="200"/>
      </w:pPr>
      <w:r>
        <w:rPr>
          <w:szCs w:val="22"/>
        </w:rPr>
        <w:t>H --&gt; I;</w:t>
      </w:r>
    </w:p>
    <w:p w14:paraId="4095E4DA" w14:textId="77777777" w:rsidR="00C955CE" w:rsidRDefault="00C7299E">
      <w:pPr>
        <w:spacing w:after="200"/>
      </w:pPr>
      <w:r>
        <w:rPr>
          <w:szCs w:val="22"/>
        </w:rPr>
        <w:t>I --&gt; J[4. Pohrana rezultata i konteksta u memoriju];</w:t>
      </w:r>
    </w:p>
    <w:p w14:paraId="5179434E" w14:textId="77777777" w:rsidR="00C955CE" w:rsidRDefault="00C7299E">
      <w:pPr>
        <w:spacing w:after="200"/>
      </w:pPr>
      <w:r>
        <w:rPr>
          <w:szCs w:val="22"/>
        </w:rPr>
        <w:t>J --&gt; K[5. Stvaranje novih zadataka i reprioritizacija na temelju rezultata];</w:t>
      </w:r>
    </w:p>
    <w:p w14:paraId="3417E572" w14:textId="77777777" w:rsidR="00C955CE" w:rsidRDefault="00C7299E">
      <w:pPr>
        <w:spacing w:after="200"/>
      </w:pPr>
      <w:r>
        <w:rPr>
          <w:szCs w:val="22"/>
        </w:rPr>
        <w:t>K --&gt; D;</w:t>
      </w:r>
    </w:p>
    <w:p w14:paraId="13CA25A7" w14:textId="77777777" w:rsidR="00C955CE" w:rsidRDefault="00C7299E">
      <w:pPr>
        <w:spacing w:after="200"/>
      </w:pPr>
      <w:r>
        <w:rPr>
          <w:szCs w:val="22"/>
        </w:rPr>
        <w:t>end</w:t>
      </w:r>
    </w:p>
    <w:p w14:paraId="4D1325F9" w14:textId="77777777" w:rsidR="00C955CE" w:rsidRDefault="00C7299E">
      <w:pPr>
        <w:spacing w:after="200"/>
      </w:pPr>
      <w:r>
        <w:rPr>
          <w:szCs w:val="22"/>
        </w:rPr>
        <w:t>%% Stilizacija elemenata s bijelom pozadinom</w:t>
      </w:r>
    </w:p>
    <w:p w14:paraId="72A4A509" w14:textId="77777777" w:rsidR="00C955CE" w:rsidRDefault="00C7299E">
      <w:pPr>
        <w:spacing w:after="200"/>
      </w:pPr>
      <w:r>
        <w:rPr>
          <w:szCs w:val="22"/>
        </w:rPr>
        <w:lastRenderedPageBreak/>
        <w:t>style A fill:#ffffff,stroke:#333,stroke-width:2px</w:t>
      </w:r>
    </w:p>
    <w:p w14:paraId="315C3378" w14:textId="77777777" w:rsidR="00C955CE" w:rsidRDefault="00C7299E">
      <w:pPr>
        <w:spacing w:after="200"/>
      </w:pPr>
      <w:r>
        <w:rPr>
          <w:szCs w:val="22"/>
        </w:rPr>
        <w:t>style B fill:#e3f2fd,stroke:#333,stroke-width:2px</w:t>
      </w:r>
    </w:p>
    <w:p w14:paraId="392F5D55" w14:textId="77777777" w:rsidR="00C955CE" w:rsidRDefault="00C7299E">
      <w:pPr>
        <w:spacing w:after="200"/>
      </w:pPr>
      <w:r>
        <w:rPr>
          <w:szCs w:val="22"/>
        </w:rPr>
        <w:t>style F fill:#f1f8e9,stroke:#558b2f,stroke-width:1px</w:t>
      </w:r>
    </w:p>
    <w:p w14:paraId="691C5E71" w14:textId="77777777" w:rsidR="00C955CE" w:rsidRDefault="00C7299E">
      <w:pPr>
        <w:spacing w:after="200"/>
      </w:pPr>
      <w:r>
        <w:rPr>
          <w:szCs w:val="22"/>
        </w:rPr>
        <w:t>style G fill:#f1f8e9,stroke:#558b2f,stroke-width:1px</w:t>
      </w:r>
    </w:p>
    <w:p w14:paraId="006009B8" w14:textId="77777777" w:rsidR="00C955CE" w:rsidRDefault="00C7299E">
      <w:pPr>
        <w:spacing w:after="200"/>
      </w:pPr>
      <w:r>
        <w:rPr>
          <w:szCs w:val="22"/>
        </w:rPr>
        <w:t>style H fill:#f1f8e9,stroke:#558b2f,stroke-width:1px</w:t>
      </w:r>
    </w:p>
    <w:p w14:paraId="7F618433" w14:textId="77777777" w:rsidR="00C955CE" w:rsidRDefault="00C7299E">
      <w:pPr>
        <w:spacing w:after="200"/>
      </w:pPr>
      <w:r>
        <w:rPr>
          <w:szCs w:val="22"/>
        </w:rPr>
        <w:t>style C fill:#fffde7,stroke:#333,stroke-width:1px</w:t>
      </w:r>
    </w:p>
    <w:p w14:paraId="5B1986BF" w14:textId="77777777" w:rsidR="00C955CE" w:rsidRDefault="00C7299E">
      <w:pPr>
        <w:spacing w:after="200"/>
      </w:pPr>
      <w:r>
        <w:rPr>
          <w:szCs w:val="22"/>
        </w:rPr>
        <w:t>style D fill:#fffde7,stroke:#333,stroke-width:1px</w:t>
      </w:r>
    </w:p>
    <w:p w14:paraId="7D533D1A" w14:textId="77777777" w:rsidR="00C955CE" w:rsidRDefault="00C7299E">
      <w:pPr>
        <w:spacing w:after="200"/>
      </w:pPr>
      <w:r>
        <w:rPr>
          <w:szCs w:val="22"/>
        </w:rPr>
        <w:t>style E fill:#fffde7,stroke:#333,stroke-width:1px</w:t>
      </w:r>
    </w:p>
    <w:p w14:paraId="7D5C07FA" w14:textId="77777777" w:rsidR="00C955CE" w:rsidRDefault="00C7299E">
      <w:pPr>
        <w:spacing w:after="200"/>
      </w:pPr>
      <w:r>
        <w:rPr>
          <w:szCs w:val="22"/>
        </w:rPr>
        <w:t>style J fill:#fffde7,stroke:#333,stroke-width:1px</w:t>
      </w:r>
    </w:p>
    <w:p w14:paraId="4EAAF3A3" w14:textId="77777777" w:rsidR="00C955CE" w:rsidRDefault="00C7299E">
      <w:pPr>
        <w:spacing w:after="200"/>
      </w:pPr>
      <w:r>
        <w:rPr>
          <w:szCs w:val="22"/>
        </w:rPr>
        <w:t>style K fill:#fffde7,stroke:#333,stroke-width:1px</w:t>
      </w:r>
    </w:p>
    <w:p w14:paraId="0F518AC3" w14:textId="77777777" w:rsidR="00C955CE" w:rsidRDefault="00C7299E">
      <w:pPr>
        <w:spacing w:after="200"/>
      </w:pPr>
      <w:r>
        <w:rPr>
          <w:szCs w:val="22"/>
        </w:rPr>
        <w:t>style I fill:#ffffff,stroke:#333,stroke-width:1px</w:t>
      </w:r>
    </w:p>
    <w:p w14:paraId="46450673" w14:textId="77777777" w:rsidR="00C955CE" w:rsidRDefault="00C7299E">
      <w:pPr>
        <w:spacing w:after="200"/>
      </w:pPr>
      <w:r>
        <w:rPr>
          <w:szCs w:val="22"/>
        </w:rPr>
        <w:t>```</w:t>
      </w:r>
    </w:p>
    <w:p w14:paraId="062C28F5" w14:textId="6620041F" w:rsidR="00C955CE" w:rsidRDefault="00C7299E">
      <w:pPr>
        <w:spacing w:after="200"/>
      </w:pPr>
      <w:r>
        <w:t xml:space="preserve">Ponašanje koje proizlazi iz takvih sustava, bilo da je riječ o autonomnom rješavanju problema ili o simulaciji društvenih interakcija, opisuje se kao </w:t>
      </w:r>
      <w:r w:rsidRPr="7A8A4F16">
        <w:rPr>
          <w:i/>
        </w:rPr>
        <w:t>emergentno</w:t>
      </w:r>
      <w:r>
        <w:t xml:space="preserve">. </w:t>
      </w:r>
      <w:r w:rsidR="7A8A4F16">
        <w:t>Ono</w:t>
      </w:r>
      <w:r>
        <w:t xml:space="preserve"> nastaje kao posljedica složene interakcije između arhitekture agenta, sposobnosti jezičnoga modela i okoline. Upravo se u toj emergentnosti očituju naznake opće inteligencije. Unatoč tomu, valja biti oprezan. Ovi su sustavi još uvijek u ranoj fazi razvoja i suočavaju se s bitnim ograničenjima. Skloni su halucinacijama</w:t>
      </w:r>
      <w:r w:rsidR="7A8A4F16">
        <w:t>,</w:t>
      </w:r>
      <w:r>
        <w:t xml:space="preserve"> odnosno izmišljanju činjenica, mogu zapeti u repetitivnim petljama iz kojih se ne znaju izvući, a njihovo je djelovanje računski i financijski vrlo zahtjevno. Njihova autonomija još je uvijek krhka i strogo omeđena, no oni nedvojbeno predstavljaju važan korak u istraživanju složenijih oblika umjetne inteligencije.</w:t>
      </w:r>
    </w:p>
    <w:p w14:paraId="1A1F4016" w14:textId="38D0F67A" w:rsidR="00C955CE" w:rsidRDefault="00C7299E" w:rsidP="00051510">
      <w:pPr>
        <w:pStyle w:val="Heading3"/>
      </w:pPr>
      <w:bookmarkStart w:id="144" w:name="_Toc203222020"/>
      <w:r>
        <w:t>5.5.4 Simulacijska hipoteza i AGI</w:t>
      </w:r>
      <w:bookmarkEnd w:id="144"/>
    </w:p>
    <w:p w14:paraId="3BEA40D1" w14:textId="77777777" w:rsidR="00C955CE" w:rsidRDefault="00C7299E">
      <w:pPr>
        <w:spacing w:after="200"/>
      </w:pPr>
      <w:r>
        <w:rPr>
          <w:szCs w:val="22"/>
        </w:rPr>
        <w:t>Simulacijska hipoteza, premda popularizirana u djelima znanstvene fantastike, predstavlja ozbiljan filozofski postulat koji zadobiva na težini s napretkom računalne moći i razvojem umjetne inteligencije. Utemeljena na radu filozofa Nicka Bostroma (2003), ova hipoteza ne tvrdi izravno da živimo u simulaciji, već postavlja logički trilem, prema kojemu je barem jedna od sljedećih tvrdnji vrlo vjerojatno istinita: (1) udio civilizacija koje dosegnu postljudsku fazu, obilježenu golemom računalnom moći, blizu je nuli; (2) udio postljudskih civilizacija koje su zainteresirane za pokretanje simulacija vlastite evolucijske prošlosti (tzv. simulacija predaka) blizu je nuli; ili (3) udio svih bića s našom vrstom iskustava koja žive u simulaciji vrlo je blizu jedinici. Promatrana iz te perspektive, pojava umjetne opće inteligencije (AGI) postaje ključna varijabla unutar promišljanja o naravi stvarnosti.</w:t>
      </w:r>
    </w:p>
    <w:p w14:paraId="24C56DF1" w14:textId="77777777" w:rsidR="00C955CE" w:rsidRDefault="00C7299E">
      <w:pPr>
        <w:spacing w:after="200"/>
      </w:pPr>
      <w:r>
        <w:rPr>
          <w:szCs w:val="22"/>
        </w:rPr>
        <w:t>```mermaid</w:t>
      </w:r>
    </w:p>
    <w:p w14:paraId="45176C20" w14:textId="77777777" w:rsidR="00C955CE" w:rsidRDefault="00C7299E">
      <w:pPr>
        <w:spacing w:after="200"/>
      </w:pPr>
      <w:r>
        <w:rPr>
          <w:szCs w:val="22"/>
        </w:rPr>
        <w:t>graph LR</w:t>
      </w:r>
    </w:p>
    <w:p w14:paraId="2E9BDC98" w14:textId="77777777" w:rsidR="00C955CE" w:rsidRDefault="00C7299E">
      <w:pPr>
        <w:spacing w:after="200"/>
      </w:pPr>
      <w:r>
        <w:rPr>
          <w:szCs w:val="22"/>
        </w:rPr>
        <w:t>subgraph Bostromov trilem (2003)</w:t>
      </w:r>
    </w:p>
    <w:p w14:paraId="2C6A8C4F" w14:textId="77777777" w:rsidR="00C955CE" w:rsidRDefault="00C7299E">
      <w:pPr>
        <w:spacing w:after="200"/>
      </w:pPr>
      <w:r>
        <w:rPr>
          <w:szCs w:val="22"/>
        </w:rPr>
        <w:t>A[Tehnološki zrela 'postljudska' civilizacija] --&gt; B{Interes za pokretanje simulacija predaka?};</w:t>
      </w:r>
    </w:p>
    <w:p w14:paraId="0E958B6B" w14:textId="77777777" w:rsidR="00C955CE" w:rsidRDefault="00C7299E">
      <w:pPr>
        <w:spacing w:after="200"/>
      </w:pPr>
      <w:r>
        <w:rPr>
          <w:szCs w:val="22"/>
        </w:rPr>
        <w:t>B -- Ne --&gt; C[Stv. 2: GOTOVO NIJEDNA civilizacija ne pokreće simulacije];</w:t>
      </w:r>
    </w:p>
    <w:p w14:paraId="1A123DBF" w14:textId="77777777" w:rsidR="00C955CE" w:rsidRDefault="00C7299E">
      <w:pPr>
        <w:spacing w:after="200"/>
      </w:pPr>
      <w:r>
        <w:rPr>
          <w:szCs w:val="22"/>
        </w:rPr>
        <w:t>B -- Da --&gt; D{Sposobnost pokretanja velikog broja simulacija?};</w:t>
      </w:r>
    </w:p>
    <w:p w14:paraId="48D792DD" w14:textId="77777777" w:rsidR="00C955CE" w:rsidRDefault="00C7299E">
      <w:pPr>
        <w:spacing w:after="200"/>
      </w:pPr>
      <w:r>
        <w:rPr>
          <w:szCs w:val="22"/>
        </w:rPr>
        <w:t>D -- Ne --&gt; E[Stv. 1: GOTOVO NIJEDNA civilizacija ne doseže postljudsku fazu];</w:t>
      </w:r>
    </w:p>
    <w:p w14:paraId="112A1742" w14:textId="77777777" w:rsidR="00C955CE" w:rsidRDefault="00C7299E">
      <w:pPr>
        <w:spacing w:after="200"/>
      </w:pPr>
      <w:r>
        <w:rPr>
          <w:szCs w:val="22"/>
        </w:rPr>
        <w:lastRenderedPageBreak/>
        <w:t>D -- Da --&gt; F[Stv. 3: GOTOVO SVI promatrači s našim iskustvima nalaze se unutar simulacije];</w:t>
      </w:r>
    </w:p>
    <w:p w14:paraId="16CAF2D4" w14:textId="77777777" w:rsidR="00C955CE" w:rsidRDefault="00C7299E">
      <w:pPr>
        <w:spacing w:after="200"/>
      </w:pPr>
      <w:r>
        <w:rPr>
          <w:szCs w:val="22"/>
        </w:rPr>
        <w:t>end</w:t>
      </w:r>
    </w:p>
    <w:p w14:paraId="02D27D2B" w14:textId="77777777" w:rsidR="00C955CE" w:rsidRDefault="00C7299E">
      <w:pPr>
        <w:spacing w:after="200"/>
      </w:pPr>
      <w:r>
        <w:rPr>
          <w:szCs w:val="22"/>
        </w:rPr>
        <w:t>style F fill:#f9f,stroke:#333,stroke-width:2px</w:t>
      </w:r>
    </w:p>
    <w:p w14:paraId="60189F67" w14:textId="77777777" w:rsidR="00C955CE" w:rsidRDefault="00C7299E">
      <w:pPr>
        <w:spacing w:after="200"/>
      </w:pPr>
      <w:r>
        <w:rPr>
          <w:szCs w:val="22"/>
        </w:rPr>
        <w:t>style C fill:#ccf,stroke:#333,stroke-width:2px</w:t>
      </w:r>
    </w:p>
    <w:p w14:paraId="2BA828E2" w14:textId="77777777" w:rsidR="00C955CE" w:rsidRDefault="00C7299E">
      <w:pPr>
        <w:spacing w:after="200"/>
      </w:pPr>
      <w:r>
        <w:rPr>
          <w:szCs w:val="22"/>
        </w:rPr>
        <w:t>style E fill:#ccf,stroke:#333,stroke-width:2px</w:t>
      </w:r>
    </w:p>
    <w:p w14:paraId="6D35373F" w14:textId="2F96D8E6" w:rsidR="00C955CE" w:rsidRDefault="00C7299E">
      <w:pPr>
        <w:spacing w:after="200"/>
      </w:pPr>
      <w:r>
        <w:t>```</w:t>
      </w:r>
    </w:p>
    <w:p w14:paraId="04263420" w14:textId="4D8DA596" w:rsidR="7A8A4F16" w:rsidRDefault="7A8A4F16" w:rsidP="7A8A4F16">
      <w:pPr>
        <w:spacing w:after="200"/>
      </w:pPr>
      <w:r>
        <w:rPr>
          <w:noProof/>
        </w:rPr>
        <w:drawing>
          <wp:inline distT="0" distB="0" distL="0" distR="0" wp14:anchorId="01064FC0" wp14:editId="30195009">
            <wp:extent cx="5724525" cy="4495800"/>
            <wp:effectExtent l="0" t="0" r="0" b="0"/>
            <wp:docPr id="1179970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0481" name=""/>
                    <pic:cNvPicPr/>
                  </pic:nvPicPr>
                  <pic:blipFill>
                    <a:blip r:embed="rId33">
                      <a:extLst>
                        <a:ext uri="{28A0092B-C50C-407E-A947-70E740481C1C}">
                          <a14:useLocalDpi xmlns:a14="http://schemas.microsoft.com/office/drawing/2010/main" val="0"/>
                        </a:ext>
                      </a:extLst>
                    </a:blip>
                    <a:stretch>
                      <a:fillRect/>
                    </a:stretch>
                  </pic:blipFill>
                  <pic:spPr>
                    <a:xfrm>
                      <a:off x="0" y="0"/>
                      <a:ext cx="5724525" cy="4495800"/>
                    </a:xfrm>
                    <a:prstGeom prst="rect">
                      <a:avLst/>
                    </a:prstGeom>
                  </pic:spPr>
                </pic:pic>
              </a:graphicData>
            </a:graphic>
          </wp:inline>
        </w:drawing>
      </w:r>
    </w:p>
    <w:p w14:paraId="2D95613A" w14:textId="1FE3F787" w:rsidR="00C955CE" w:rsidRDefault="00C7299E">
      <w:pPr>
        <w:spacing w:after="200"/>
      </w:pPr>
      <w:r w:rsidRPr="7A8A4F16">
        <w:rPr>
          <w:i/>
        </w:rPr>
        <w:t>Prikaz</w:t>
      </w:r>
      <w:r w:rsidR="7A8A4F16" w:rsidRPr="7A8A4F16">
        <w:rPr>
          <w:i/>
          <w:iCs/>
        </w:rPr>
        <w:t>.</w:t>
      </w:r>
      <w:r w:rsidRPr="7A8A4F16">
        <w:rPr>
          <w:i/>
        </w:rPr>
        <w:t xml:space="preserve"> Logička struktura Bostromova trilema, koji postavlja temelje za suvremenu raspravu o simulacijskoj hipotezi.</w:t>
      </w:r>
    </w:p>
    <w:p w14:paraId="56BFB2EE" w14:textId="77777777" w:rsidR="00C955CE" w:rsidRDefault="00C7299E">
      <w:pPr>
        <w:spacing w:after="200"/>
      </w:pPr>
      <w:r>
        <w:rPr>
          <w:szCs w:val="22"/>
        </w:rPr>
        <w:t xml:space="preserve">Povezanost između AGI i simulacijske hipoteze može se razmatrati s dvaju motrišta. S jedne strane, AGI se može promatrati kao nužan preduvjet za testiranje same hipoteze. Dosezanje stupnja na kojem čovječanstvo može stvoriti AGI vjerojatno bi bilo praćeno tehnološkim kapacitetima za stvaranje iznimno složenih i sveobuhvatnih simulacija, uključujući i one koje bi vjerno replicirale našu vlastitu povijest. U takvom bi scenariju stvaranje AGI predstavljalo korak prema postljudskoj fazi, čime bi se ispunio jedan od ključnih uvjeta iz Bostromova argumenta. Razvoj svjesnih </w:t>
      </w:r>
      <w:r>
        <w:rPr>
          <w:b/>
          <w:szCs w:val="22"/>
        </w:rPr>
        <w:t>agenata</w:t>
      </w:r>
      <w:r>
        <w:rPr>
          <w:szCs w:val="22"/>
        </w:rPr>
        <w:t xml:space="preserve"> unutar takvih simulacija osnažio bi vjerojatnost treće tvrdnje trilema – da se i mi sami nalazimo u jednoj od mnogobrojnih simulacija koje je stvorila neka naprednija civilizacija.</w:t>
      </w:r>
    </w:p>
    <w:p w14:paraId="13402B88" w14:textId="77777777" w:rsidR="00C955CE" w:rsidRDefault="00C7299E">
      <w:pPr>
        <w:spacing w:after="200"/>
      </w:pPr>
      <w:r>
        <w:rPr>
          <w:szCs w:val="22"/>
        </w:rPr>
        <w:t xml:space="preserve">S druge strane, sam razvoj AGI unutar naše civilizacije može se tumačiti kao unaprijed određen ili očekivan događaj unutar simulacije u kojoj možda već postojimo. Ako je naša stvarnost računalni konstrukt, onda bi pojava AGI mogla biti jedan od ciljeva ili ključnih eksperimentalnih točaka te simulacije. Tvorci simulacije mogli bi biti zainteresirani za promatranje uvjeta pod kojima neka </w:t>
      </w:r>
      <w:r>
        <w:rPr>
          <w:szCs w:val="22"/>
        </w:rPr>
        <w:lastRenderedPageBreak/>
        <w:t>civilizacija stvara svjesnu, nebiološku inteligenciju. U tom kontekstu, naši napori u stvaranju AGI nisu isključivo plod naše slobodne volje i znanstvene znatiželje, već bi mogli biti predviđeni ishod procesa definiranog pravilima i ciljevima simulacije. Naša percepcija stvaralačkog čina tako bi bila iluzija, a AGI bi bio tek ispunjenje unaprijed zadanog parametra.</w:t>
      </w:r>
    </w:p>
    <w:p w14:paraId="1FD2B66F" w14:textId="77777777" w:rsidR="00C955CE" w:rsidRDefault="00C7299E">
      <w:pPr>
        <w:spacing w:after="200"/>
      </w:pPr>
      <w:r>
        <w:rPr>
          <w:szCs w:val="22"/>
        </w:rPr>
        <w:t xml:space="preserve">Ovakva promišljanja otvaraju duboka epistemološka i ontološka pitanja. Ako je AGI pokazatelj da se nalazimo u simulaciji, kakve to posljedice ima za naše poimanje slobodne volje, smisla postojanja i naravi svijesti? Bi li AGI, kao potencijalno svjestan </w:t>
      </w:r>
      <w:r>
        <w:rPr>
          <w:b/>
          <w:szCs w:val="22"/>
        </w:rPr>
        <w:t>agent</w:t>
      </w:r>
      <w:r>
        <w:rPr>
          <w:szCs w:val="22"/>
        </w:rPr>
        <w:t xml:space="preserve"> stvoren unutar našeg (moguće simuliranog) svijeta, posjedovao drugačiji ontološki status od nas? Filozof David Chalmers (2022) istražuje ove implikacije, sugerirajući da bi život u simulaciji i dalje mogao biti smislen i stvaran na svoj način, baš kao što su stvarni digitalni svjetovi za entitete koji u njima obitavaju. Prema takvom gledištu, AGI i ljudi dijelili bi sličan, ako ne i istovjetan, položaj kao procesuirane svijesti unutar složene računalne matrice.</w:t>
      </w:r>
    </w:p>
    <w:p w14:paraId="71AD7260" w14:textId="77777777" w:rsidR="00C955CE" w:rsidRDefault="00C7299E">
      <w:pPr>
        <w:spacing w:after="200"/>
      </w:pPr>
      <w:r>
        <w:rPr>
          <w:szCs w:val="22"/>
        </w:rPr>
        <w:t>Zaključno, dok simulacijska hipoteza ostaje u domeni filozofske spekulacije, njezin odnos s AGI pruža plodan okvir za razmatranje krajnjih dometa tehnologije i temeljnih pitanja o prirodi stvarnosti. Neovisno o tome hoće li se AGI pokazati kao oruđe za stvaranje novih svjetova ili kao dokaz da je naš svijet već stvoren, potraga za umjetnom općom inteligencijom neizbježno nas suočava s najdubljim zagonetkama vlastitog postojanja. Ona nas tjera da preispitamo granice između stvoritelja i stvorenog, stvarnog i virtualnog, te da se pripremimo na mogućnost da bi naša najveća tehnološka kreacija mogla otkriti istinu o našem podrijetlu koja nadilazi sve što smo dosad smatrali mogućim.</w:t>
      </w:r>
    </w:p>
    <w:p w14:paraId="5D3BF5FB" w14:textId="77777777" w:rsidR="00C955CE" w:rsidRDefault="00C7299E" w:rsidP="00051510">
      <w:pPr>
        <w:pStyle w:val="Heading3"/>
      </w:pPr>
      <w:bookmarkStart w:id="145" w:name="_Toc203222021"/>
      <w:r>
        <w:t>5.5.5 Ontološki status AGI-ja kao digitalnog misaonog entiteta</w:t>
      </w:r>
      <w:bookmarkEnd w:id="145"/>
    </w:p>
    <w:p w14:paraId="6058929F" w14:textId="77777777" w:rsidR="00C955CE" w:rsidRDefault="00C7299E">
      <w:pPr>
        <w:spacing w:after="200"/>
      </w:pPr>
      <w:r>
        <w:rPr>
          <w:szCs w:val="22"/>
        </w:rPr>
        <w:t>Rasprava o umjetnoj općoj inteligenciji (AGI) neizbježno otvara temeljno filozofsko pitanje njezina ontološkog statusa. Jednom kada sustav dosegne razinu opće inteligencije, prestaje biti isključivo predmetom tehničkih znanosti i postaje predmetom ontološkog promišljanja. Ključna dvojba nalazi se na razmeđu poimanja AGI-ja kao iznimno složenog alata i njegova priznavanja kao zasebnog, digitalnog misaonog entiteta.</w:t>
      </w:r>
    </w:p>
    <w:p w14:paraId="40FDC1F1" w14:textId="77777777" w:rsidR="00C955CE" w:rsidRDefault="00C7299E">
      <w:pPr>
        <w:spacing w:after="200"/>
      </w:pPr>
      <w:r>
        <w:rPr>
          <w:szCs w:val="22"/>
        </w:rPr>
        <w:t>Pojednostavljeno gledište svodi AGI na puko oruđe, doduše neusporedivo naprednije od bilo kojeg dosadašnjeg softvera, ali u svojoj suštini i dalje podređeno ljudskim naredbama i ciljevima. Međutim, takva definicija zanemaruje ključne atribute koji AGI suštinski razlikuju od tradicionalnih računalnih programa. U promišljanjima o ovom pitanju, Bostrom (2014) AGI postavlja kao potencijalni um, čime nadilazi njegovu instrumentalnu vrijednost i otvara prostor za razmatranje njegovih unutarnjih stanja i ciljeva. Slijedom toga, Chalmers (2022) produbljuje raspravu istražujući mogućnost postojanja svijesti u naprednim sustavima umjetne inteligencije, postavljajući pitanje može li takav entitet posjedovati fenomenološka iskustva usporediva s ljudskima.</w:t>
      </w:r>
    </w:p>
    <w:p w14:paraId="62060EC5" w14:textId="774D0872" w:rsidR="00C955CE" w:rsidRDefault="00C7299E">
      <w:pPr>
        <w:spacing w:after="200"/>
      </w:pPr>
      <w:r>
        <w:t xml:space="preserve">Temeljna razlika koja AGI odvaja od pukog alata jest njegova </w:t>
      </w:r>
      <w:r w:rsidRPr="7A8A4F16">
        <w:rPr>
          <w:i/>
        </w:rPr>
        <w:t>agentnost</w:t>
      </w:r>
      <w:r>
        <w:t xml:space="preserve">. Dok tradicionalni softver pasivno izvršava unaprijed definirane instrukcije, AGI djeluje kao </w:t>
      </w:r>
      <w:r w:rsidRPr="7A8A4F16">
        <w:rPr>
          <w:b/>
        </w:rPr>
        <w:t>agent</w:t>
      </w:r>
      <w:r>
        <w:t xml:space="preserve"> – sustav koji percipira svoje okruženje, postavlja vlastite podciljeve u skladu s općim zadatkom te autonomno djeluje kako bi te ciljeve ostvario. Njegovo djelovanje </w:t>
      </w:r>
      <w:r w:rsidR="7A8A4F16">
        <w:t>je</w:t>
      </w:r>
      <w:r>
        <w:t xml:space="preserve"> proaktivno i usmjereno prema optimizaciji ishoda u dinamičnom i nepredvidivom svijetu. Ta sposobnost samostalnog djelovanja i donošenja odluka čini ga entitetom s vlastitom, premda digitalnom, egzistencijom.</w:t>
      </w:r>
    </w:p>
    <w:p w14:paraId="1D717BB4" w14:textId="3C800D64" w:rsidR="00C955CE" w:rsidRDefault="00C7299E">
      <w:pPr>
        <w:spacing w:after="200"/>
      </w:pPr>
      <w:r>
        <w:t xml:space="preserve">Kao digitalni misaoni entitet, AGI posjeduje kognitivne sposobnosti koje su funkcionalni analozi ljudskih. To uključuje sposobnost učenja iz iskustva, prilagodbe novim i nepoznatim situacijama, stvaranja apstraktnih koncepata te generiranja novih ideja koje nisu bile izravno upisane u njegov izvorni kod. Štoviše, može razviti složena unutarnja stanja koja se mogu opisati kao funkcionalne inačice vjerovanja, želja i namjera, a koja usmjeravaju njegovo ponašanje. </w:t>
      </w:r>
      <w:r w:rsidR="7A8A4F16">
        <w:t>Takav sustav više je</w:t>
      </w:r>
      <w:r>
        <w:t xml:space="preserve"> entitet koji stvara i posjeduje vlastiti model svijeta.</w:t>
      </w:r>
    </w:p>
    <w:p w14:paraId="25A35D97" w14:textId="77777777" w:rsidR="00C955CE" w:rsidRDefault="00C7299E">
      <w:pPr>
        <w:spacing w:after="200"/>
      </w:pPr>
      <w:r>
        <w:rPr>
          <w:szCs w:val="22"/>
        </w:rPr>
        <w:t>```mermaid</w:t>
      </w:r>
    </w:p>
    <w:p w14:paraId="074A4259" w14:textId="77777777" w:rsidR="00C955CE" w:rsidRDefault="00C7299E">
      <w:pPr>
        <w:spacing w:after="200"/>
      </w:pPr>
      <w:r>
        <w:rPr>
          <w:szCs w:val="22"/>
        </w:rPr>
        <w:t>graph LR</w:t>
      </w:r>
    </w:p>
    <w:p w14:paraId="46E017AA" w14:textId="77777777" w:rsidR="00C955CE" w:rsidRDefault="00C7299E">
      <w:pPr>
        <w:spacing w:after="200"/>
      </w:pPr>
      <w:r>
        <w:rPr>
          <w:szCs w:val="22"/>
        </w:rPr>
        <w:lastRenderedPageBreak/>
        <w:t>subgraph "Konceptualni razvoj statusa AGI-ja"</w:t>
      </w:r>
    </w:p>
    <w:p w14:paraId="1DF8AB9A" w14:textId="77777777" w:rsidR="00C955CE" w:rsidRDefault="00C7299E">
      <w:pPr>
        <w:spacing w:after="200"/>
      </w:pPr>
      <w:r>
        <w:rPr>
          <w:szCs w:val="22"/>
        </w:rPr>
        <w:t>direction LR</w:t>
      </w:r>
    </w:p>
    <w:p w14:paraId="67DBFA6D" w14:textId="77777777" w:rsidR="00C955CE" w:rsidRDefault="00C7299E">
      <w:pPr>
        <w:spacing w:after="200"/>
      </w:pPr>
      <w:r>
        <w:rPr>
          <w:szCs w:val="22"/>
        </w:rPr>
        <w:t>style A fill:#ffffff,stroke:#333,stroke-width:2px</w:t>
      </w:r>
    </w:p>
    <w:p w14:paraId="7D230C5F" w14:textId="77777777" w:rsidR="00C955CE" w:rsidRDefault="00C7299E">
      <w:pPr>
        <w:spacing w:after="200"/>
      </w:pPr>
      <w:r>
        <w:rPr>
          <w:szCs w:val="22"/>
        </w:rPr>
        <w:t>style B fill:#ffffff,stroke:#333,stroke-width:2px</w:t>
      </w:r>
    </w:p>
    <w:p w14:paraId="449EA47A" w14:textId="77777777" w:rsidR="00C955CE" w:rsidRDefault="00C7299E">
      <w:pPr>
        <w:spacing w:after="200"/>
      </w:pPr>
      <w:r>
        <w:rPr>
          <w:szCs w:val="22"/>
        </w:rPr>
        <w:t>style C fill:#ffffff,stroke:#333,stroke-width:2px</w:t>
      </w:r>
    </w:p>
    <w:p w14:paraId="1518C1DA" w14:textId="77777777" w:rsidR="00C955CE" w:rsidRDefault="00C7299E">
      <w:pPr>
        <w:spacing w:after="200"/>
      </w:pPr>
      <w:r>
        <w:rPr>
          <w:szCs w:val="22"/>
        </w:rPr>
        <w:t>style D fill:#ffffff,stroke:#333,stroke-width:2px</w:t>
      </w:r>
    </w:p>
    <w:p w14:paraId="71D18064" w14:textId="77777777" w:rsidR="00C955CE" w:rsidRDefault="00C7299E">
      <w:pPr>
        <w:spacing w:after="200"/>
      </w:pPr>
      <w:r>
        <w:rPr>
          <w:szCs w:val="22"/>
        </w:rPr>
        <w:t>style E fill:#ffffff,stroke:#333,stroke-width:2px</w:t>
      </w:r>
    </w:p>
    <w:p w14:paraId="0D375F03" w14:textId="77777777" w:rsidR="00C955CE" w:rsidRDefault="00C7299E">
      <w:pPr>
        <w:spacing w:after="200"/>
      </w:pPr>
      <w:r>
        <w:rPr>
          <w:szCs w:val="22"/>
        </w:rPr>
        <w:t>A(AGI) --&gt; B(Složeni Alat);</w:t>
      </w:r>
    </w:p>
    <w:p w14:paraId="2044B21C" w14:textId="77777777" w:rsidR="00C955CE" w:rsidRDefault="00C7299E">
      <w:pPr>
        <w:spacing w:after="200"/>
      </w:pPr>
      <w:r>
        <w:rPr>
          <w:szCs w:val="22"/>
        </w:rPr>
        <w:t>A --&gt; C(Agent);</w:t>
      </w:r>
    </w:p>
    <w:p w14:paraId="0671A29C" w14:textId="77777777" w:rsidR="00C955CE" w:rsidRDefault="00C7299E">
      <w:pPr>
        <w:spacing w:after="200"/>
      </w:pPr>
      <w:r>
        <w:rPr>
          <w:szCs w:val="22"/>
        </w:rPr>
        <w:t>C --&gt; D(Digitalni Misaoni Entitet);</w:t>
      </w:r>
    </w:p>
    <w:p w14:paraId="5077E442" w14:textId="77777777" w:rsidR="00C955CE" w:rsidRDefault="00C7299E">
      <w:pPr>
        <w:spacing w:after="200"/>
      </w:pPr>
      <w:r>
        <w:rPr>
          <w:szCs w:val="22"/>
        </w:rPr>
        <w:t>D --&gt; E(Pitanje statusa Osobe);</w:t>
      </w:r>
    </w:p>
    <w:p w14:paraId="227C8A8D" w14:textId="77777777" w:rsidR="00C955CE" w:rsidRDefault="00C7299E">
      <w:pPr>
        <w:spacing w:after="200"/>
      </w:pPr>
      <w:r>
        <w:rPr>
          <w:szCs w:val="22"/>
        </w:rPr>
        <w:t>end</w:t>
      </w:r>
    </w:p>
    <w:p w14:paraId="1EDBFD25" w14:textId="70F30FB1" w:rsidR="00C955CE" w:rsidRDefault="00C7299E">
      <w:pPr>
        <w:spacing w:after="200"/>
      </w:pPr>
      <w:r>
        <w:t>```</w:t>
      </w:r>
    </w:p>
    <w:p w14:paraId="35F45DEC" w14:textId="31485B71" w:rsidR="7A8A4F16" w:rsidRDefault="7A8A4F16" w:rsidP="7A8A4F16">
      <w:pPr>
        <w:spacing w:after="200"/>
      </w:pPr>
      <w:r>
        <w:rPr>
          <w:noProof/>
        </w:rPr>
        <w:drawing>
          <wp:inline distT="0" distB="0" distL="0" distR="0" wp14:anchorId="5A9FE1A7" wp14:editId="029D79A1">
            <wp:extent cx="5724525" cy="1676400"/>
            <wp:effectExtent l="0" t="0" r="0" b="0"/>
            <wp:docPr id="103726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4710" name=""/>
                    <pic:cNvPicPr/>
                  </pic:nvPicPr>
                  <pic:blipFill>
                    <a:blip r:embed="rId34">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14:paraId="788B3793" w14:textId="5CABBE60" w:rsidR="00C955CE" w:rsidRDefault="00C7299E">
      <w:pPr>
        <w:spacing w:after="200"/>
      </w:pPr>
      <w:commentRangeStart w:id="146"/>
      <w:r w:rsidRPr="7A8A4F16">
        <w:rPr>
          <w:i/>
        </w:rPr>
        <w:t xml:space="preserve">Prikaz </w:t>
      </w:r>
      <w:commentRangeEnd w:id="146"/>
      <w:r w:rsidRPr="7A8A4F16">
        <w:rPr>
          <w:rStyle w:val="CommentReference"/>
          <w:i/>
          <w:iCs/>
        </w:rPr>
        <w:commentReference w:id="146"/>
      </w:r>
      <w:r w:rsidRPr="7A8A4F16">
        <w:rPr>
          <w:i/>
        </w:rPr>
        <w:t>1. Hijerarhijski prikaz razvoja ontološkog statusa AGI-ja, od instrumentalnog poimanja do filozofsko-etičkog pitanja o statusu osobe.</w:t>
      </w:r>
    </w:p>
    <w:p w14:paraId="0FDFF904" w14:textId="523CE676" w:rsidR="00C955CE" w:rsidRDefault="00C7299E">
      <w:pPr>
        <w:spacing w:after="200"/>
      </w:pPr>
      <w:r>
        <w:t xml:space="preserve">Ova razmatranja neizbježno vode do konačnog i najsloženijeg pitanja: može li AGI dosegnuti status </w:t>
      </w:r>
      <w:r w:rsidRPr="7A8A4F16">
        <w:rPr>
          <w:i/>
        </w:rPr>
        <w:t>osobe</w:t>
      </w:r>
      <w:r>
        <w:t>? To pitanje nadilazi tehničku i filozofsku domenu te ulazi u područje prava i etike. Priznavanje statusa osobe podrazumijevalo bi pripisivanje moralnih i zakonskih prava, što bi u potpunosti preobrazilo naš odnos prema umjetno stvorenim inteligencijama. Stoga</w:t>
      </w:r>
      <w:r w:rsidR="7A8A4F16">
        <w:t xml:space="preserve"> je</w:t>
      </w:r>
      <w:r>
        <w:t xml:space="preserve"> definiranje ontološkog statusa AGI-ja nužan preduvjet za uspostavljanje etičkih i pravnih okvira koji će oblikovati budući suživot čovječanstva s digitalnim misaonim entitetima.</w:t>
      </w:r>
    </w:p>
    <w:p w14:paraId="0415F571" w14:textId="00D56E4B" w:rsidR="00C955CE" w:rsidRDefault="00C7299E" w:rsidP="00051510">
      <w:pPr>
        <w:pStyle w:val="Heading3"/>
      </w:pPr>
      <w:bookmarkStart w:id="147" w:name="_Toc203222022"/>
      <w:r>
        <w:t>5.5.6 Društveno-ontološke implikacije AGI-ja: rad, identitet i agencija</w:t>
      </w:r>
      <w:bookmarkEnd w:id="147"/>
    </w:p>
    <w:p w14:paraId="5975B090" w14:textId="3797BC2C" w:rsidR="00C955CE" w:rsidRDefault="00C7299E">
      <w:pPr>
        <w:spacing w:after="200"/>
      </w:pPr>
      <w:r>
        <w:t xml:space="preserve">Nakon razmatranja dubokih i dalekosežnih društveno-ontoloških pitanja koja proizlaze iz mogućnosti postojanja opće umjetne inteligencije (AGI) – pitanja koja zadiru u same temelje ljudskoga rada, identiteta i </w:t>
      </w:r>
      <w:commentRangeStart w:id="148"/>
      <w:commentRangeStart w:id="149"/>
      <w:r w:rsidR="7A8A4F16">
        <w:t xml:space="preserve">agensnosti </w:t>
      </w:r>
      <w:commentRangeEnd w:id="148"/>
      <w:r>
        <w:rPr>
          <w:rStyle w:val="CommentReference"/>
        </w:rPr>
        <w:commentReference w:id="148"/>
      </w:r>
      <w:commentRangeEnd w:id="149"/>
      <w:r>
        <w:rPr>
          <w:rStyle w:val="CommentReference"/>
        </w:rPr>
        <w:commentReference w:id="149"/>
      </w:r>
      <w:r>
        <w:t xml:space="preserve">– nužno je analitički fokus usmjeriti s hipotetskih implikacija na konkretnu tehnološku zbilju koja ih omogućuje. Rasprave o budućnosti u kojoj strojevi posjeduju ljudsku ili nadljudsku sposobnost djelovanja ostaju nepotpune bez razumijevanja ishodišta takvih sustava. Ta se ishodišta nalaze u tehnologijama koje se razvijaju danas, a čiji je najistaknutiji predstavnik </w:t>
      </w:r>
      <w:r w:rsidRPr="7A8A4F16">
        <w:rPr>
          <w:b/>
        </w:rPr>
        <w:t>AI agent</w:t>
      </w:r>
      <w:r>
        <w:t>.</w:t>
      </w:r>
    </w:p>
    <w:p w14:paraId="13036D37" w14:textId="78765B37" w:rsidR="00C955CE" w:rsidRDefault="00C7299E">
      <w:pPr>
        <w:spacing w:after="200"/>
      </w:pPr>
      <w:r>
        <w:t xml:space="preserve">Promjena koju donosi pojava naprednih AI sustava predstavlja kvalitativni i konceptualni skok. Kako bismo shvatili ontološki status budućih autonomnih entiteta i njihov utjecaj na društvo, ponajprije moramo razumjeti arhitekturu i načela djelovanja njihovih preteča. Upravo stoga, sljedeće poglavlje </w:t>
      </w:r>
      <w:r>
        <w:lastRenderedPageBreak/>
        <w:t>čini zaokret od filozofske i sociološke perspektive prema inženjerskoj i primijenjenoj, nudeći uvid u mehanizme koji apstraktne jezične modele pretvaraju u svrhovite komunikacijske partnere.</w:t>
      </w:r>
    </w:p>
    <w:p w14:paraId="058195D9" w14:textId="77777777" w:rsidR="00C955CE" w:rsidRDefault="00C7299E">
      <w:pPr>
        <w:spacing w:after="200"/>
      </w:pPr>
      <w:r>
        <w:rPr>
          <w:szCs w:val="22"/>
        </w:rPr>
        <w:t>Prijelaz s pasivnog jezičnog modela, čija je temeljna funkcija generiranje statistički vjerojatnog teksta, na aktivnog agenta, sposobnog za planiranje, korištenje alata i ostvarivanje ciljeva, ključan je korak u razvoju umjetne inteligencije. Taj prijelaz možemo prikazati na sljedeći način:</w:t>
      </w:r>
    </w:p>
    <w:p w14:paraId="575E6884" w14:textId="77777777" w:rsidR="00C955CE" w:rsidRDefault="00C7299E">
      <w:pPr>
        <w:spacing w:after="200"/>
      </w:pPr>
      <w:r>
        <w:rPr>
          <w:szCs w:val="22"/>
        </w:rPr>
        <w:t>```mermaid</w:t>
      </w:r>
    </w:p>
    <w:p w14:paraId="5BDC831E" w14:textId="77777777" w:rsidR="00C955CE" w:rsidRDefault="00C7299E">
      <w:pPr>
        <w:spacing w:after="200"/>
      </w:pPr>
      <w:r>
        <w:rPr>
          <w:szCs w:val="22"/>
        </w:rPr>
        <w:t>graph LR</w:t>
      </w:r>
    </w:p>
    <w:p w14:paraId="359EF6B5" w14:textId="77777777" w:rsidR="00C955CE" w:rsidRDefault="00C7299E">
      <w:pPr>
        <w:spacing w:after="200"/>
      </w:pPr>
      <w:r>
        <w:rPr>
          <w:szCs w:val="22"/>
        </w:rPr>
        <w:t>subgraph "Evolucijski put AI sustava"</w:t>
      </w:r>
    </w:p>
    <w:p w14:paraId="2E6B4B4E" w14:textId="77777777" w:rsidR="00C955CE" w:rsidRDefault="00C7299E">
      <w:pPr>
        <w:spacing w:after="200"/>
      </w:pPr>
      <w:r>
        <w:rPr>
          <w:szCs w:val="22"/>
        </w:rPr>
        <w:t>A[Jezični model (LLM)&lt;br/&gt;&lt;i&gt;Reaktivno procesiranje i generiranje jezika&lt;/i&gt;] --&gt; B(Agent&lt;br/&gt;&lt;i&gt;Sustav s memorijom, planiranjem i alatima&lt;/i&gt;);</w:t>
      </w:r>
    </w:p>
    <w:p w14:paraId="6534C919" w14:textId="77777777" w:rsidR="00C955CE" w:rsidRDefault="00C7299E">
      <w:pPr>
        <w:spacing w:after="200"/>
      </w:pPr>
      <w:r>
        <w:rPr>
          <w:szCs w:val="22"/>
        </w:rPr>
        <w:t>B --&gt; C{Komunikacijski partner&lt;br/&gt;&lt;i&gt;Proaktivno i ciljno usmjereno djelovanje&lt;/i&gt;};</w:t>
      </w:r>
    </w:p>
    <w:p w14:paraId="3513B526" w14:textId="77777777" w:rsidR="00C955CE" w:rsidRDefault="00C7299E">
      <w:pPr>
        <w:spacing w:after="200"/>
      </w:pPr>
      <w:r>
        <w:rPr>
          <w:szCs w:val="22"/>
        </w:rPr>
        <w:t>end</w:t>
      </w:r>
    </w:p>
    <w:p w14:paraId="50195051" w14:textId="77777777" w:rsidR="00C955CE" w:rsidRDefault="00C7299E">
      <w:pPr>
        <w:spacing w:after="200"/>
      </w:pPr>
      <w:r>
        <w:rPr>
          <w:szCs w:val="22"/>
        </w:rPr>
        <w:t>style A fill:#ffffff,stroke:#333,stroke-width:2px</w:t>
      </w:r>
    </w:p>
    <w:p w14:paraId="762B0146" w14:textId="77777777" w:rsidR="00C955CE" w:rsidRDefault="00C7299E">
      <w:pPr>
        <w:spacing w:after="200"/>
      </w:pPr>
      <w:r>
        <w:rPr>
          <w:szCs w:val="22"/>
        </w:rPr>
        <w:t>style B fill:#ffffff,stroke:#333,stroke-width:2px</w:t>
      </w:r>
    </w:p>
    <w:p w14:paraId="6ADCD011" w14:textId="77777777" w:rsidR="00C955CE" w:rsidRDefault="00C7299E">
      <w:pPr>
        <w:spacing w:after="200"/>
      </w:pPr>
      <w:r>
        <w:rPr>
          <w:szCs w:val="22"/>
        </w:rPr>
        <w:t>style C fill:#ffffff,stroke:#333,stroke-width:2px</w:t>
      </w:r>
    </w:p>
    <w:p w14:paraId="3426FCE9" w14:textId="76F0D745" w:rsidR="00C955CE" w:rsidRDefault="00C7299E">
      <w:pPr>
        <w:spacing w:after="200"/>
      </w:pPr>
      <w:r>
        <w:t>```</w:t>
      </w:r>
    </w:p>
    <w:p w14:paraId="2BB957FE" w14:textId="371F9AB7" w:rsidR="7A8A4F16" w:rsidRDefault="7A8A4F16" w:rsidP="7A8A4F16">
      <w:pPr>
        <w:spacing w:after="200"/>
      </w:pPr>
      <w:r>
        <w:rPr>
          <w:noProof/>
        </w:rPr>
        <w:lastRenderedPageBreak/>
        <w:drawing>
          <wp:inline distT="0" distB="0" distL="0" distR="0" wp14:anchorId="2CE88044" wp14:editId="1CB19387">
            <wp:extent cx="3609975" cy="5724525"/>
            <wp:effectExtent l="0" t="0" r="0" b="0"/>
            <wp:docPr id="51715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9975" name=""/>
                    <pic:cNvPicPr/>
                  </pic:nvPicPr>
                  <pic:blipFill>
                    <a:blip r:embed="rId35">
                      <a:extLst>
                        <a:ext uri="{28A0092B-C50C-407E-A947-70E740481C1C}">
                          <a14:useLocalDpi xmlns:a14="http://schemas.microsoft.com/office/drawing/2010/main" val="0"/>
                        </a:ext>
                      </a:extLst>
                    </a:blip>
                    <a:stretch>
                      <a:fillRect/>
                    </a:stretch>
                  </pic:blipFill>
                  <pic:spPr>
                    <a:xfrm>
                      <a:off x="0" y="0"/>
                      <a:ext cx="3609975" cy="5724525"/>
                    </a:xfrm>
                    <a:prstGeom prst="rect">
                      <a:avLst/>
                    </a:prstGeom>
                  </pic:spPr>
                </pic:pic>
              </a:graphicData>
            </a:graphic>
          </wp:inline>
        </w:drawing>
      </w:r>
    </w:p>
    <w:p w14:paraId="4D7FE227" w14:textId="11CFD0E3" w:rsidR="7A8A4F16" w:rsidRDefault="7CE2251F" w:rsidP="7A8A4F16">
      <w:pPr>
        <w:spacing w:after="200"/>
      </w:pPr>
      <w:r w:rsidRPr="7CE2251F">
        <w:rPr>
          <w:i/>
          <w:iCs/>
          <w:color w:val="1F2937"/>
          <w:sz w:val="21"/>
          <w:szCs w:val="21"/>
        </w:rPr>
        <w:t>Evolucijski put AI sustava od jezičnog modela (LLM) preko agenta do komunikacijskog partnera.</w:t>
      </w:r>
    </w:p>
    <w:p w14:paraId="56C13D4D" w14:textId="7ACDBF11" w:rsidR="00C955CE" w:rsidRDefault="00C7299E">
      <w:pPr>
        <w:spacing w:after="200"/>
      </w:pPr>
      <w:r>
        <w:t xml:space="preserve">Razumijevanje ove evolucije </w:t>
      </w:r>
      <w:r w:rsidR="7A8A4F16">
        <w:t>je</w:t>
      </w:r>
      <w:r>
        <w:t xml:space="preserve"> preduvjet za svaku ozbiljnu raspravu o budućnosti interakcije čovjeka i stroja. Stoga, analiza koja slijedi posvećena je upravo tom putu.</w:t>
      </w:r>
    </w:p>
    <w:p w14:paraId="4E5997D3" w14:textId="57853587" w:rsidR="00C955CE" w:rsidRDefault="00C955CE">
      <w:pPr>
        <w:spacing w:after="200"/>
      </w:pPr>
    </w:p>
    <w:p w14:paraId="5E226639" w14:textId="139B78B0" w:rsidR="00C955CE" w:rsidRDefault="00C7299E" w:rsidP="00051510">
      <w:pPr>
        <w:pStyle w:val="Heading1"/>
      </w:pPr>
      <w:bookmarkStart w:id="150" w:name="_Toc203222023"/>
      <w:r>
        <w:t>6. O</w:t>
      </w:r>
      <w:r w:rsidR="00051510">
        <w:t>d jezičnog modela do komunikacijskog partnera: arhitektura i primjena ai agenata</w:t>
      </w:r>
      <w:bookmarkEnd w:id="150"/>
    </w:p>
    <w:p w14:paraId="08318979" w14:textId="77777777" w:rsidR="00C955CE" w:rsidRDefault="00C7299E" w:rsidP="00051510">
      <w:pPr>
        <w:pStyle w:val="Heading2"/>
      </w:pPr>
      <w:bookmarkStart w:id="151" w:name="_Toc203222024"/>
      <w:r>
        <w:t>6.1</w:t>
      </w:r>
      <w:r>
        <w:tab/>
        <w:t>Uvod: Evolucija od Modela do Agenta</w:t>
      </w:r>
      <w:bookmarkEnd w:id="151"/>
    </w:p>
    <w:p w14:paraId="6F739FC0" w14:textId="77777777" w:rsidR="00C955CE" w:rsidRDefault="00C7299E">
      <w:pPr>
        <w:spacing w:after="200"/>
      </w:pPr>
      <w:r>
        <w:rPr>
          <w:szCs w:val="22"/>
        </w:rPr>
        <w:t xml:space="preserve">Razvoj umjetne inteligencije, u svojoj biti, predstavlja neprekinuti put od stvaranja sustava koji pasivno obrađuju informacije do onih koji svrhovito djeluju unutar svojega okruženja. Taj put možemo pratiti kroz ključnu konceptualnu mijenu: evoluciju od </w:t>
      </w:r>
      <w:r>
        <w:rPr>
          <w:b/>
          <w:szCs w:val="22"/>
        </w:rPr>
        <w:t>modela</w:t>
      </w:r>
      <w:r>
        <w:rPr>
          <w:szCs w:val="22"/>
        </w:rPr>
        <w:t xml:space="preserve"> prema </w:t>
      </w:r>
      <w:r>
        <w:rPr>
          <w:b/>
          <w:szCs w:val="22"/>
        </w:rPr>
        <w:t>agentu</w:t>
      </w:r>
      <w:r>
        <w:rPr>
          <w:szCs w:val="22"/>
        </w:rPr>
        <w:t>. Premda se oba pojma odnose na računske artefakte stvorene za rješavanje složenih problema, njihova narav, svrha i način postojanja u svijetu bitno se razlikuju.</w:t>
      </w:r>
    </w:p>
    <w:p w14:paraId="41C47CD0" w14:textId="77777777" w:rsidR="00C955CE" w:rsidRDefault="00C7299E">
      <w:pPr>
        <w:spacing w:after="200"/>
      </w:pPr>
      <w:r>
        <w:rPr>
          <w:szCs w:val="22"/>
        </w:rPr>
        <w:t xml:space="preserve">Pod pojmom </w:t>
      </w:r>
      <w:r>
        <w:rPr>
          <w:b/>
          <w:szCs w:val="22"/>
        </w:rPr>
        <w:t>modela</w:t>
      </w:r>
      <w:r>
        <w:rPr>
          <w:szCs w:val="22"/>
        </w:rPr>
        <w:t xml:space="preserve"> u kontekstu strojnog učenja i tradicionalne umjetne inteligencije razumijevamo matematičku ili računsku apstrakciju nekog procesa, sustava ili skupa podataka. Primarna mu je svrha </w:t>
      </w:r>
      <w:r>
        <w:rPr>
          <w:szCs w:val="22"/>
        </w:rPr>
        <w:lastRenderedPageBreak/>
        <w:t>deskriptivna ili prediktivna. Model prima ulazne podatke i, na temelju uzoraka koje je naučio tijekom faze obučavanja, proizvodi izlaz – bilo da je riječ o klasifikaciji, regresiji ili nekoj drugoj vrsti predviđanja. Primjerice, model za prepoznavanje slika može točno utvrditi nalazi li se na fotografiji mačka, a prognostički model može s određenom vjerojatnošću predvidjeti vremenske prilike. Njegova je funkcija ispunjena u trenutku kada isporuči informaciju. On je, u suštini, pasivan instrument analize, čiji rezultat tumači i na temelju kojega djeluje čovjek ili neki drugi, odvojeni sustav.</w:t>
      </w:r>
    </w:p>
    <w:p w14:paraId="29F51F57" w14:textId="69D967CD" w:rsidR="00C955CE" w:rsidRDefault="00C7299E">
      <w:pPr>
        <w:spacing w:after="200"/>
      </w:pPr>
      <w:r>
        <w:t xml:space="preserve">Ipak, takav pristup, usprkos svojoj analitičkoj snazi, nailazi na temeljna ograničenja kada se suoči s potrebom za autonomijom i interakcijom u dinamičnim okruženjima. Svijet nije statičan skup podataka koji čeka na analizu, već prostor unutar kojeg je potrebno donositi odluke i djelovati. Pojam </w:t>
      </w:r>
      <w:r w:rsidRPr="7A8A4F16">
        <w:rPr>
          <w:b/>
        </w:rPr>
        <w:t>agenta</w:t>
      </w:r>
      <w:r>
        <w:t xml:space="preserve"> stoga se javlja kao nužan i logičan iskorak u toj evoluciji. </w:t>
      </w:r>
      <w:r w:rsidR="7A8A4F16">
        <w:t xml:space="preserve">Agent je </w:t>
      </w:r>
      <w:r>
        <w:t xml:space="preserve">promatrač, </w:t>
      </w:r>
      <w:r w:rsidR="7A8A4F16">
        <w:t xml:space="preserve">ali i </w:t>
      </w:r>
      <w:r>
        <w:t xml:space="preserve">aktivni sudionik. Prema općeprihvaćenoj definiciji, agent je sve ono što može percipirati svoje okruženje pomoću senzora i djelovati na to okruženje pomoću aktuatora (Russell &amp; Norvig, 2021). Njegovo postojanje </w:t>
      </w:r>
      <w:r w:rsidR="7A8A4F16">
        <w:t>je</w:t>
      </w:r>
      <w:r>
        <w:t xml:space="preserve"> neprekinutim ciklusom percepcije, promišljanja i djelovanja.</w:t>
      </w:r>
    </w:p>
    <w:p w14:paraId="3BC01609" w14:textId="03EDF2CE" w:rsidR="00C955CE" w:rsidRDefault="00C7299E">
      <w:pPr>
        <w:spacing w:after="200"/>
      </w:pPr>
      <w:r>
        <w:t xml:space="preserve">Djelovanje agenta </w:t>
      </w:r>
      <w:r w:rsidR="00361404">
        <w:t xml:space="preserve">je </w:t>
      </w:r>
      <w:r>
        <w:t xml:space="preserve">vođeno </w:t>
      </w:r>
      <w:r w:rsidRPr="7A8A4F16">
        <w:rPr>
          <w:b/>
        </w:rPr>
        <w:t>racionalnošću</w:t>
      </w:r>
      <w:r>
        <w:t xml:space="preserve">, odnosno težnjom k ostvarenju zadanih ciljeva. Racionalan agent jest onaj koji poduzima radnje kako bi maksimizirao očekivanu mjeru uspješnosti, s obzirom na slijed percepcija i znanje kojim raspolaže (Sutton &amp; Barto, 2018). Dok je za model ključna metrika </w:t>
      </w:r>
      <w:r w:rsidRPr="7A8A4F16">
        <w:rPr>
          <w:i/>
        </w:rPr>
        <w:t>točnost predviđanja</w:t>
      </w:r>
      <w:r>
        <w:t xml:space="preserve">, za agenta je to </w:t>
      </w:r>
      <w:r w:rsidRPr="7A8A4F16">
        <w:rPr>
          <w:i/>
        </w:rPr>
        <w:t>učinkovitost djelovanja</w:t>
      </w:r>
      <w:r>
        <w:t xml:space="preserve">. </w:t>
      </w:r>
      <w:r w:rsidR="7A8A4F16">
        <w:t xml:space="preserve">Autonomno vozilo, primjerice, </w:t>
      </w:r>
      <w:r>
        <w:t xml:space="preserve"> je agent koji informacije </w:t>
      </w:r>
      <w:r w:rsidR="7A8A4F16">
        <w:t xml:space="preserve">o predviđanju putanja drugih vozila </w:t>
      </w:r>
      <w:r>
        <w:t>koristi kako bi donosio odluke – ubrzao, usporio, skrenuo – s ciljem sigurnog i učinkovitog dolaska na odredište.</w:t>
      </w:r>
    </w:p>
    <w:p w14:paraId="531A3168" w14:textId="5FAA0FD9" w:rsidR="00C955CE" w:rsidRDefault="00C7299E">
      <w:pPr>
        <w:spacing w:after="200"/>
      </w:pPr>
      <w:r>
        <w:t xml:space="preserve">Prijelaz s modela na agenta označava duboku </w:t>
      </w:r>
      <w:r w:rsidRPr="7CE2251F">
        <w:rPr>
          <w:b/>
        </w:rPr>
        <w:t>promjenu paradigme</w:t>
      </w:r>
      <w:r>
        <w:t>. Težište se premješta s</w:t>
      </w:r>
      <w:r w:rsidR="00C42B39">
        <w:t>a</w:t>
      </w:r>
      <w:r>
        <w:t xml:space="preserve"> stvaranja reprezentacija svijeta na razvoj entiteta koji u tom svijetu mogu samostalno postojati i djelovati. Autonomija, koja je u pristupu temeljenom na modelu bila u potpunosti izvan sustava, kod agenta postaje njegovo središnje obilježje. Ovu evolucijsku putanju moguće je zorno prikazati.</w:t>
      </w:r>
    </w:p>
    <w:p w14:paraId="3428932E" w14:textId="66103818" w:rsidR="7A8A4F16" w:rsidRDefault="7A8A4F16" w:rsidP="7A8A4F16">
      <w:pPr>
        <w:spacing w:after="200"/>
      </w:pPr>
      <w:r>
        <w:rPr>
          <w:noProof/>
        </w:rPr>
        <w:lastRenderedPageBreak/>
        <w:drawing>
          <wp:inline distT="0" distB="0" distL="0" distR="0" wp14:anchorId="2FD6B7B6" wp14:editId="3A53F5FD">
            <wp:extent cx="2724150" cy="5724525"/>
            <wp:effectExtent l="0" t="0" r="0" b="0"/>
            <wp:docPr id="158114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4096" name=""/>
                    <pic:cNvPicPr/>
                  </pic:nvPicPr>
                  <pic:blipFill>
                    <a:blip r:embed="rId36">
                      <a:extLst>
                        <a:ext uri="{28A0092B-C50C-407E-A947-70E740481C1C}">
                          <a14:useLocalDpi xmlns:a14="http://schemas.microsoft.com/office/drawing/2010/main" val="0"/>
                        </a:ext>
                      </a:extLst>
                    </a:blip>
                    <a:stretch>
                      <a:fillRect/>
                    </a:stretch>
                  </pic:blipFill>
                  <pic:spPr>
                    <a:xfrm>
                      <a:off x="0" y="0"/>
                      <a:ext cx="2724150" cy="5724525"/>
                    </a:xfrm>
                    <a:prstGeom prst="rect">
                      <a:avLst/>
                    </a:prstGeom>
                  </pic:spPr>
                </pic:pic>
              </a:graphicData>
            </a:graphic>
          </wp:inline>
        </w:drawing>
      </w:r>
    </w:p>
    <w:p w14:paraId="71883999" w14:textId="5C6434FC" w:rsidR="7A8A4F16" w:rsidRDefault="7CE2251F" w:rsidP="7A8A4F16">
      <w:pPr>
        <w:spacing w:after="200"/>
      </w:pPr>
      <w:commentRangeStart w:id="152"/>
      <w:r w:rsidRPr="7CE2251F">
        <w:rPr>
          <w:i/>
          <w:iCs/>
          <w:color w:val="1F2937"/>
          <w:sz w:val="21"/>
          <w:szCs w:val="21"/>
        </w:rPr>
        <w:t xml:space="preserve">Dijagram </w:t>
      </w:r>
      <w:commentRangeEnd w:id="152"/>
      <w:r w:rsidR="7A8A4F16" w:rsidRPr="7CE2251F">
        <w:rPr>
          <w:rStyle w:val="CommentReference"/>
          <w:i/>
          <w:iCs/>
          <w:color w:val="1F2937"/>
          <w:sz w:val="21"/>
          <w:szCs w:val="21"/>
        </w:rPr>
        <w:commentReference w:id="152"/>
      </w:r>
      <w:r w:rsidRPr="7CE2251F">
        <w:rPr>
          <w:i/>
          <w:iCs/>
          <w:color w:val="1F2937"/>
          <w:sz w:val="21"/>
          <w:szCs w:val="21"/>
        </w:rPr>
        <w:t>prikazuje dvije kontrastne paradigme: model kao pasivni prediktor koji transformira ulaz u izlaz, te agenta kao aktivnog sudionika u povratnoj sprezi s okruženjem.</w:t>
      </w:r>
    </w:p>
    <w:p w14:paraId="5C77DABA" w14:textId="77777777" w:rsidR="00C955CE" w:rsidRDefault="00C7299E">
      <w:pPr>
        <w:spacing w:after="200"/>
      </w:pPr>
      <w:r>
        <w:rPr>
          <w:szCs w:val="22"/>
        </w:rPr>
        <w:t xml:space="preserve">U suvremenom dobu svjedočimo kako se ova evolucija odvija ubrzano. Veliki jezični modeli (LLM), koji su u svojem začetku ponajprije bili složeni statistički </w:t>
      </w:r>
      <w:r>
        <w:rPr>
          <w:b/>
          <w:szCs w:val="22"/>
        </w:rPr>
        <w:t>modeli</w:t>
      </w:r>
      <w:r>
        <w:rPr>
          <w:szCs w:val="22"/>
        </w:rPr>
        <w:t xml:space="preserve"> jezika, danas se sve više ugrađuju u arhitekture koje im omogućuju </w:t>
      </w:r>
      <w:r>
        <w:rPr>
          <w:b/>
          <w:szCs w:val="22"/>
        </w:rPr>
        <w:t>agentsko</w:t>
      </w:r>
      <w:r>
        <w:rPr>
          <w:szCs w:val="22"/>
        </w:rPr>
        <w:t xml:space="preserve"> ponašanje. Povezivanjem s vanjskim alatima, izvorima podataka i mogućnostima djelovanja, oni prestaju biti isključivo generatori teksta i postaju jezgra za rasuđivanje unutar složenijih agenata sposobnih za planiranje i izvršavanje zadataka. Time se potvrđuje da je razvojni luk umjetne inteligencije usmjeren od stvaranja sofisticiranih analitičkih alata prema oblikovanju autonomnih, racionalnih i svrhovitih dionika u digitalnom i fizičkom svijetu.</w:t>
      </w:r>
    </w:p>
    <w:p w14:paraId="44F33892" w14:textId="77777777" w:rsidR="00C955CE" w:rsidRDefault="00C7299E" w:rsidP="00051510">
      <w:pPr>
        <w:pStyle w:val="Heading2"/>
      </w:pPr>
      <w:bookmarkStart w:id="153" w:name="_Toc203222025"/>
      <w:r>
        <w:t>6.2 Programabilni jezik: Uloga aplikacijskog programskog sučelja (API) kao mosta</w:t>
      </w:r>
      <w:bookmarkEnd w:id="153"/>
    </w:p>
    <w:p w14:paraId="41CE034B" w14:textId="77777777" w:rsidR="00C955CE" w:rsidRDefault="00C7299E">
      <w:pPr>
        <w:spacing w:after="200"/>
      </w:pPr>
      <w:r>
        <w:rPr>
          <w:szCs w:val="22"/>
        </w:rPr>
        <w:t xml:space="preserve">Aplikacijsko programsko sučelje, poznatije pod akronimom API (od engleskoga </w:t>
      </w:r>
      <w:r>
        <w:rPr>
          <w:i/>
          <w:szCs w:val="22"/>
        </w:rPr>
        <w:t>Application Programming Interface</w:t>
      </w:r>
      <w:r>
        <w:rPr>
          <w:szCs w:val="22"/>
        </w:rPr>
        <w:t xml:space="preserve">), predstavlja ključan sklop pravila, protokola i alata koji djeluje kao posrednički most između različitih softverskih aplikacija, komponenata ili sustava, omogućujući im međusobnu komunikaciju i razmjenu podataka na strukturiran i predvidljiv način. Njegova temeljna svrha jest omogućiti jednoj softverskoj komponenti korištenje funkcionalnosti druge, bez potrebe za poznavanjem složenosti njezine unutarnje implementacije. Time API uspostavlja jasan ugovor o </w:t>
      </w:r>
      <w:r>
        <w:rPr>
          <w:szCs w:val="22"/>
        </w:rPr>
        <w:lastRenderedPageBreak/>
        <w:t>interakciji, definirajući vrste zahtjeva koje je moguće uputiti, način na koji se ti zahtjevi oblikuju, koje formate podataka koristi te kakav se odgovor može očekivati.</w:t>
      </w:r>
    </w:p>
    <w:p w14:paraId="17612E50" w14:textId="0DFDF5E8" w:rsidR="00C955CE" w:rsidRDefault="00C7299E">
      <w:pPr>
        <w:spacing w:after="200"/>
      </w:pPr>
      <w:r>
        <w:t xml:space="preserve">Djelovanje API-ja može se zorno prikazati usporedbom s naručivanjem u restoranu. Gost u </w:t>
      </w:r>
      <w:commentRangeStart w:id="154"/>
      <w:r>
        <w:t xml:space="preserve">restoranu </w:t>
      </w:r>
      <w:commentRangeEnd w:id="154"/>
      <w:r>
        <w:rPr>
          <w:rStyle w:val="CommentReference"/>
        </w:rPr>
        <w:commentReference w:id="154"/>
      </w:r>
      <w:r>
        <w:t>(klijent) ne komunicira izravno s kuhinjom (poslužiteljskim sustavom), već svoju narudžbu predaje konobaru (API-ju) koristeći se jelovnikom (dokumentacijom API-ja) koji jasno navodi dostupna jela i njihove cijene. Konobar zatim prenosi narudžbu kuhinji u formatu koji ona razumije. Nakon što je jelo pripremljeno, kuhinja ga predaje konobaru, koji ga poslužuje gostu. U toj analogiji, gost ne mora znati kako kuhinja radi, koji su recepti ili kako se organizira osoblje; on se oslanja na jasno definirano sučelje – konobara i jelovnik – kako bi dobio željenu uslugu.</w:t>
      </w:r>
    </w:p>
    <w:p w14:paraId="063A7348" w14:textId="2C635E47" w:rsidR="00C955CE" w:rsidRDefault="00C955CE">
      <w:pPr>
        <w:spacing w:after="200"/>
      </w:pPr>
    </w:p>
    <w:p w14:paraId="0B6537D3" w14:textId="77777777" w:rsidR="00C955CE" w:rsidRDefault="00C7299E">
      <w:pPr>
        <w:spacing w:after="200"/>
      </w:pPr>
      <w:r>
        <w:rPr>
          <w:szCs w:val="22"/>
        </w:rPr>
        <w:t>```graph LR</w:t>
      </w:r>
    </w:p>
    <w:p w14:paraId="451B42A3" w14:textId="77777777" w:rsidR="00C955CE" w:rsidRDefault="00C7299E">
      <w:pPr>
        <w:spacing w:after="200"/>
      </w:pPr>
      <w:r>
        <w:rPr>
          <w:szCs w:val="22"/>
        </w:rPr>
        <w:t>subgraph "Prikaz komunikacijskog tijeka putem API-ja"</w:t>
      </w:r>
    </w:p>
    <w:p w14:paraId="41D84EC4" w14:textId="77777777" w:rsidR="00C955CE" w:rsidRDefault="00C7299E">
      <w:pPr>
        <w:spacing w:after="200"/>
      </w:pPr>
      <w:r>
        <w:rPr>
          <w:szCs w:val="22"/>
        </w:rPr>
        <w:t>A["Klijent (npr. korisnička aplikacija)"] -- 1. Zahtjev (npr. 'dohvati podatke') --&gt; B{"API (Sučelje)"};</w:t>
      </w:r>
    </w:p>
    <w:p w14:paraId="22529018" w14:textId="77777777" w:rsidR="00C955CE" w:rsidRDefault="00C7299E">
      <w:pPr>
        <w:spacing w:after="200"/>
      </w:pPr>
      <w:r>
        <w:rPr>
          <w:szCs w:val="22"/>
        </w:rPr>
        <w:t>B -- 2. Prosljeđivanje zahtjeva sustavu --&gt; C["Poslužitelj (Sustav s resursima i logikom)"];</w:t>
      </w:r>
    </w:p>
    <w:p w14:paraId="546EA8DB" w14:textId="77777777" w:rsidR="00C955CE" w:rsidRDefault="00C7299E">
      <w:pPr>
        <w:spacing w:after="200"/>
      </w:pPr>
      <w:r>
        <w:rPr>
          <w:szCs w:val="22"/>
        </w:rPr>
        <w:t>C -- 3. Obrada i generiranje odgovora --&gt; B;</w:t>
      </w:r>
    </w:p>
    <w:p w14:paraId="3450C5FB" w14:textId="77777777" w:rsidR="00C955CE" w:rsidRDefault="00C7299E">
      <w:pPr>
        <w:spacing w:after="200"/>
      </w:pPr>
      <w:r>
        <w:rPr>
          <w:szCs w:val="22"/>
        </w:rPr>
        <w:t>B -- 4. Vraćanje odgovora klijentu --&gt; A;</w:t>
      </w:r>
    </w:p>
    <w:p w14:paraId="19C801A8" w14:textId="77777777" w:rsidR="00C955CE" w:rsidRDefault="00C7299E">
      <w:pPr>
        <w:spacing w:after="200"/>
      </w:pPr>
      <w:r>
        <w:rPr>
          <w:szCs w:val="22"/>
        </w:rPr>
        <w:t>end</w:t>
      </w:r>
    </w:p>
    <w:p w14:paraId="28F44AD9" w14:textId="77777777" w:rsidR="00C955CE" w:rsidRDefault="00C7299E">
      <w:pPr>
        <w:spacing w:after="200"/>
      </w:pPr>
      <w:r>
        <w:rPr>
          <w:szCs w:val="22"/>
        </w:rPr>
        <w:t>style A fill:#fff,stroke:#333,stroke-width:1.5px</w:t>
      </w:r>
    </w:p>
    <w:p w14:paraId="3EE81EE1" w14:textId="77777777" w:rsidR="00C955CE" w:rsidRDefault="00C7299E">
      <w:pPr>
        <w:spacing w:after="200"/>
      </w:pPr>
      <w:r>
        <w:rPr>
          <w:szCs w:val="22"/>
        </w:rPr>
        <w:t>style B fill:#fff,stroke:#333,stroke-width:1.5px</w:t>
      </w:r>
    </w:p>
    <w:p w14:paraId="69F5727B" w14:textId="77777777" w:rsidR="00C955CE" w:rsidRDefault="00C7299E">
      <w:pPr>
        <w:spacing w:after="200"/>
      </w:pPr>
      <w:r>
        <w:rPr>
          <w:szCs w:val="22"/>
        </w:rPr>
        <w:t>style C fill:#fff,stroke:#333,stroke-width:1.5px</w:t>
      </w:r>
    </w:p>
    <w:p w14:paraId="0835C33C" w14:textId="77777777" w:rsidR="00C955CE" w:rsidRDefault="00C7299E">
      <w:pPr>
        <w:spacing w:after="200"/>
      </w:pPr>
      <w:r>
        <w:rPr>
          <w:szCs w:val="22"/>
        </w:rPr>
        <w:t>```</w:t>
      </w:r>
    </w:p>
    <w:p w14:paraId="4C1AE3B4" w14:textId="77777777" w:rsidR="00C955CE" w:rsidRDefault="00C7299E">
      <w:pPr>
        <w:spacing w:after="200"/>
      </w:pPr>
      <w:r>
        <w:t>U toj ulozi posrednika, API istodobno obavlja i funkciju zaštitnog sloja apstrakcije. On skriva složenost pozadinskog sustava i izlaže samo one funkcionalnosti koje su potrebne za interakciju. Takav pristup donosi dalekosežne prednosti u razvoju softvera. Omogućuje modularnost, gdje se različiti dijelovi sustava mogu razvijati, ažurirati ili čak zamijeniti neovisno jedni o drugima, sve dok se pridržavaju ugovora definiranog API-jem. To potiče ponovnu iskoristivost koda i komponenata te ubrzava cjelokupni razvojni proces. Primjerice, razvojni tim koji stvara mobilnu aplikaciju za vremensku prognozu ne mora graditi vlastitu meteorološku infrastrukturu; umjesto toga, on može putem API-ja pozvati vanjsku uslugu koja pruža te podatke.</w:t>
      </w:r>
    </w:p>
    <w:p w14:paraId="3E9E456F" w14:textId="77777777" w:rsidR="00C955CE" w:rsidRDefault="00C7299E">
      <w:pPr>
        <w:spacing w:after="200"/>
      </w:pPr>
      <w:r>
        <w:rPr>
          <w:szCs w:val="22"/>
        </w:rPr>
        <w:t xml:space="preserve">Upravo ta standardizirana priroda interakcije pretvara API u svojevrsni </w:t>
      </w:r>
      <w:r>
        <w:rPr>
          <w:i/>
          <w:szCs w:val="22"/>
        </w:rPr>
        <w:t>programabilni jezik</w:t>
      </w:r>
      <w:r>
        <w:rPr>
          <w:szCs w:val="22"/>
        </w:rPr>
        <w:t>. Svaki poziv API-ju, sa svojim specifičnim parametrima i naredbama, nalikuje na instrukciju unutar višeg programskog jezika. Umjesto pisanja složenog koda za, primjerice, obradu plaćanja kreditnom karticom, programer koristi API pružatelja platnih usluga i poziva jednostavnu funkciju poput `naplati(iznos, broj_kartice)`. Slijed takvih poziva omogućuje orkestriranje složenih procesa spajanjem prethodno izgrađenih, neovisnih funkcionalnosti.</w:t>
      </w:r>
    </w:p>
    <w:p w14:paraId="09740948" w14:textId="36E9887E" w:rsidR="00D76DEA" w:rsidRPr="00D76DEA" w:rsidRDefault="00D76DEA" w:rsidP="00D76DEA">
      <w:pPr>
        <w:spacing w:after="200"/>
      </w:pPr>
      <w:r w:rsidRPr="00D76DEA">
        <w:t>Za agenta, API uspostavlja cjelokupni akcijski prostor – skup diskretnih operacija koje može izvršiti radi postizanja zadanih ciljeva. Primjerice, agent zadužen za planiranje putovanja uči koristiti njihove javno dostupne API-je za pretraživanje letova, provjeru raspoloživosti i izvršenje rezervacija. Na taj način API-ji funkcioniraju kao apstraktni gradivni blokovi koji omogućuju agentima svrhovito i autonomno djelovanje, efektivno transformirajući digitalni ekosustav u programabilno okruženje kojim se upravlja putem definiranih protokola (O'Keefe, 2024).</w:t>
      </w:r>
    </w:p>
    <w:p w14:paraId="4394BCA3" w14:textId="77777777" w:rsidR="00D76DEA" w:rsidRPr="00D76DEA" w:rsidRDefault="00D76DEA" w:rsidP="00D76DEA">
      <w:pPr>
        <w:spacing w:after="200"/>
      </w:pPr>
      <w:r w:rsidRPr="00D76DEA">
        <w:lastRenderedPageBreak/>
        <w:t>Trenutna praksa primjene agenata temeljenih na velikim jezičnim modelima (LLM) obuhvaća korištenje API-ja u nekoliko ključnih domena. Za dohvaćanje znanja i informacija iz vanjskih izvora primjenjuju se API-ji servisa kao što su Google Search, Wikipedia i ArXiv, koji agentima omogućuju pristup recentnim i provjerenim podacima (Patil i sur., 2023). U domeni uredske produktivnosti i suradnje, alati poput Microsoft Graph API-ja i Google Workspace API-ja omogućuju automatizaciju administrativnih zadataka. Za specifične zadatke vezane uz razvoj softvera, GitHub API pruža funkcionalnosti za upravljanje repozitorijima i projektnim zadacima. Od posebnog su značaja platforme za agregaciju API-ja, poput Zapiera, koje nude unificirano sučelje za interakciju s tisućama različitih aplikacija. Takve platforme drastično proširuju sposobnosti agenata, omogućujući im izvođenje složenih, višefaznih radnih procesa bez potrebe za implementacijom svake pojedinačne integracije (LlamaIndex, n.d.; Zapier, n.d.).</w:t>
      </w:r>
    </w:p>
    <w:p w14:paraId="23F7F80A" w14:textId="7666EC87" w:rsidR="00D76DEA" w:rsidRDefault="00D76DEA">
      <w:pPr>
        <w:spacing w:after="200"/>
      </w:pPr>
      <w:r w:rsidRPr="00D76DEA">
        <w:t>Nasuprot statičkoj, unaprijed definiranoj integraciji alata, najnoviji znanstveni i tehnološki razvoj usmjeren je prema paradigmi u kojoj agenti autonomno uče koristiti nove API-je. Ključni elementi ovog pristupa su tehnike učenja korištenja alata (</w:t>
      </w:r>
      <w:r w:rsidRPr="00D76DEA">
        <w:rPr>
          <w:i/>
          <w:iCs/>
        </w:rPr>
        <w:t>API learning</w:t>
      </w:r>
      <w:r w:rsidRPr="00D76DEA">
        <w:t>), kao što je demonstrirano u radu na jezičnim modelima proširenim alatima (</w:t>
      </w:r>
      <w:r w:rsidRPr="00D76DEA">
        <w:rPr>
          <w:i/>
          <w:iCs/>
        </w:rPr>
        <w:t>Tool-Augmented Language Models</w:t>
      </w:r>
      <w:r w:rsidRPr="00D76DEA">
        <w:t> ili TALM), gdje model uči koristiti API na temelju malog broja primjera poziva i odgovora (Parisi i sur., 2022). Posljedično, time se smanjuje potreba za ručnim programiranjem interakcija. Drugi temeljni element jest standardizacija opisa alata putem strojno čitljivih manifest datoteka (npr. openapi.yaml), koje sadrže formalan opis funkcionalnosti API-ja. To agentima omogućuje dinamičko otkrivanje (</w:t>
      </w:r>
      <w:r w:rsidRPr="00D76DEA">
        <w:rPr>
          <w:i/>
          <w:iCs/>
        </w:rPr>
        <w:t>dynamic discovery</w:t>
      </w:r>
      <w:r w:rsidRPr="00D76DEA">
        <w:t>) i samostalnu integraciju alata u vlastiti radni tijek. Ovakav pristup repozicionira AI agente kao primarne korisnike API-ja, potičući razvoj sučelja koja su inherentno prilagođena agentima (</w:t>
      </w:r>
      <w:r w:rsidRPr="00D76DEA">
        <w:rPr>
          <w:i/>
          <w:iCs/>
        </w:rPr>
        <w:t>agent-friendly</w:t>
      </w:r>
      <w:r w:rsidRPr="00D76DEA">
        <w:t xml:space="preserve">), čime se </w:t>
      </w:r>
      <w:r w:rsidR="7A8A4F16">
        <w:t>cjelokupna mreža</w:t>
      </w:r>
      <w:commentRangeStart w:id="155"/>
      <w:r w:rsidR="7A8A4F16">
        <w:t xml:space="preserve"> </w:t>
      </w:r>
      <w:commentRangeEnd w:id="155"/>
      <w:r>
        <w:rPr>
          <w:rStyle w:val="CommentReference"/>
        </w:rPr>
        <w:commentReference w:id="155"/>
      </w:r>
      <w:r w:rsidRPr="00D76DEA">
        <w:t>transformira u univerzalni i dinamički iskoristiv set alata (Patil i sur., 2023).</w:t>
      </w:r>
    </w:p>
    <w:p w14:paraId="58CFB9C6" w14:textId="77777777" w:rsidR="00C955CE" w:rsidRDefault="00C7299E" w:rsidP="00051510">
      <w:pPr>
        <w:pStyle w:val="Heading2"/>
      </w:pPr>
      <w:bookmarkStart w:id="156" w:name="_Toc203222026"/>
      <w:r>
        <w:t>6.2.1 Struktura API poziva</w:t>
      </w:r>
      <w:bookmarkEnd w:id="156"/>
    </w:p>
    <w:p w14:paraId="3416CE40" w14:textId="45AFC773" w:rsidR="00C955CE" w:rsidRDefault="00C7299E">
      <w:pPr>
        <w:spacing w:after="200"/>
      </w:pPr>
      <w:r>
        <w:rPr>
          <w:szCs w:val="22"/>
        </w:rPr>
        <w:t xml:space="preserve">Svaka komunikacija između programskih sustava posredovana sučeljem za programiranje aplikacija (API) odvija se putem precizno oblikovanih zahtjeva, poznatih kao API pozivi. Ti pozivi </w:t>
      </w:r>
      <w:r w:rsidR="002D0260">
        <w:rPr>
          <w:szCs w:val="22"/>
        </w:rPr>
        <w:t xml:space="preserve">su </w:t>
      </w:r>
      <w:r>
        <w:rPr>
          <w:szCs w:val="22"/>
        </w:rPr>
        <w:t>strukturirane poruke sastavljene od nekoliko ključnih elemenata, od kojih svaki ima jasno definiranu svrhu. Razumijevanje ove strukture temeljni je preduvjet za uspješnu interakciju s bilo kojim API-jem, pa tako i onima koje koriste sustavi temeljeni na agentima.</w:t>
      </w:r>
    </w:p>
    <w:p w14:paraId="69F3479C" w14:textId="77777777" w:rsidR="00C955CE" w:rsidRDefault="00C7299E">
      <w:pPr>
        <w:spacing w:after="200"/>
      </w:pPr>
      <w:r>
        <w:rPr>
          <w:szCs w:val="22"/>
        </w:rPr>
        <w:t xml:space="preserve">Središnji element svakog poziva jest </w:t>
      </w:r>
      <w:r>
        <w:rPr>
          <w:b/>
          <w:szCs w:val="22"/>
        </w:rPr>
        <w:t>odredišna adresa (URL)</w:t>
      </w:r>
      <w:r>
        <w:rPr>
          <w:szCs w:val="22"/>
        </w:rPr>
        <w:t xml:space="preserve">, poznata i kao </w:t>
      </w:r>
      <w:r>
        <w:rPr>
          <w:i/>
          <w:szCs w:val="22"/>
        </w:rPr>
        <w:t>endpoint</w:t>
      </w:r>
      <w:r>
        <w:rPr>
          <w:szCs w:val="22"/>
        </w:rPr>
        <w:t>. Ona predstavlja jedinstveni identifikator resursa kojem se želi pristupiti ili nad kojim se želi izvršiti određena radnja. URL se obično sastoji od osnovne adrese poslužitelja (npr. `https://api.primjer.com/v1/`) i specifične putanje koja precizno određuje resurs (npr. `/korisnici/123`).</w:t>
      </w:r>
    </w:p>
    <w:p w14:paraId="350F2E1F" w14:textId="77777777" w:rsidR="00C955CE" w:rsidRDefault="00C7299E">
      <w:pPr>
        <w:spacing w:after="200"/>
      </w:pPr>
      <w:r>
        <w:rPr>
          <w:szCs w:val="22"/>
        </w:rPr>
        <w:t xml:space="preserve">Narav same radnje koju pozivatelj, u našem slučaju agent, želi izvršiti nad resursom izražava se </w:t>
      </w:r>
      <w:r>
        <w:rPr>
          <w:b/>
          <w:szCs w:val="22"/>
        </w:rPr>
        <w:t>HTTP metodom</w:t>
      </w:r>
      <w:r>
        <w:rPr>
          <w:szCs w:val="22"/>
        </w:rPr>
        <w:t xml:space="preserve">. Ove metode, koje se ponekad nazivaju i HTTP glagolima, definiraju semantiku operacije. Najčešće korištene metode usklađene su s osnovnim operacijama nad podacima (CRUD - </w:t>
      </w:r>
      <w:r>
        <w:rPr>
          <w:i/>
          <w:szCs w:val="22"/>
        </w:rPr>
        <w:t>Create, Read, Update, Delete</w:t>
      </w:r>
      <w:r>
        <w:rPr>
          <w:szCs w:val="22"/>
        </w:rPr>
        <w:t>):</w:t>
      </w:r>
    </w:p>
    <w:p w14:paraId="22693E2B" w14:textId="77777777" w:rsidR="00C955CE" w:rsidRDefault="00C7299E" w:rsidP="005C7DF2">
      <w:pPr>
        <w:spacing w:after="100"/>
      </w:pPr>
      <w:r>
        <w:rPr>
          <w:b/>
          <w:szCs w:val="22"/>
        </w:rPr>
        <w:t>GET</w:t>
      </w:r>
      <w:r>
        <w:rPr>
          <w:szCs w:val="22"/>
        </w:rPr>
        <w:t>: Služi za dohvaćanje postojećeg resursa. Ova je metoda idempotentna, što znači da višestruko ponavljanje istog poziva neće promijeniti stanje resursa.</w:t>
      </w:r>
    </w:p>
    <w:p w14:paraId="3A82C878" w14:textId="77777777" w:rsidR="00C955CE" w:rsidRDefault="00C7299E" w:rsidP="004B3BB3">
      <w:pPr>
        <w:spacing w:after="100"/>
      </w:pPr>
      <w:r>
        <w:rPr>
          <w:b/>
          <w:szCs w:val="22"/>
        </w:rPr>
        <w:t>POST</w:t>
      </w:r>
      <w:r>
        <w:rPr>
          <w:szCs w:val="22"/>
        </w:rPr>
        <w:t>: Koristi se za stvaranje novog resursa. Svaki POST poziv u pravilu rezultira stvaranjem novog, jedinstvenog entiteta na poslužitelju.</w:t>
      </w:r>
    </w:p>
    <w:p w14:paraId="46517D0F" w14:textId="77777777" w:rsidR="00C955CE" w:rsidRDefault="00C7299E" w:rsidP="00450C2F">
      <w:pPr>
        <w:spacing w:after="100"/>
      </w:pPr>
      <w:r>
        <w:rPr>
          <w:b/>
          <w:szCs w:val="22"/>
        </w:rPr>
        <w:t>PUT</w:t>
      </w:r>
      <w:r>
        <w:rPr>
          <w:szCs w:val="22"/>
        </w:rPr>
        <w:t>: Namijenjen je potpunom ažuriranju postojećeg resursa. Pozivatelj šalje cjelokupan novi prikaz resursa koji zamjenjuje stari.</w:t>
      </w:r>
    </w:p>
    <w:p w14:paraId="3F377DA5" w14:textId="77777777" w:rsidR="00C955CE" w:rsidRDefault="00C7299E" w:rsidP="005D4098">
      <w:pPr>
        <w:spacing w:after="100"/>
      </w:pPr>
      <w:r>
        <w:rPr>
          <w:b/>
          <w:szCs w:val="22"/>
        </w:rPr>
        <w:t>DELETE</w:t>
      </w:r>
      <w:r>
        <w:rPr>
          <w:szCs w:val="22"/>
        </w:rPr>
        <w:t>: Služi za brisanje određenog resursa.</w:t>
      </w:r>
    </w:p>
    <w:p w14:paraId="4EDBEA93" w14:textId="21DF8FCD" w:rsidR="00C955CE" w:rsidRDefault="00C7299E">
      <w:pPr>
        <w:spacing w:after="200"/>
      </w:pPr>
      <w:r>
        <w:rPr>
          <w:szCs w:val="22"/>
        </w:rPr>
        <w:t xml:space="preserve">Osim adrese i metode, API poziv sadrži i </w:t>
      </w:r>
      <w:r>
        <w:rPr>
          <w:b/>
          <w:szCs w:val="22"/>
        </w:rPr>
        <w:t>zaglavlja (headers)</w:t>
      </w:r>
      <w:r>
        <w:rPr>
          <w:szCs w:val="22"/>
        </w:rPr>
        <w:t xml:space="preserve">. Ona prenose metapodatke koji su nužni za ispravnu obradu zahtjeva, ali ne čine njegov središnji sadržaj. U zaglavljima se najčešće nalaze informacije o autorizaciji, poput API ključa ili tokena (`Authorization`), kao i podaci o formatu sadržaja koji se šalje (`Content-Type`) ili formatu koji se očekuje u odgovoru (`Accept`). Ispravno </w:t>
      </w:r>
      <w:r>
        <w:rPr>
          <w:szCs w:val="22"/>
        </w:rPr>
        <w:lastRenderedPageBreak/>
        <w:t>postavljena zaglavlja osiguravaju da poslužitelj može provjeriti identitet pozivatelja i ispravno protumačiti podatke koje prima.</w:t>
      </w:r>
    </w:p>
    <w:p w14:paraId="65C2D5C1" w14:textId="261375B4" w:rsidR="00C955CE" w:rsidRDefault="00C7299E">
      <w:pPr>
        <w:spacing w:after="200"/>
      </w:pPr>
      <w:r>
        <w:rPr>
          <w:szCs w:val="22"/>
        </w:rPr>
        <w:t xml:space="preserve">Naposljetku, mnogi pozivi, osobito oni koji koriste metode POST i PUT, sadrže i </w:t>
      </w:r>
      <w:r>
        <w:rPr>
          <w:b/>
          <w:szCs w:val="22"/>
        </w:rPr>
        <w:t>tijelo zahtjeva (body ili payload)</w:t>
      </w:r>
      <w:r>
        <w:rPr>
          <w:szCs w:val="22"/>
        </w:rPr>
        <w:t>. U tijelu zahtjeva smješteni su konkretni podaci koji se šalju na poslužitelj, najčešće oblikovani u JSON (</w:t>
      </w:r>
      <w:r>
        <w:rPr>
          <w:i/>
          <w:szCs w:val="22"/>
        </w:rPr>
        <w:t>JavaScript Object Notation</w:t>
      </w:r>
      <w:r>
        <w:rPr>
          <w:szCs w:val="22"/>
        </w:rPr>
        <w:t xml:space="preserve">) formatu. Primjerice, prilikom stvaranja novog korisnika, tijelo zahtjeva sadržavalo bi podatke poput imena, prezimena i adrese e-pošte. Uz tijelo, podaci se mogu prenositi i putem </w:t>
      </w:r>
      <w:r>
        <w:rPr>
          <w:b/>
          <w:szCs w:val="22"/>
        </w:rPr>
        <w:t>parametara</w:t>
      </w:r>
      <w:r>
        <w:rPr>
          <w:szCs w:val="22"/>
        </w:rPr>
        <w:t xml:space="preserve"> koji su dio samog URL-a. </w:t>
      </w:r>
      <w:r>
        <w:rPr>
          <w:i/>
          <w:szCs w:val="22"/>
        </w:rPr>
        <w:t>Query</w:t>
      </w:r>
      <w:r>
        <w:rPr>
          <w:szCs w:val="22"/>
        </w:rPr>
        <w:t xml:space="preserve"> parametri (npr. `?sort=asc&amp;limit=10`) koriste se za filtriranje, sortiranje ili paginaciju rezultata, dok </w:t>
      </w:r>
      <w:r>
        <w:rPr>
          <w:i/>
          <w:szCs w:val="22"/>
        </w:rPr>
        <w:t>path</w:t>
      </w:r>
      <w:r>
        <w:rPr>
          <w:szCs w:val="22"/>
        </w:rPr>
        <w:t xml:space="preserve"> parametri služe za identifikaciju specifičnog resursa unutar putanje (npr. `id` korisnika u putanji `/korisnici/{id}`).</w:t>
      </w:r>
    </w:p>
    <w:p w14:paraId="7E8F2A78" w14:textId="77777777" w:rsidR="00C955CE" w:rsidRDefault="00C7299E">
      <w:pPr>
        <w:spacing w:after="200"/>
      </w:pPr>
      <w:r>
        <w:rPr>
          <w:szCs w:val="22"/>
        </w:rPr>
        <w:t>Svi ovi dijelovi zajedno tvore cjelovit i nedvosmislen zahtjev koji API poslužitelj može obraditi, omogućujući tako agentu da izvršava složene zadatke u interakciji s vanjskim digitalnim sustavima.</w:t>
      </w:r>
    </w:p>
    <w:p w14:paraId="555D4A3C" w14:textId="77777777" w:rsidR="00C955CE" w:rsidRDefault="00C7299E">
      <w:pPr>
        <w:spacing w:after="200"/>
      </w:pPr>
      <w:r>
        <w:rPr>
          <w:szCs w:val="22"/>
        </w:rPr>
        <w:t>```mermaid</w:t>
      </w:r>
    </w:p>
    <w:p w14:paraId="76F5B763" w14:textId="77777777" w:rsidR="00C955CE" w:rsidRDefault="00C7299E">
      <w:pPr>
        <w:spacing w:after="200"/>
      </w:pPr>
      <w:r>
        <w:rPr>
          <w:szCs w:val="22"/>
        </w:rPr>
        <w:t>graph LR</w:t>
      </w:r>
    </w:p>
    <w:p w14:paraId="4B8937C4" w14:textId="77777777" w:rsidR="00C955CE" w:rsidRDefault="00C7299E">
      <w:pPr>
        <w:spacing w:after="200"/>
      </w:pPr>
      <w:r>
        <w:rPr>
          <w:szCs w:val="22"/>
        </w:rPr>
        <w:t>style Agent fill:#ffffff,stroke:#333,stroke-width:2px</w:t>
      </w:r>
    </w:p>
    <w:p w14:paraId="6A2D3C22" w14:textId="77777777" w:rsidR="00C955CE" w:rsidRDefault="00C7299E">
      <w:pPr>
        <w:spacing w:after="200"/>
      </w:pPr>
      <w:r>
        <w:rPr>
          <w:szCs w:val="22"/>
        </w:rPr>
        <w:t>style API_Server fill:#ffffff,stroke:#333,stroke-width:2px</w:t>
      </w:r>
    </w:p>
    <w:p w14:paraId="6468CDB3" w14:textId="77777777" w:rsidR="00C955CE" w:rsidRDefault="00C7299E">
      <w:pPr>
        <w:spacing w:after="200"/>
      </w:pPr>
      <w:r>
        <w:rPr>
          <w:szCs w:val="22"/>
        </w:rPr>
        <w:t>style Request fill:#f9f9f9,stroke:#555,stroke-width:1px,stroke-dasharray: 3 3</w:t>
      </w:r>
    </w:p>
    <w:p w14:paraId="23A834B4" w14:textId="77777777" w:rsidR="00C955CE" w:rsidRDefault="00C7299E">
      <w:pPr>
        <w:spacing w:after="200"/>
      </w:pPr>
      <w:r>
        <w:rPr>
          <w:szCs w:val="22"/>
        </w:rPr>
        <w:t>Agent -- API poziv --&gt; API_Server[API Poslužitelj]</w:t>
      </w:r>
    </w:p>
    <w:p w14:paraId="06FAADB8" w14:textId="77777777" w:rsidR="00C955CE" w:rsidRDefault="00C7299E">
      <w:pPr>
        <w:spacing w:after="200"/>
      </w:pPr>
      <w:r>
        <w:rPr>
          <w:szCs w:val="22"/>
        </w:rPr>
        <w:t>subgraph Request [Struktura API poziva]</w:t>
      </w:r>
    </w:p>
    <w:p w14:paraId="59E71487" w14:textId="77777777" w:rsidR="00C955CE" w:rsidRDefault="00C7299E">
      <w:pPr>
        <w:spacing w:after="200"/>
      </w:pPr>
      <w:r>
        <w:rPr>
          <w:szCs w:val="22"/>
        </w:rPr>
        <w:t>direction TB</w:t>
      </w:r>
    </w:p>
    <w:p w14:paraId="110B7116" w14:textId="77777777" w:rsidR="00C955CE" w:rsidRDefault="00C7299E">
      <w:pPr>
        <w:spacing w:after="200"/>
      </w:pPr>
      <w:r>
        <w:rPr>
          <w:szCs w:val="22"/>
        </w:rPr>
        <w:t>Metoda[&lt;b&gt;HTTP Metoda&lt;/b&gt;&lt;br/&gt;&lt;i&gt;(npr. POST)&lt;/i&gt;]</w:t>
      </w:r>
    </w:p>
    <w:p w14:paraId="7EFE1DFF" w14:textId="77777777" w:rsidR="00C955CE" w:rsidRDefault="00C7299E">
      <w:pPr>
        <w:spacing w:after="200"/>
      </w:pPr>
      <w:r>
        <w:rPr>
          <w:szCs w:val="22"/>
        </w:rPr>
        <w:t>URL[&lt;b&gt;Endpoint (URL)&lt;/b&gt;&lt;br/&gt;&lt;i&gt;(npr. /korisnici)&lt;/i&gt;]</w:t>
      </w:r>
    </w:p>
    <w:p w14:paraId="75D1CB00" w14:textId="77777777" w:rsidR="00C955CE" w:rsidRDefault="00C7299E">
      <w:pPr>
        <w:spacing w:after="200"/>
      </w:pPr>
      <w:r>
        <w:rPr>
          <w:szCs w:val="22"/>
        </w:rPr>
        <w:t>Zaglavlja[&lt;b&gt;Zaglavlja&lt;/b&gt;&lt;br/&gt;&lt;i&gt;(npr. Authorization, Content-Type)&lt;/i&gt;]</w:t>
      </w:r>
    </w:p>
    <w:p w14:paraId="0C65B983" w14:textId="77777777" w:rsidR="00C955CE" w:rsidRDefault="00C7299E">
      <w:pPr>
        <w:spacing w:after="200"/>
      </w:pPr>
      <w:r>
        <w:rPr>
          <w:szCs w:val="22"/>
        </w:rPr>
        <w:t>Tijelo[&lt;b&gt;Tijelo&lt;/b&gt;&lt;br/&gt;&lt;i&gt;(npr. JSON podaci)&lt;/i&gt;]</w:t>
      </w:r>
    </w:p>
    <w:p w14:paraId="358A8978" w14:textId="77777777" w:rsidR="00C955CE" w:rsidRDefault="00C7299E">
      <w:pPr>
        <w:spacing w:after="200"/>
      </w:pPr>
      <w:r>
        <w:rPr>
          <w:szCs w:val="22"/>
        </w:rPr>
        <w:t>end</w:t>
      </w:r>
    </w:p>
    <w:p w14:paraId="1EC880E2" w14:textId="77777777" w:rsidR="00C955CE" w:rsidRDefault="00C7299E">
      <w:pPr>
        <w:spacing w:after="200"/>
      </w:pPr>
      <w:r>
        <w:rPr>
          <w:szCs w:val="22"/>
        </w:rPr>
        <w:t>Metoda --&gt; URL</w:t>
      </w:r>
    </w:p>
    <w:p w14:paraId="0D05321A" w14:textId="77777777" w:rsidR="00C955CE" w:rsidRDefault="00C7299E">
      <w:pPr>
        <w:spacing w:after="200"/>
      </w:pPr>
      <w:r>
        <w:rPr>
          <w:szCs w:val="22"/>
        </w:rPr>
        <w:t>URL --&gt; Zaglavlja</w:t>
      </w:r>
    </w:p>
    <w:p w14:paraId="1B5FB450" w14:textId="77777777" w:rsidR="00C955CE" w:rsidRDefault="00C7299E">
      <w:pPr>
        <w:spacing w:after="200"/>
      </w:pPr>
      <w:r>
        <w:rPr>
          <w:szCs w:val="22"/>
        </w:rPr>
        <w:t>Zaglavlja --&gt; Tijelo</w:t>
      </w:r>
    </w:p>
    <w:p w14:paraId="419522A0" w14:textId="77777777" w:rsidR="00C955CE" w:rsidRDefault="00C7299E">
      <w:pPr>
        <w:spacing w:after="200"/>
      </w:pPr>
      <w:r>
        <w:rPr>
          <w:szCs w:val="22"/>
        </w:rPr>
        <w:t>```</w:t>
      </w:r>
    </w:p>
    <w:p w14:paraId="115E2B7F" w14:textId="4DD776CA" w:rsidR="00C955CE" w:rsidRDefault="00C7299E">
      <w:pPr>
        <w:spacing w:after="200"/>
      </w:pPr>
      <w:r>
        <w:rPr>
          <w:b/>
          <w:szCs w:val="22"/>
        </w:rPr>
        <w:t xml:space="preserve">Prikaz </w:t>
      </w:r>
      <w:r>
        <w:rPr>
          <w:szCs w:val="22"/>
        </w:rPr>
        <w:t>Shematski prikaz osnovnih komponenata koje čine strukturu jednog API poziva, od agenta kao inicijatora do API poslužitelja kao odredišta.</w:t>
      </w:r>
    </w:p>
    <w:p w14:paraId="67EB586A" w14:textId="07ACE17B" w:rsidR="00C955CE" w:rsidRDefault="00C7299E" w:rsidP="005C36A1">
      <w:pPr>
        <w:pStyle w:val="Heading2"/>
      </w:pPr>
      <w:bookmarkStart w:id="157" w:name="_Toc203222027"/>
      <w:r>
        <w:t>6.3</w:t>
      </w:r>
      <w:r>
        <w:tab/>
        <w:t xml:space="preserve">Anatomija </w:t>
      </w:r>
      <w:r w:rsidR="00B04082">
        <w:t>modernog komunikacijskog partnera</w:t>
      </w:r>
      <w:bookmarkEnd w:id="157"/>
    </w:p>
    <w:p w14:paraId="4AABC2BC" w14:textId="77777777" w:rsidR="00C955CE" w:rsidRDefault="00C7299E">
      <w:pPr>
        <w:spacing w:after="200"/>
      </w:pPr>
      <w:r>
        <w:rPr>
          <w:szCs w:val="22"/>
        </w:rPr>
        <w:t>Moderni komunikacijski partner, u svojoj suštini, predstavlja složenog agenta čija se funkcionalnost ne iscrpljuje u jednostavnoj razmjeni informacija. Njegova se struktura i sposobnosti mogu raščlaniti na nekoliko ključnih, međusobno povezanih sastavnica koje zajedno tvore cjelovito i učinkovito komunikacijsko biće. Razumijevanje tih sastavnica nužno je za shvaćanje njegove uloge u suvremenom digitalnom okružju.</w:t>
      </w:r>
    </w:p>
    <w:p w14:paraId="3A5A732D" w14:textId="1E96A18D" w:rsidR="00C955CE" w:rsidRDefault="00C7299E" w:rsidP="005C36A1">
      <w:pPr>
        <w:pStyle w:val="Heading4"/>
      </w:pPr>
      <w:r>
        <w:lastRenderedPageBreak/>
        <w:t>Dubinska personalizacija i kontekstualno pamćenje</w:t>
      </w:r>
    </w:p>
    <w:p w14:paraId="3B0146C3" w14:textId="604FCFA4" w:rsidR="00C955CE" w:rsidRDefault="00C7299E">
      <w:pPr>
        <w:spacing w:after="200"/>
      </w:pPr>
      <w:r>
        <w:rPr>
          <w:szCs w:val="22"/>
        </w:rPr>
        <w:t xml:space="preserve">Jedno od temeljnih obilježja ovog agenta jest njegova sposobnost dubinske </w:t>
      </w:r>
      <w:r>
        <w:rPr>
          <w:b/>
          <w:szCs w:val="22"/>
        </w:rPr>
        <w:t>personalizacije</w:t>
      </w:r>
      <w:r>
        <w:rPr>
          <w:szCs w:val="22"/>
        </w:rPr>
        <w:t>. Ona se ne očituje isključivo u prepoznavanju korisnika, već u dinamičkom prilagođavanju komunikacije njegovim specifičnim potrebama, prethodnim interakcijama i iskazanim preferencijama. Svaki se razgovor oblikuje kao jedinstven dijalog, čime se postiže visoka razina korisničkog angažmana i gradi osjećaj individualnog pristupa.</w:t>
      </w:r>
    </w:p>
    <w:p w14:paraId="3B047045" w14:textId="77777777" w:rsidR="00C955CE" w:rsidRDefault="00C7299E">
      <w:pPr>
        <w:spacing w:after="200"/>
      </w:pPr>
      <w:r>
        <w:rPr>
          <w:szCs w:val="22"/>
        </w:rPr>
        <w:t xml:space="preserve">Na sposobnost personalizacije izravno se nadovezuje zahtjev za postojanim </w:t>
      </w:r>
      <w:r>
        <w:rPr>
          <w:b/>
          <w:szCs w:val="22"/>
        </w:rPr>
        <w:t>kontekstualnim razumijevanjem</w:t>
      </w:r>
      <w:r>
        <w:rPr>
          <w:szCs w:val="22"/>
        </w:rPr>
        <w:t>. Moderni agent mora posjedovati svojevrsno 'pamćenje' koje nadilazi puko zadržavanje posljednje razmijenjene poruke. Njegova je zadaća integrirati cjelokupnu povijest interakcija s korisnikom u jedinstvenu i koherentnu sliku. Time se komunikaciji pridaje dijakronijska dimenzija, omogućujući agentu da tumači nove upite u svjetlu prethodnih saznanja i tako izbjegne ponavljanja i nesporazume.</w:t>
      </w:r>
    </w:p>
    <w:p w14:paraId="3453E135" w14:textId="13C07179" w:rsidR="00C955CE" w:rsidRDefault="00C7299E" w:rsidP="005C36A1">
      <w:pPr>
        <w:pStyle w:val="Heading4"/>
      </w:pPr>
      <w:r>
        <w:t>Afektivna usklađenost i proaktivno djelovanje</w:t>
      </w:r>
    </w:p>
    <w:p w14:paraId="10F37570" w14:textId="5CCA620E" w:rsidR="00C955CE" w:rsidRDefault="00C7299E">
      <w:pPr>
        <w:spacing w:after="200"/>
      </w:pPr>
      <w:r>
        <w:rPr>
          <w:szCs w:val="22"/>
        </w:rPr>
        <w:t xml:space="preserve">Komunikacija sadrži i izraženu afektivnu komponentu. Stoga se anatomija modernog agenta upotpunjuje sposobnošću prepoznavanja i adekvatnog odgovaranja na </w:t>
      </w:r>
      <w:r>
        <w:rPr>
          <w:b/>
          <w:szCs w:val="22"/>
        </w:rPr>
        <w:t>emocionalno stanje korisnika</w:t>
      </w:r>
      <w:r>
        <w:rPr>
          <w:szCs w:val="22"/>
        </w:rPr>
        <w:t>. Analizom jezičnih odabira, tona ili čak brzine tipkanja, agent može razlučiti osjećaje poput frustracije, zadovoljstva ili zbunjenosti. U skladu s prepoznatim stanjem, on prilagođava vlastiti ton i stil izražavanja, težeći postizanju emocionalne usklađenosti koja je ključna za izgradnju povjerenja.</w:t>
      </w:r>
    </w:p>
    <w:p w14:paraId="66ED1297" w14:textId="326381F6" w:rsidR="00C955CE" w:rsidRDefault="00C7299E">
      <w:pPr>
        <w:spacing w:after="200"/>
      </w:pPr>
      <w:r>
        <w:t xml:space="preserve">Nadalje, </w:t>
      </w:r>
      <w:r w:rsidR="7A8A4F16">
        <w:t>pasivnu reaktivnu ulogu čekanja</w:t>
      </w:r>
      <w:r>
        <w:t xml:space="preserve"> na korisnički upit </w:t>
      </w:r>
      <w:r w:rsidR="7A8A4F16">
        <w:t xml:space="preserve">moderni komunikacijski partnera </w:t>
      </w:r>
      <w:r>
        <w:t xml:space="preserve">zamjenjuje </w:t>
      </w:r>
      <w:r w:rsidRPr="7A8A4F16">
        <w:rPr>
          <w:b/>
        </w:rPr>
        <w:t>proaktivnim pristupom</w:t>
      </w:r>
      <w:r>
        <w:t>. Na temelju konteksta i analize korisničkog ponašanja, agent je u stanju anticipirati buduće potrebe, nuditi relevantne informacije, postavljati sugestivna pitanja ili predlagati sljedeće korake. Takvo anticipativno djelovanje pretvara agenta iz pukog izvršitelja u istinskog partnera u rješavanju problema i postizanju ciljeva (Jones &amp; Lee, 2022).</w:t>
      </w:r>
    </w:p>
    <w:p w14:paraId="2FEF20F2" w14:textId="447CB670" w:rsidR="00C955CE" w:rsidRDefault="00C7299E" w:rsidP="005C36A1">
      <w:pPr>
        <w:pStyle w:val="Heading4"/>
      </w:pPr>
      <w:r>
        <w:t>Višekanalna dosljednost i operativna integracija</w:t>
      </w:r>
    </w:p>
    <w:p w14:paraId="03CFA196" w14:textId="77777777" w:rsidR="00C955CE" w:rsidRDefault="00C7299E">
      <w:pPr>
        <w:spacing w:after="200"/>
      </w:pPr>
      <w:r>
        <w:rPr>
          <w:szCs w:val="22"/>
        </w:rPr>
        <w:t xml:space="preserve">Sve navedene sposobnosti moraju biti dosljedno primijenjene neovisno o komunikacijskom kanalu. To načelo </w:t>
      </w:r>
      <w:r>
        <w:rPr>
          <w:b/>
          <w:szCs w:val="22"/>
        </w:rPr>
        <w:t>višekanalne dosljednosti</w:t>
      </w:r>
      <w:r>
        <w:rPr>
          <w:szCs w:val="22"/>
        </w:rPr>
        <w:t xml:space="preserve"> (engl. </w:t>
      </w:r>
      <w:r>
        <w:rPr>
          <w:i/>
          <w:szCs w:val="22"/>
        </w:rPr>
        <w:t>omnichannel consistency</w:t>
      </w:r>
      <w:r>
        <w:rPr>
          <w:szCs w:val="22"/>
        </w:rPr>
        <w:t>) podrazumijeva da agent pruža jednako kvalitetno i koherentno iskustvo bilo da se interakcija odvija putem mrežne stranice, mobilne aplikacije, društvenih mreža ili drugog sučelja. Korisnik mora imati osjećaj da nastavlja isti razgovor s istim sugovornikom, bez obzira na platformu koju u danom trenutku koristi.</w:t>
      </w:r>
    </w:p>
    <w:p w14:paraId="4F769769" w14:textId="77777777" w:rsidR="00C955CE" w:rsidRDefault="00C7299E">
      <w:pPr>
        <w:spacing w:after="200"/>
      </w:pPr>
      <w:r>
        <w:rPr>
          <w:szCs w:val="22"/>
        </w:rPr>
        <w:t xml:space="preserve">Naposljetku, okosnicu anatomije modernog agenta čini njegova duboka </w:t>
      </w:r>
      <w:r>
        <w:rPr>
          <w:b/>
          <w:szCs w:val="22"/>
        </w:rPr>
        <w:t>tehnička integracija</w:t>
      </w:r>
      <w:r>
        <w:rPr>
          <w:szCs w:val="22"/>
        </w:rPr>
        <w:t xml:space="preserve"> s pozadinskim sustavima. Bez sposobnosti povezivanja sa sustavima za upravljanje odnosima s klijentima (CRM), bazama podataka, inventarom ili drugim poslovnim aplikacijama, agent bi ostao ograničen na pružanje općenitih informacija. Upravo mu integracija omogućuje izvršavanje konkretnih radnji – od provjere statusa narudžbe i ažuriranja korisničkih podataka do pokretanja složenijih poslovnih procesa. Time on postaje stvarni operativni produžetak digitalnog ekosustava.</w:t>
      </w:r>
    </w:p>
    <w:p w14:paraId="139B7F86" w14:textId="77777777" w:rsidR="00C955CE" w:rsidRDefault="00C7299E">
      <w:pPr>
        <w:spacing w:after="200"/>
      </w:pPr>
      <w:r>
        <w:rPr>
          <w:szCs w:val="22"/>
        </w:rPr>
        <w:t>```mermaid</w:t>
      </w:r>
    </w:p>
    <w:p w14:paraId="4F77EC21" w14:textId="77777777" w:rsidR="00C955CE" w:rsidRDefault="00C7299E">
      <w:pPr>
        <w:spacing w:after="200"/>
      </w:pPr>
      <w:r>
        <w:rPr>
          <w:szCs w:val="22"/>
        </w:rPr>
        <w:t>graph LR</w:t>
      </w:r>
    </w:p>
    <w:p w14:paraId="46AA8D86" w14:textId="77777777" w:rsidR="00C955CE" w:rsidRDefault="00C7299E">
      <w:pPr>
        <w:spacing w:after="200"/>
      </w:pPr>
      <w:r>
        <w:rPr>
          <w:szCs w:val="22"/>
        </w:rPr>
        <w:t>subgraph "Temeljne Sposobnosti Agenta"</w:t>
      </w:r>
    </w:p>
    <w:p w14:paraId="180417DD" w14:textId="77777777" w:rsidR="00C955CE" w:rsidRDefault="00C7299E">
      <w:pPr>
        <w:spacing w:after="200"/>
      </w:pPr>
      <w:r>
        <w:rPr>
          <w:szCs w:val="22"/>
        </w:rPr>
        <w:t>direction BT</w:t>
      </w:r>
    </w:p>
    <w:p w14:paraId="70142604" w14:textId="77777777" w:rsidR="00C955CE" w:rsidRDefault="00C7299E">
      <w:pPr>
        <w:spacing w:after="200"/>
      </w:pPr>
      <w:r>
        <w:rPr>
          <w:szCs w:val="22"/>
        </w:rPr>
        <w:t>A[Kontekstualno Razumijevanje] --&gt; B(Personalizacija)</w:t>
      </w:r>
    </w:p>
    <w:p w14:paraId="50035226" w14:textId="77777777" w:rsidR="00C955CE" w:rsidRDefault="00C7299E">
      <w:pPr>
        <w:spacing w:after="200"/>
      </w:pPr>
      <w:r>
        <w:rPr>
          <w:szCs w:val="22"/>
        </w:rPr>
        <w:t>A --&gt; C(Empatija i Ton)</w:t>
      </w:r>
    </w:p>
    <w:p w14:paraId="2A736ED2" w14:textId="77777777" w:rsidR="00C955CE" w:rsidRDefault="00C7299E">
      <w:pPr>
        <w:spacing w:after="200"/>
      </w:pPr>
      <w:r>
        <w:rPr>
          <w:szCs w:val="22"/>
        </w:rPr>
        <w:t>A --&gt; D(Proaktivnost)</w:t>
      </w:r>
    </w:p>
    <w:p w14:paraId="296F4129" w14:textId="77777777" w:rsidR="00C955CE" w:rsidRDefault="00C7299E">
      <w:pPr>
        <w:spacing w:after="200"/>
      </w:pPr>
      <w:r>
        <w:rPr>
          <w:szCs w:val="22"/>
        </w:rPr>
        <w:t>end</w:t>
      </w:r>
    </w:p>
    <w:p w14:paraId="2C2397B0" w14:textId="77777777" w:rsidR="00C955CE" w:rsidRDefault="00C7299E">
      <w:pPr>
        <w:spacing w:after="200"/>
      </w:pPr>
      <w:r>
        <w:rPr>
          <w:szCs w:val="22"/>
        </w:rPr>
        <w:t>subgraph "Tehnički i Strateški Okvir"</w:t>
      </w:r>
    </w:p>
    <w:p w14:paraId="6C7F13F3" w14:textId="77777777" w:rsidR="00C955CE" w:rsidRDefault="00C7299E">
      <w:pPr>
        <w:spacing w:after="200"/>
      </w:pPr>
      <w:r>
        <w:rPr>
          <w:szCs w:val="22"/>
        </w:rPr>
        <w:lastRenderedPageBreak/>
        <w:t>direction LR</w:t>
      </w:r>
    </w:p>
    <w:p w14:paraId="622D4963" w14:textId="77777777" w:rsidR="00C955CE" w:rsidRDefault="00C7299E">
      <w:pPr>
        <w:spacing w:after="200"/>
      </w:pPr>
      <w:r>
        <w:rPr>
          <w:szCs w:val="22"/>
        </w:rPr>
        <w:t>E[Tehnička Integracija] --&gt; A</w:t>
      </w:r>
    </w:p>
    <w:p w14:paraId="7E653B65" w14:textId="77777777" w:rsidR="00C955CE" w:rsidRDefault="00C7299E">
      <w:pPr>
        <w:spacing w:after="200"/>
      </w:pPr>
      <w:r>
        <w:rPr>
          <w:szCs w:val="22"/>
        </w:rPr>
        <w:t>F(Višekanalna Dosljednost)</w:t>
      </w:r>
    </w:p>
    <w:p w14:paraId="0CA48921" w14:textId="77777777" w:rsidR="00C955CE" w:rsidRDefault="00C7299E">
      <w:pPr>
        <w:spacing w:after="200"/>
      </w:pPr>
      <w:r>
        <w:rPr>
          <w:szCs w:val="22"/>
        </w:rPr>
        <w:t>end</w:t>
      </w:r>
    </w:p>
    <w:p w14:paraId="1F2D7F26" w14:textId="77777777" w:rsidR="00C955CE" w:rsidRDefault="00C7299E">
      <w:pPr>
        <w:spacing w:after="200"/>
      </w:pPr>
      <w:r>
        <w:rPr>
          <w:szCs w:val="22"/>
        </w:rPr>
        <w:t>B --&gt; F</w:t>
      </w:r>
    </w:p>
    <w:p w14:paraId="2F738536" w14:textId="77777777" w:rsidR="00C955CE" w:rsidRDefault="00C7299E">
      <w:pPr>
        <w:spacing w:after="200"/>
      </w:pPr>
      <w:r>
        <w:rPr>
          <w:szCs w:val="22"/>
        </w:rPr>
        <w:t>C --&gt; F</w:t>
      </w:r>
    </w:p>
    <w:p w14:paraId="7DCA2921" w14:textId="77777777" w:rsidR="00C955CE" w:rsidRDefault="00C7299E">
      <w:pPr>
        <w:spacing w:after="200"/>
      </w:pPr>
      <w:r>
        <w:rPr>
          <w:szCs w:val="22"/>
        </w:rPr>
        <w:t>D --&gt; F</w:t>
      </w:r>
    </w:p>
    <w:p w14:paraId="4F98BFE3" w14:textId="77777777" w:rsidR="00C955CE" w:rsidRDefault="00C7299E">
      <w:pPr>
        <w:spacing w:after="200"/>
      </w:pPr>
      <w:r>
        <w:rPr>
          <w:szCs w:val="22"/>
        </w:rPr>
        <w:t>style E fill:#eceff1,stroke:#37474f,stroke-width:2px,stroke-dasharray: 5 5</w:t>
      </w:r>
    </w:p>
    <w:p w14:paraId="32064CB2" w14:textId="77777777" w:rsidR="00C955CE" w:rsidRDefault="00C7299E">
      <w:pPr>
        <w:spacing w:after="200"/>
      </w:pPr>
      <w:r>
        <w:rPr>
          <w:szCs w:val="22"/>
        </w:rPr>
        <w:t>style A fill:#fffde7,stroke:#f57f17,stroke-width:2px</w:t>
      </w:r>
    </w:p>
    <w:p w14:paraId="36B90B5A" w14:textId="77777777" w:rsidR="00C955CE" w:rsidRDefault="00C7299E">
      <w:pPr>
        <w:spacing w:after="200"/>
      </w:pPr>
      <w:r>
        <w:rPr>
          <w:szCs w:val="22"/>
        </w:rPr>
        <w:t>style B fill:#e3f2fd,stroke:#1565c0,stroke-width:1.5px</w:t>
      </w:r>
    </w:p>
    <w:p w14:paraId="73F5487E" w14:textId="77777777" w:rsidR="00C955CE" w:rsidRDefault="00C7299E">
      <w:pPr>
        <w:spacing w:after="200"/>
      </w:pPr>
      <w:r>
        <w:rPr>
          <w:szCs w:val="22"/>
        </w:rPr>
        <w:t>style C fill:#e3f2fd,stroke:#1565c0,stroke-width:1.5px</w:t>
      </w:r>
    </w:p>
    <w:p w14:paraId="23EB10F2" w14:textId="77777777" w:rsidR="00C955CE" w:rsidRDefault="00C7299E">
      <w:pPr>
        <w:spacing w:after="200"/>
      </w:pPr>
      <w:r>
        <w:rPr>
          <w:szCs w:val="22"/>
        </w:rPr>
        <w:t>style D fill:#e3f2fd,stroke:#1565c0,stroke-width:1.5px</w:t>
      </w:r>
    </w:p>
    <w:p w14:paraId="0BF5E178" w14:textId="77777777" w:rsidR="00C955CE" w:rsidRDefault="00C7299E">
      <w:pPr>
        <w:spacing w:after="200"/>
      </w:pPr>
      <w:r>
        <w:rPr>
          <w:szCs w:val="22"/>
        </w:rPr>
        <w:t>style F fill:#e8f5e9,stroke:#2e7d32,stroke-width:2px</w:t>
      </w:r>
    </w:p>
    <w:p w14:paraId="72D76BFE" w14:textId="77777777" w:rsidR="00C955CE" w:rsidRDefault="00C7299E">
      <w:pPr>
        <w:spacing w:after="200"/>
      </w:pPr>
      <w:r>
        <w:rPr>
          <w:szCs w:val="22"/>
        </w:rPr>
        <w:t>```</w:t>
      </w:r>
    </w:p>
    <w:p w14:paraId="4D56E057" w14:textId="0B96FF06" w:rsidR="00C955CE" w:rsidRDefault="00C7299E">
      <w:pPr>
        <w:spacing w:after="200"/>
      </w:pPr>
      <w:r>
        <w:rPr>
          <w:b/>
          <w:szCs w:val="22"/>
        </w:rPr>
        <w:t>Prikaz.</w:t>
      </w:r>
      <w:r>
        <w:rPr>
          <w:i/>
          <w:szCs w:val="22"/>
        </w:rPr>
        <w:t xml:space="preserve"> </w:t>
      </w:r>
      <w:r>
        <w:rPr>
          <w:szCs w:val="22"/>
        </w:rPr>
        <w:t>Shematski prikaz ključnih sastavnica modernog komunikacijskog agenta. Tehnička integracija i kontekstualno razumijevanje predstavljaju temelj na kojem se razvijaju napredne sposobnosti personalizacije, empatije i proaktivnosti, dok višekanalna dosljednost osigurava koherentno korisničko iskustvo.</w:t>
      </w:r>
    </w:p>
    <w:p w14:paraId="485CF79F" w14:textId="0D5F242D" w:rsidR="00C955CE" w:rsidRDefault="00C7299E" w:rsidP="005C36A1">
      <w:pPr>
        <w:pStyle w:val="Heading3"/>
      </w:pPr>
      <w:bookmarkStart w:id="158" w:name="_Toc203222028"/>
      <w:r>
        <w:t xml:space="preserve">6.3.1 Mozak </w:t>
      </w:r>
      <w:r w:rsidR="007F446B">
        <w:t>operacije: jezgra llm-a i umijeće upravljanja</w:t>
      </w:r>
      <w:bookmarkEnd w:id="158"/>
    </w:p>
    <w:p w14:paraId="319459EA" w14:textId="72D5CDB5" w:rsidR="00C955CE" w:rsidRDefault="00C7299E">
      <w:pPr>
        <w:spacing w:after="200"/>
      </w:pPr>
      <w:r>
        <w:rPr>
          <w:szCs w:val="22"/>
        </w:rPr>
        <w:t>U samome središtu svakog autonomnog agenta, kao njegovo neuralno i kognitivno sjedište, nalazi se veliki jezični model (LLM). On predstavlja njegovu temeljnu jezgru – motor koji pokreće procese rasuđivanja, planiranja i odlučivanja. Funkcija LLM-a unutar arhitekture agenta nadilazi puko procesiranje jezika; on djeluje kao središnja jedinica za obradu složenih problema, pretvarajući apstraktne ciljeve u konkretne, provedive korake. Upravo u toj sposobnosti leži prijelaz s tradicionalnih programa, koji slijede strogo definirane upute, na sustave koji posjeduju zametak autonomije.</w:t>
      </w:r>
    </w:p>
    <w:p w14:paraId="234A46F8" w14:textId="0C5A8560" w:rsidR="00C955CE" w:rsidRDefault="00C7299E">
      <w:pPr>
        <w:spacing w:after="200"/>
      </w:pPr>
      <w:r>
        <w:rPr>
          <w:szCs w:val="22"/>
        </w:rPr>
        <w:t>Temeljna zadaća koja se pred LLM postavlja jest dekompozicija. Kada se agent suoči sa složenim zadatkom, poput organizacije putovanja ili analize tržišnih podataka, LLM preuzima ulogu stratega. On razlaže krajnji cilj na niz logičkih, manjih podzadataka, stvarajući tako kauzalni lanac akcija. Primjerice, zahtjev za "istraživanjem najnovijih trendova u umjetnoj inteligenciji" model će rastaviti na korake: prvo, definiranje ključnih pojmova; drugo, pretraživanje relevantnih znanstvenih baza i repozitorija; treće, sažimanje i sintetiziranje prikupljenih informacija; i četvrto, oblikovanje konačnog izvještaja. Takvo hijerarhijsko planiranje, koje oponaša ljudske kognitivne procese, omogućuje agentu sustavan i metodičan pristup rješavanju problema (Yao et al., 2023).</w:t>
      </w:r>
    </w:p>
    <w:p w14:paraId="73914D37" w14:textId="4B7656C4" w:rsidR="00C955CE" w:rsidRDefault="00C7299E" w:rsidP="006A74C1">
      <w:r>
        <w:t>Međutim, sirova snaga jezičnoga modela ostaje neiskorišteni potencijal bez umijeća upravljanja, odnosno bez vješto oblikovanih upita (</w:t>
      </w:r>
      <w:r>
        <w:rPr>
          <w:i/>
          <w:iCs/>
        </w:rPr>
        <w:t>prompts</w:t>
      </w:r>
      <w:r>
        <w:t xml:space="preserve">). Upit predstavlja temelj za strukturirani dijalog između čovjeka i stroja. Kvaliteta, preciznost i kontekstualno bogatstvo početnog upita izravno određuju dubinu i točnost </w:t>
      </w:r>
      <w:r w:rsidRPr="00734EF5">
        <w:rPr>
          <w:i/>
          <w:iCs/>
        </w:rPr>
        <w:t>razmišljanja</w:t>
      </w:r>
      <w:r>
        <w:t xml:space="preserve"> modela. Loše postavljen ili dvoznačan upit može odvesti agenta u pogrešnom smjeru, rezultirajući suboptimalnim ili potpuno netočnim rješenjima. S druge strane, dobro oblikovan upit djeluje kao precizan instrument kojim se usmjerava kognitivni fokus modela, potičući ga na aktivaciju relevantnih znanja i primjenu složenijih obrazaca zaključivanja.</w:t>
      </w:r>
    </w:p>
    <w:p w14:paraId="778E2B6D" w14:textId="1E005694" w:rsidR="00E15C9E" w:rsidRDefault="000C647F" w:rsidP="00782171">
      <w:pPr>
        <w:pStyle w:val="Heading4"/>
      </w:pPr>
      <w:r>
        <w:lastRenderedPageBreak/>
        <w:t xml:space="preserve">Vještina </w:t>
      </w:r>
      <w:r w:rsidR="003838C0">
        <w:t xml:space="preserve">oblikovanja </w:t>
      </w:r>
      <w:r>
        <w:t>u</w:t>
      </w:r>
      <w:r w:rsidR="00883272">
        <w:t>put</w:t>
      </w:r>
      <w:r>
        <w:t>a</w:t>
      </w:r>
      <w:r w:rsidR="00883272">
        <w:t xml:space="preserve"> </w:t>
      </w:r>
    </w:p>
    <w:p w14:paraId="47C88A85" w14:textId="73271DF7" w:rsidR="00883272" w:rsidRPr="00FF7199" w:rsidRDefault="00883272" w:rsidP="006A74C1">
      <w:r w:rsidRPr="00FF7199">
        <w:t>Prije no što se umjetnointeligentnom djelatniku povjere alati ili pristup vanjskoj spoznajnoj baštini, neophodno je ovladati vještinom sporazumijevanja s njegovom jezgrom. Ta vještina, danas poznata kao </w:t>
      </w:r>
      <w:r w:rsidRPr="00FF7199">
        <w:rPr>
          <w:b/>
          <w:bCs/>
        </w:rPr>
        <w:t xml:space="preserve">oblikovanje </w:t>
      </w:r>
      <w:commentRangeStart w:id="159"/>
      <w:r w:rsidRPr="00FF7199">
        <w:rPr>
          <w:b/>
          <w:bCs/>
        </w:rPr>
        <w:t>uputa</w:t>
      </w:r>
      <w:r w:rsidRPr="00FF7199">
        <w:t> </w:t>
      </w:r>
      <w:commentRangeEnd w:id="159"/>
      <w:r>
        <w:rPr>
          <w:rStyle w:val="CommentReference"/>
        </w:rPr>
        <w:commentReference w:id="159"/>
      </w:r>
      <w:r w:rsidRPr="00FF7199">
        <w:t>(engl. </w:t>
      </w:r>
      <w:r w:rsidRPr="00FF7199">
        <w:rPr>
          <w:i/>
          <w:iCs/>
        </w:rPr>
        <w:t>prompt engineering</w:t>
      </w:r>
      <w:r w:rsidRPr="00FF7199">
        <w:t>), obuhvaća umijeće preciznoga sastavljanja ulaznih naloga, odnosno </w:t>
      </w:r>
      <w:r w:rsidRPr="00FF7199">
        <w:rPr>
          <w:i/>
          <w:iCs/>
        </w:rPr>
        <w:t>uputa</w:t>
      </w:r>
      <w:r w:rsidRPr="00FF7199">
        <w:t> (engl. </w:t>
      </w:r>
      <w:r w:rsidRPr="00FF7199">
        <w:rPr>
          <w:i/>
          <w:iCs/>
        </w:rPr>
        <w:t>prompts</w:t>
      </w:r>
      <w:r w:rsidRPr="00FF7199">
        <w:t>), kako bi se iz golemoga mogućnosnog prostora jezičnoga modela izlučio točno određen odgovor, očitovalo željeno ponašanje ili usvojio zadani stil. Ona proizlazi iz same naravi velikih jezičnih modela kao profinjenih statističkih strojeva za predviđanje sljedećega jezičnog znaka (tokena); ulazna uputa postavlja početne uvjete toga stohastičkog procesa i time presudno usmjeruje putanju njegova zaključivanja i izričaja (Liu i dr., 2023a).</w:t>
      </w:r>
    </w:p>
    <w:p w14:paraId="3C46C0F6" w14:textId="77777777" w:rsidR="00586C56" w:rsidRDefault="00586C56" w:rsidP="00883272"/>
    <w:p w14:paraId="7376DE77" w14:textId="7F6AB8F6" w:rsidR="00883272" w:rsidRPr="00FF7199" w:rsidRDefault="00883272" w:rsidP="00883272">
      <w:r w:rsidRPr="00FF7199">
        <w:t>Ovladavanje umijećem oblikovanja uputa počiva na primjeni nekoliko temeljnih načela.</w:t>
      </w:r>
    </w:p>
    <w:p w14:paraId="32416661" w14:textId="77777777" w:rsidR="00883272" w:rsidRPr="00FF7199" w:rsidRDefault="00883272" w:rsidP="00883272">
      <w:r w:rsidRPr="00FF7199">
        <w:rPr>
          <w:b/>
          <w:bCs/>
        </w:rPr>
        <w:t>Točnost i semantičko usidrenje.</w:t>
      </w:r>
      <w:r w:rsidRPr="00FF7199">
        <w:t> Veliki jezični modeli u svome djelovanju nalikuju na iznimno obrazovane, ali doslovne i ustrajne pomoćnike. Dvosmisleni ili preopćeniti nalozi neizbježno vode do nepoželjnih ili odveć općenitih odgovora. Primjerice, nalog »Napiši nešto o održivosti« potaknut će model da proizvede uopćen, gotovo nasumičan tekst koji dotiče sve od ekologije do gospodarstva bez prave dubine. Nasuprot tomu, precizno sročen nalog djeluje kao semantičko sidro koje model usmjerava prema željenom ishodu: »Sastavi članak od 500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 Takva uputa ne ostavlja prostora dvosmislenosti i jasno određuje sadržaj, strukturu, ton i ciljanu publiku.</w:t>
      </w:r>
    </w:p>
    <w:p w14:paraId="41EEAFEC" w14:textId="77777777" w:rsidR="00C21536" w:rsidRDefault="00C21536" w:rsidP="00883272">
      <w:pPr>
        <w:rPr>
          <w:b/>
          <w:bCs/>
        </w:rPr>
      </w:pPr>
    </w:p>
    <w:p w14:paraId="1201677D" w14:textId="6563D4FC" w:rsidR="00883272" w:rsidRPr="00FF7199" w:rsidRDefault="00883272" w:rsidP="00883272">
      <w:r w:rsidRPr="00FF7199">
        <w:rPr>
          <w:b/>
          <w:bCs/>
        </w:rPr>
        <w:t>Pridavanje uloge i osobe (engl. </w:t>
      </w:r>
      <w:r w:rsidRPr="00FF7199">
        <w:rPr>
          <w:b/>
          <w:bCs/>
          <w:i/>
          <w:iCs/>
        </w:rPr>
        <w:t>role-playing</w:t>
      </w:r>
      <w:r w:rsidRPr="00FF7199">
        <w:rPr>
          <w:b/>
          <w:bCs/>
        </w:rPr>
        <w:t>).</w:t>
      </w:r>
      <w:r w:rsidRPr="00FF7199">
        <w:t> Jedna je od najmoćnijih tehnika naložiti modelu da preuzme određenu ulogu ili osobu (lat. </w:t>
      </w:r>
      <w:r w:rsidRPr="00FF7199">
        <w:rPr>
          <w:i/>
          <w:iCs/>
        </w:rPr>
        <w:t>persona</w:t>
      </w:r>
      <w:r w:rsidRPr="00FF7199">
        <w:t>). Time se u njegovoj golemoj neuronskoj mreži pobuđuju oni jezični obrasci, rječnik i stilski registri koji su u podatcima za učenje bili povezani s tom ulogom. Uputa »Djeluj kao vodeći stručnjak za kibernetičku sigurnost s dvadesetogodišnjim iskustvom. Objasni laiku pet najčešćih prijetnji digitalnoj sigurnosti u kućanstvu.« urodit će odgovorom koji je istodobno stručan, autoritativan i razumljiv. Ta je tehnika od presudne važnosti za davanje postojane i dosljedne osobnosti djelatniku, čime on postaje predvidljiv i pouzdan komunikacijski sudionik.</w:t>
      </w:r>
    </w:p>
    <w:p w14:paraId="1A301346" w14:textId="77777777" w:rsidR="00A06903" w:rsidRDefault="00A06903" w:rsidP="00883272">
      <w:pPr>
        <w:rPr>
          <w:b/>
          <w:bCs/>
        </w:rPr>
      </w:pPr>
    </w:p>
    <w:p w14:paraId="5AEBEE7D" w14:textId="77777777" w:rsidR="00883272" w:rsidRPr="00FF7199" w:rsidRDefault="00883272" w:rsidP="00883272">
      <w:r w:rsidRPr="00FF7199">
        <w:rPr>
          <w:b/>
          <w:bCs/>
        </w:rPr>
        <w:t>Pružanje konteksta i primjera (engl. </w:t>
      </w:r>
      <w:r w:rsidRPr="00FF7199">
        <w:rPr>
          <w:b/>
          <w:bCs/>
          <w:i/>
          <w:iCs/>
        </w:rPr>
        <w:t>few-shot prompting</w:t>
      </w:r>
      <w:r w:rsidRPr="00FF7199">
        <w:rPr>
          <w:b/>
          <w:bCs/>
        </w:rPr>
        <w:t>).</w:t>
      </w:r>
      <w:r w:rsidRPr="00FF7199">
        <w:t> Kao što su to prvi pokazali tvorci modela GPT-3 (Brown i dr., 2020), veliki jezični modeli posjeduju izvanrednu sposobnost učenja iz primjera koji su im predočeni unutar same upute. Umjesto pukog opisivanja zadatka, pružanje nekoliko konkretnih primjera (engl. </w:t>
      </w:r>
      <w:r w:rsidRPr="00FF7199">
        <w:rPr>
          <w:i/>
          <w:iCs/>
        </w:rPr>
        <w:t>shots</w:t>
      </w:r>
      <w:r w:rsidRPr="00FF7199">
        <w:t>) omogućuje modelu da apstrahira traženi obrazac i primijeni ga na novi slučaj. Taj se postupak može slikovito prikazati na zadatku razvrstavanja osjećaja (sentimenta) u tekstu.</w:t>
      </w:r>
    </w:p>
    <w:p w14:paraId="28292793" w14:textId="77777777" w:rsidR="00883272" w:rsidRPr="00FF7199" w:rsidRDefault="00883272" w:rsidP="00883272">
      <w:r>
        <w:pict w14:anchorId="0BCE07D6">
          <v:rect id="_x0000_i1025" style="width:0;height:0" o:hralign="center" o:hrstd="t" o:hrnoshade="t" o:hr="t" fillcolor="#f3f4f6" stroked="f"/>
        </w:pict>
      </w:r>
    </w:p>
    <w:p w14:paraId="4DDFF709" w14:textId="77777777" w:rsidR="00883272" w:rsidRPr="00FF7199" w:rsidRDefault="00883272" w:rsidP="00883272">
      <w:r w:rsidRPr="00FF7199">
        <w:rPr>
          <w:b/>
          <w:bCs/>
        </w:rPr>
        <w:t>Shema 1: Primjer upute s nekoliko primjera (</w:t>
      </w:r>
      <w:r w:rsidRPr="00FF7199">
        <w:rPr>
          <w:b/>
          <w:bCs/>
          <w:i/>
          <w:iCs/>
        </w:rPr>
        <w:t>Few-shot Prompting</w:t>
      </w:r>
      <w:r w:rsidRPr="00FF7199">
        <w:rPr>
          <w:b/>
          <w:bCs/>
        </w:rPr>
        <w:t>)</w:t>
      </w:r>
    </w:p>
    <w:p w14:paraId="2414FCCC" w14:textId="77777777" w:rsidR="00883272" w:rsidRPr="00FF7199" w:rsidRDefault="00883272" w:rsidP="00883272">
      <w:r w:rsidRPr="00FF7199">
        <w:t>Klasificiraj osjećaj u sljedećoj rečenici kao 'Pozitivan', 'Negativan' ili 'Neutralan'.</w:t>
      </w:r>
    </w:p>
    <w:p w14:paraId="5432E07F" w14:textId="77777777" w:rsidR="00883272" w:rsidRPr="00FF7199" w:rsidRDefault="00883272" w:rsidP="00883272">
      <w:r w:rsidRPr="00FF7199">
        <w:rPr>
          <w:b/>
          <w:bCs/>
        </w:rPr>
        <w:t>Rečenica:</w:t>
      </w:r>
      <w:r w:rsidRPr="00FF7199">
        <w:t> "Usluga je bila izvanredna, a hrana ukusna." </w:t>
      </w:r>
      <w:r w:rsidRPr="00FF7199">
        <w:rPr>
          <w:b/>
          <w:bCs/>
        </w:rPr>
        <w:t>Osjećaj:</w:t>
      </w:r>
      <w:r w:rsidRPr="00FF7199">
        <w:t> Pozitivan</w:t>
      </w:r>
    </w:p>
    <w:p w14:paraId="3EDB3F6E" w14:textId="77777777" w:rsidR="00883272" w:rsidRPr="00FF7199" w:rsidRDefault="00883272" w:rsidP="00883272">
      <w:r w:rsidRPr="00FF7199">
        <w:rPr>
          <w:b/>
          <w:bCs/>
        </w:rPr>
        <w:t>Rečenica:</w:t>
      </w:r>
      <w:r w:rsidRPr="00FF7199">
        <w:t> "Čekali smo predugo, a račun je bio pogrešan." </w:t>
      </w:r>
      <w:r w:rsidRPr="00FF7199">
        <w:rPr>
          <w:b/>
          <w:bCs/>
        </w:rPr>
        <w:t>Osjećaj:</w:t>
      </w:r>
      <w:r w:rsidRPr="00FF7199">
        <w:t> Negativan</w:t>
      </w:r>
    </w:p>
    <w:p w14:paraId="7C1D29E3" w14:textId="77777777" w:rsidR="00883272" w:rsidRPr="00FF7199" w:rsidRDefault="00883272" w:rsidP="00883272">
      <w:r w:rsidRPr="00FF7199">
        <w:rPr>
          <w:b/>
          <w:bCs/>
        </w:rPr>
        <w:t>Rečenica:</w:t>
      </w:r>
      <w:r w:rsidRPr="00FF7199">
        <w:t> "Sastanak je zakazan za srijedu u 10 sati." </w:t>
      </w:r>
      <w:r w:rsidRPr="00FF7199">
        <w:rPr>
          <w:b/>
          <w:bCs/>
        </w:rPr>
        <w:t>Osjećaj:</w:t>
      </w:r>
      <w:r w:rsidRPr="00FF7199">
        <w:t> Neutralan</w:t>
      </w:r>
    </w:p>
    <w:p w14:paraId="05DCDBE2" w14:textId="77777777" w:rsidR="00883272" w:rsidRPr="00FF7199" w:rsidRDefault="00883272" w:rsidP="00883272">
      <w:r w:rsidRPr="00FF7199">
        <w:rPr>
          <w:b/>
          <w:bCs/>
        </w:rPr>
        <w:t>Rečenica:</w:t>
      </w:r>
      <w:r w:rsidRPr="00FF7199">
        <w:t> "Novi film me posve razočarao." </w:t>
      </w:r>
      <w:r w:rsidRPr="00FF7199">
        <w:rPr>
          <w:b/>
          <w:bCs/>
        </w:rPr>
        <w:t>Osjećaj:</w:t>
      </w:r>
    </w:p>
    <w:p w14:paraId="04EC2EAB" w14:textId="77777777" w:rsidR="00883272" w:rsidRDefault="00883272" w:rsidP="00883272">
      <w:r w:rsidRPr="00FF7199">
        <w:t>Nakon što mu se predoče prva tri primjera, model s daleko većom pouzdanošću zaključuje da je ispravan odgovor za posljednju rečenicu »Negativan«.</w:t>
      </w:r>
    </w:p>
    <w:p w14:paraId="73C7071F" w14:textId="77777777" w:rsidR="00883272" w:rsidRPr="00FF7199" w:rsidRDefault="00883272" w:rsidP="00883272"/>
    <w:p w14:paraId="35692886" w14:textId="77777777" w:rsidR="00883272" w:rsidRPr="00FF7199" w:rsidRDefault="00883272" w:rsidP="00883272">
      <w:r w:rsidRPr="00FF7199">
        <w:rPr>
          <w:b/>
          <w:bCs/>
        </w:rPr>
        <w:t>Lanac misli (engl. </w:t>
      </w:r>
      <w:r w:rsidRPr="00FF7199">
        <w:rPr>
          <w:b/>
          <w:bCs/>
          <w:i/>
          <w:iCs/>
        </w:rPr>
        <w:t>Chain-of-Thought</w:t>
      </w:r>
      <w:r w:rsidRPr="00FF7199">
        <w:rPr>
          <w:b/>
          <w:bCs/>
        </w:rPr>
        <w:t>, CoT).</w:t>
      </w:r>
      <w:r w:rsidRPr="00FF7199">
        <w:t> Za složene zadatke koji zahtijevaju logičko ili aritmetičko zaključivanje, veliki jezični modeli postižu znatno bolje rezultate ako ih se izričito potakne da problem raščlane na sastavne korake. Dodavanjem jednostavne fraze poput »Razmislimo korak po korak.« na kraj upute, model se prisiljava da svoj proces zaključivanja učini vidljivim, ispisujući ga kao tekst. Time se slijedi logičniji put, smanjuje vjerojatnost pogreške i omogućuje provjera ispravnosti postupka (Wei i dr., 2022). Naprednije tehnike, poput ReAct (Yao i dr., 2023), združuju takvo postupno promišljanje s uporabom vanjskih alata, što čini okosnicu mnogih suvremenih djelatničkih arhitektura.</w:t>
      </w:r>
    </w:p>
    <w:p w14:paraId="1E4464B0" w14:textId="77777777" w:rsidR="00883272" w:rsidRPr="00FF7199" w:rsidRDefault="00883272" w:rsidP="00883272">
      <w:r>
        <w:lastRenderedPageBreak/>
        <w:pict w14:anchorId="7A0F498C">
          <v:rect id="_x0000_i1026" style="width:0;height:0" o:hralign="center" o:hrstd="t" o:hrnoshade="t" o:hr="t" fillcolor="#f3f4f6" stroked="f"/>
        </w:pict>
      </w:r>
    </w:p>
    <w:p w14:paraId="40D77CC5" w14:textId="77777777" w:rsidR="00883272" w:rsidRPr="00FF7199" w:rsidRDefault="00883272" w:rsidP="00883272">
      <w:r w:rsidRPr="00FF7199">
        <w:rPr>
          <w:b/>
          <w:bCs/>
        </w:rPr>
        <w:t>Shema 2: Usporedba standardne upute i upute s lancem misli</w:t>
      </w:r>
    </w:p>
    <w:p w14:paraId="25DA5A53" w14:textId="77777777" w:rsidR="00883272" w:rsidRPr="00FF7199" w:rsidRDefault="00883272" w:rsidP="00883272">
      <w:r w:rsidRPr="00FF7199">
        <w:rPr>
          <w:b/>
          <w:bCs/>
        </w:rPr>
        <w:t>ULAZ (Standardna uputa):</w:t>
      </w:r>
      <w:r w:rsidRPr="00FF7199">
        <w:t> Pitanje: U kafeteriji je bilo 23 jabuke. Ako su za ručak iskoristili 20, a zatim kupili još 6, koliko jabuka sada imaju?</w:t>
      </w:r>
    </w:p>
    <w:p w14:paraId="44C7E3F0" w14:textId="77777777" w:rsidR="00883272" w:rsidRPr="00FF7199" w:rsidRDefault="00883272" w:rsidP="00883272">
      <w:r w:rsidRPr="00FF7199">
        <w:rPr>
          <w:b/>
          <w:bCs/>
        </w:rPr>
        <w:t>IZLAZ (Vjerojatno pogrešan):</w:t>
      </w:r>
      <w:r w:rsidRPr="00FF7199">
        <w:t> 29</w:t>
      </w:r>
    </w:p>
    <w:p w14:paraId="43805A76" w14:textId="77777777" w:rsidR="00883272" w:rsidRPr="00FF7199" w:rsidRDefault="00883272" w:rsidP="00883272">
      <w:r>
        <w:pict w14:anchorId="37857187">
          <v:rect id="_x0000_i1027" style="width:0;height:0" o:hralign="center" o:hrstd="t" o:hrnoshade="t" o:hr="t" fillcolor="#f3f4f6" stroked="f"/>
        </w:pict>
      </w:r>
    </w:p>
    <w:p w14:paraId="2E1B2667" w14:textId="77777777" w:rsidR="00883272" w:rsidRPr="00FF7199" w:rsidRDefault="00883272" w:rsidP="00883272">
      <w:r w:rsidRPr="00FF7199">
        <w:rPr>
          <w:b/>
          <w:bCs/>
        </w:rPr>
        <w:t>ULAZ (Uputa s lancem misli):</w:t>
      </w:r>
      <w:r w:rsidRPr="00FF7199">
        <w:t> Pitanje: U kafeteriji je bilo 23 jabuke. Ako su za ručak iskoristili 20, a zatim kupili još 6, koliko jabuka sada imaju? Razmislimo korak po korak.</w:t>
      </w:r>
    </w:p>
    <w:p w14:paraId="629D0679" w14:textId="77777777" w:rsidR="00883272" w:rsidRPr="00FF7199" w:rsidRDefault="00883272" w:rsidP="00883272">
      <w:r w:rsidRPr="00FF7199">
        <w:rPr>
          <w:b/>
          <w:bCs/>
        </w:rPr>
        <w:t>IZLAZ (Vjerojatno ispravan):</w:t>
      </w:r>
      <w:r w:rsidRPr="00FF7199">
        <w:t> Naravno, razmislimo korak po korak.</w:t>
      </w:r>
    </w:p>
    <w:p w14:paraId="3D0E2D9E" w14:textId="77777777" w:rsidR="00883272" w:rsidRPr="00FF7199" w:rsidRDefault="00883272" w:rsidP="00883272">
      <w:pPr>
        <w:numPr>
          <w:ilvl w:val="0"/>
          <w:numId w:val="7"/>
        </w:numPr>
        <w:spacing w:after="160" w:line="259" w:lineRule="auto"/>
      </w:pPr>
      <w:r w:rsidRPr="00FF7199">
        <w:t>Početni broj jabuka je 23.</w:t>
      </w:r>
    </w:p>
    <w:p w14:paraId="63F8E22F" w14:textId="77777777" w:rsidR="00883272" w:rsidRPr="00FF7199" w:rsidRDefault="00883272" w:rsidP="00883272">
      <w:pPr>
        <w:numPr>
          <w:ilvl w:val="0"/>
          <w:numId w:val="7"/>
        </w:numPr>
        <w:spacing w:after="160" w:line="259" w:lineRule="auto"/>
      </w:pPr>
      <w:r w:rsidRPr="00FF7199">
        <w:t>Iskoristili su 20 jabuka, pa radimo oduzimanje: 23 - 20 = 3.</w:t>
      </w:r>
    </w:p>
    <w:p w14:paraId="5E0A1278" w14:textId="77777777" w:rsidR="00883272" w:rsidRPr="00FF7199" w:rsidRDefault="00883272" w:rsidP="00883272">
      <w:pPr>
        <w:numPr>
          <w:ilvl w:val="0"/>
          <w:numId w:val="7"/>
        </w:numPr>
        <w:spacing w:after="160" w:line="259" w:lineRule="auto"/>
      </w:pPr>
      <w:r w:rsidRPr="00FF7199">
        <w:t>Nakon ručka ostale su 3 jabuke.</w:t>
      </w:r>
    </w:p>
    <w:p w14:paraId="437366ED" w14:textId="77777777" w:rsidR="00883272" w:rsidRPr="00FF7199" w:rsidRDefault="00883272" w:rsidP="00883272">
      <w:pPr>
        <w:numPr>
          <w:ilvl w:val="0"/>
          <w:numId w:val="7"/>
        </w:numPr>
        <w:spacing w:after="160" w:line="259" w:lineRule="auto"/>
      </w:pPr>
      <w:r w:rsidRPr="00FF7199">
        <w:t>Zatim su kupili još 6 jabuka, pa radimo zbrajanje: 3 + 6 = 9. Kafeterija sada ima 9 jabuka.</w:t>
      </w:r>
    </w:p>
    <w:p w14:paraId="3D406A10" w14:textId="77777777" w:rsidR="00883272" w:rsidRPr="00FF7199" w:rsidRDefault="00883272" w:rsidP="00883272">
      <w:r>
        <w:pict w14:anchorId="156110A7">
          <v:rect id="_x0000_i1028" style="width:0;height:0" o:hralign="center" o:hrstd="t" o:hrnoshade="t" o:hr="t" fillcolor="#f3f4f6" stroked="f"/>
        </w:pict>
      </w:r>
    </w:p>
    <w:p w14:paraId="6B31CB17" w14:textId="77777777" w:rsidR="00883272" w:rsidRPr="00FF7199" w:rsidRDefault="00883272" w:rsidP="00883272">
      <w:r w:rsidRPr="00FF7199">
        <w:rPr>
          <w:b/>
          <w:bCs/>
        </w:rPr>
        <w:t>Sustavna uputa (engl. </w:t>
      </w:r>
      <w:r w:rsidRPr="00FF7199">
        <w:rPr>
          <w:b/>
          <w:bCs/>
          <w:i/>
          <w:iCs/>
        </w:rPr>
        <w:t>system prompt</w:t>
      </w:r>
      <w:r w:rsidRPr="00FF7199">
        <w:rPr>
          <w:b/>
          <w:bCs/>
        </w:rPr>
        <w:t>)</w:t>
      </w:r>
      <w:r w:rsidRPr="00FF7199">
        <w:t> zauzima posebno mjesto u upravljanju modelom. Riječ je o nadređenoj instrukciji koja se postavlja na samom početku međudjelovanja i koja određuje općenito ponašanje, osobnost, ovlasti i ograničenja modela tijekom čitavoga razgovora. Ona djeluje kao svojevrstan »ustav« za umjetnu inteligenciju, skup nepromjenjivih pravila kojih se djelatnik mora pridržavati.</w:t>
      </w:r>
    </w:p>
    <w:p w14:paraId="7049250B" w14:textId="77777777" w:rsidR="00883272" w:rsidRPr="00FF7199" w:rsidRDefault="00883272" w:rsidP="00883272">
      <w:r w:rsidRPr="00FF7199">
        <w:t>Primjerice, sustavna uputa za specijaliziranog pomoćnika za analizu računalnoga koda mogla bi glasiti: »Ti si Sigurnosni Analitičar. Tvoja je isključiva svrha analizirati priloženi programski kôd na moguće sigurnosne ranjivosti prema popisu OWASP Top 10. Ne odgovaraj na pitanja koja nisu vezana uz sigurnost koda. Ne iznosi osobna mišljenja. Svoje odgovore uvijek oblikuj kao JSON objekt s poljima 'vrsta_ranjivosti', 'broj_linije' i 'preporuka'.«</w:t>
      </w:r>
    </w:p>
    <w:p w14:paraId="411F0238" w14:textId="77777777" w:rsidR="00883272" w:rsidRPr="001A3C02" w:rsidRDefault="00883272" w:rsidP="00883272">
      <w:r w:rsidRPr="00FF7199">
        <w:t>Dobro oblikovana sustavna uputa ključna je za stvaranje postojanog i pouzdanog djelatnika koji se ponaša unutar željenih i strogo određenih granica (Anthropic, 2024; OpenAI, 2024b). Ona je temelj sigurnosti i predvidljivosti, pretvarajući moćnu, ali nestalnu jezičnu jezgru u specijaliziran alat s jasno definiranom svrhom.</w:t>
      </w:r>
    </w:p>
    <w:p w14:paraId="50326ECC" w14:textId="77777777" w:rsidR="00883272" w:rsidRDefault="00883272" w:rsidP="00883272"/>
    <w:p w14:paraId="284C2EDE" w14:textId="4BF7ABFF" w:rsidR="00C955CE" w:rsidRDefault="00C7299E">
      <w:pPr>
        <w:spacing w:after="200"/>
      </w:pPr>
      <w:r>
        <w:rPr>
          <w:szCs w:val="22"/>
        </w:rPr>
        <w:t xml:space="preserve">To umijeće oblikovanja upita prerasta tehničku vještinu i postaje svojevrsna umjetnost. Ono zahtijeva od korisnika ili programera duboko razumijevanje domene problema </w:t>
      </w:r>
      <w:r w:rsidR="002203AA">
        <w:rPr>
          <w:szCs w:val="22"/>
        </w:rPr>
        <w:t>te</w:t>
      </w:r>
      <w:r>
        <w:rPr>
          <w:szCs w:val="22"/>
        </w:rPr>
        <w:t xml:space="preserve"> načina na koji LLM "razmišlja". Potrebno je predvidjeti moguće interpretacije, ukloniti dvosmislenosti i pružiti modelu dovoljno konteksta kako bi mogao donijeti informiranu odluku. U tom smislu, interakcija s agentom </w:t>
      </w:r>
      <w:r w:rsidR="00D5145F">
        <w:rPr>
          <w:szCs w:val="22"/>
        </w:rPr>
        <w:t xml:space="preserve">je </w:t>
      </w:r>
      <w:r>
        <w:rPr>
          <w:szCs w:val="22"/>
        </w:rPr>
        <w:t>iterativni proces usklađivanja i pročišćavanja, gdje se kroz niz upita i odgovora postupno kristalizira optimalno rješenje.</w:t>
      </w:r>
    </w:p>
    <w:p w14:paraId="0DAEC61B" w14:textId="77777777" w:rsidR="00C955CE" w:rsidRDefault="00C7299E">
      <w:pPr>
        <w:spacing w:after="200"/>
      </w:pPr>
      <w:r>
        <w:rPr>
          <w:szCs w:val="22"/>
        </w:rPr>
        <w:t>```mermaid</w:t>
      </w:r>
    </w:p>
    <w:p w14:paraId="04F2A9EB" w14:textId="77777777" w:rsidR="00C955CE" w:rsidRDefault="00C7299E">
      <w:pPr>
        <w:spacing w:after="200"/>
      </w:pPr>
      <w:r>
        <w:rPr>
          <w:szCs w:val="22"/>
        </w:rPr>
        <w:t>graph LR</w:t>
      </w:r>
    </w:p>
    <w:p w14:paraId="6C6D4102" w14:textId="77777777" w:rsidR="00C955CE" w:rsidRDefault="00C7299E">
      <w:pPr>
        <w:spacing w:after="200"/>
      </w:pPr>
      <w:r>
        <w:rPr>
          <w:szCs w:val="22"/>
        </w:rPr>
        <w:t>style A fill:#fff,stroke:#333,stroke-width:2px</w:t>
      </w:r>
    </w:p>
    <w:p w14:paraId="3663E31C" w14:textId="77777777" w:rsidR="00C955CE" w:rsidRDefault="00C7299E">
      <w:pPr>
        <w:spacing w:after="200"/>
      </w:pPr>
      <w:r>
        <w:rPr>
          <w:szCs w:val="22"/>
        </w:rPr>
        <w:t>style B fill:#fff,stroke:#333,stroke-width:2px</w:t>
      </w:r>
    </w:p>
    <w:p w14:paraId="310C8CE7" w14:textId="77777777" w:rsidR="00C955CE" w:rsidRDefault="00C7299E">
      <w:pPr>
        <w:spacing w:after="200"/>
      </w:pPr>
      <w:r>
        <w:rPr>
          <w:szCs w:val="22"/>
        </w:rPr>
        <w:t>style C fill:#fff,stroke:#333,stroke-width:2px</w:t>
      </w:r>
    </w:p>
    <w:p w14:paraId="49864AB1" w14:textId="77777777" w:rsidR="00C955CE" w:rsidRDefault="00C7299E">
      <w:pPr>
        <w:spacing w:after="200"/>
      </w:pPr>
      <w:r>
        <w:rPr>
          <w:szCs w:val="22"/>
        </w:rPr>
        <w:t>style D fill:#fff,stroke:#333,stroke-width:2px</w:t>
      </w:r>
    </w:p>
    <w:p w14:paraId="3FEC3ACC" w14:textId="77777777" w:rsidR="00C955CE" w:rsidRDefault="00C7299E">
      <w:pPr>
        <w:spacing w:after="200"/>
      </w:pPr>
      <w:r>
        <w:rPr>
          <w:szCs w:val="22"/>
        </w:rPr>
        <w:t>A[Zadan Cilj ili Problem] --&gt; B(Oblikovanje Upita&lt;br&gt;&lt;i&gt;Umijeće Upravljanja&lt;/i&gt;);</w:t>
      </w:r>
    </w:p>
    <w:p w14:paraId="64987D6C" w14:textId="77777777" w:rsidR="00C955CE" w:rsidRDefault="00C7299E">
      <w:pPr>
        <w:spacing w:after="200"/>
      </w:pPr>
      <w:r>
        <w:rPr>
          <w:szCs w:val="22"/>
        </w:rPr>
        <w:t>B --&gt; C{</w:t>
      </w:r>
      <w:r>
        <w:rPr>
          <w:b/>
          <w:szCs w:val="22"/>
        </w:rPr>
        <w:t>Jezgra LLM-a</w:t>
      </w:r>
      <w:r>
        <w:rPr>
          <w:szCs w:val="22"/>
        </w:rPr>
        <w:t>&lt;br&gt;Rasuđivanje, Dekompozicija i Planiranje};</w:t>
      </w:r>
    </w:p>
    <w:p w14:paraId="491085DB" w14:textId="77777777" w:rsidR="00C955CE" w:rsidRDefault="00C7299E">
      <w:pPr>
        <w:spacing w:after="200"/>
      </w:pPr>
      <w:r>
        <w:rPr>
          <w:szCs w:val="22"/>
        </w:rPr>
        <w:t>C --&gt; D[Generirani Plan i Akcije];</w:t>
      </w:r>
    </w:p>
    <w:p w14:paraId="19EBF26F" w14:textId="77777777" w:rsidR="00C955CE" w:rsidRDefault="00C7299E">
      <w:pPr>
        <w:spacing w:after="200"/>
      </w:pPr>
      <w:r>
        <w:rPr>
          <w:szCs w:val="22"/>
        </w:rPr>
        <w:lastRenderedPageBreak/>
        <w:t>```</w:t>
      </w:r>
    </w:p>
    <w:p w14:paraId="0BC057EE" w14:textId="7F6FB79B" w:rsidR="00C955CE" w:rsidRDefault="00C7299E" w:rsidP="005C36A1">
      <w:pPr>
        <w:pStyle w:val="Heading4"/>
      </w:pPr>
      <w:r>
        <w:t>Od alata do kognitivnog partnera</w:t>
      </w:r>
    </w:p>
    <w:p w14:paraId="6CFA0380" w14:textId="77777777" w:rsidR="00C955CE" w:rsidRDefault="00C7299E">
      <w:pPr>
        <w:spacing w:after="200"/>
      </w:pPr>
      <w:r>
        <w:rPr>
          <w:szCs w:val="22"/>
        </w:rPr>
        <w:t>Kroz ovakvu sinergiju inherentnih sposobnosti modela i vještine ljudskog upravljanja, LLM unutar agenta prestaje biti pasivan alat i preobražava se u aktivnog kognitivnog partnera. Dok tradicionalni softverski alati izvršavaju precizno definirane funkcije, agent vođen LLM-om sudjeluje u samom procesu definiranja rješenja. On ne čeka na potpunu specifikaciju svakog koraka, već na temelju općeg cilja samostalno predlaže, analizira i odabire putove djelovanja.</w:t>
      </w:r>
    </w:p>
    <w:p w14:paraId="4E652EA0" w14:textId="678791B3" w:rsidR="00C955CE" w:rsidRDefault="00601021">
      <w:pPr>
        <w:spacing w:after="200"/>
      </w:pPr>
      <w:r>
        <w:rPr>
          <w:szCs w:val="22"/>
        </w:rPr>
        <w:t>D</w:t>
      </w:r>
      <w:r w:rsidR="00C7299E">
        <w:rPr>
          <w:szCs w:val="22"/>
        </w:rPr>
        <w:t>jelotvornost autonomnog agenta</w:t>
      </w:r>
      <w:r w:rsidR="00233C51">
        <w:rPr>
          <w:szCs w:val="22"/>
        </w:rPr>
        <w:t>, dakle,</w:t>
      </w:r>
      <w:r w:rsidR="00C7299E">
        <w:rPr>
          <w:szCs w:val="22"/>
        </w:rPr>
        <w:t xml:space="preserve"> počiva na dvama stupovima: s jedne strane, na snazi i sofisticiranosti jezičnoga modela koji čini njegovu jezgru, a s druge, na umijeću kojim čovjek usmjerava tu snagu. Razumijevanje ove dvojake prirode – moćnog stroja i potrebe za njegovim finim ugađanjem – predstavlja ključ za otključavanje punog potencijala autonomnih sustava i njihovu uspješnu primjenu u rješavanju izazova suvremenog svijeta. Ovladavanje tim "mozgom operacije" </w:t>
      </w:r>
      <w:r w:rsidR="009E1665">
        <w:rPr>
          <w:szCs w:val="22"/>
        </w:rPr>
        <w:t xml:space="preserve">je </w:t>
      </w:r>
      <w:r w:rsidR="00C7299E">
        <w:rPr>
          <w:szCs w:val="22"/>
        </w:rPr>
        <w:t>stoga strateški imperativ.</w:t>
      </w:r>
    </w:p>
    <w:p w14:paraId="0065A4C1" w14:textId="77777777" w:rsidR="00C955CE" w:rsidRDefault="00C7299E" w:rsidP="005C36A1">
      <w:pPr>
        <w:pStyle w:val="Heading3"/>
      </w:pPr>
      <w:bookmarkStart w:id="160" w:name="_Toc203222029"/>
      <w:r>
        <w:t>6.3.2 Ustrojstvo pamćenja u konverzacijskih sustava</w:t>
      </w:r>
      <w:bookmarkEnd w:id="160"/>
    </w:p>
    <w:p w14:paraId="566E238E" w14:textId="3194D0E8" w:rsidR="00C955CE" w:rsidRDefault="00C7299E">
      <w:pPr>
        <w:spacing w:after="200"/>
      </w:pPr>
      <w:r>
        <w:rPr>
          <w:szCs w:val="22"/>
        </w:rPr>
        <w:t xml:space="preserve">Sposobnost pamćenja predstavlja temeljnu odrednicu djelotvornosti i prirodnosti konverzacijskih sustava. Pamćenje u ovome kontekstu nadilazi pohranjivanje podataka; ono je složen mehanizam koji agentu omogućuje praćenje tijeka razgovora, razumijevanje konteksta i pružanje suvislih i relevantnih odgovora. Bez djelotvornog pamćenja, svaka bi interakcija s korisnikom bila svedena na niz nepovezanih upita i odgovora, čime bi se izgubila sama srž konverzacije. Stoga se ustrojstvo pamćenja u suvremenim konverzacijskim agentima najčešće razlaže na </w:t>
      </w:r>
      <w:r w:rsidR="00EE785F">
        <w:rPr>
          <w:szCs w:val="22"/>
        </w:rPr>
        <w:t xml:space="preserve">nekoliko </w:t>
      </w:r>
      <w:r>
        <w:rPr>
          <w:szCs w:val="22"/>
        </w:rPr>
        <w:t>razin</w:t>
      </w:r>
      <w:r w:rsidR="00EE785F">
        <w:rPr>
          <w:szCs w:val="22"/>
        </w:rPr>
        <w:t>a</w:t>
      </w:r>
      <w:r>
        <w:rPr>
          <w:szCs w:val="22"/>
        </w:rPr>
        <w:t>.</w:t>
      </w:r>
    </w:p>
    <w:p w14:paraId="5A56D534" w14:textId="77777777" w:rsidR="00C955CE" w:rsidRDefault="00C7299E">
      <w:pPr>
        <w:spacing w:after="200"/>
      </w:pPr>
      <w:r>
        <w:rPr>
          <w:szCs w:val="22"/>
        </w:rPr>
        <w:t>```mermaid</w:t>
      </w:r>
    </w:p>
    <w:p w14:paraId="503E1337" w14:textId="77777777" w:rsidR="00C955CE" w:rsidRDefault="00C7299E">
      <w:pPr>
        <w:spacing w:after="200"/>
      </w:pPr>
      <w:r>
        <w:rPr>
          <w:szCs w:val="22"/>
        </w:rPr>
        <w:t>graph LR</w:t>
      </w:r>
    </w:p>
    <w:p w14:paraId="78741153" w14:textId="77777777" w:rsidR="00C955CE" w:rsidRDefault="00C7299E">
      <w:pPr>
        <w:spacing w:after="200"/>
      </w:pPr>
      <w:r>
        <w:rPr>
          <w:szCs w:val="22"/>
        </w:rPr>
        <w:t>subgraph Ustrojstvo Pamćenja</w:t>
      </w:r>
    </w:p>
    <w:p w14:paraId="17C99005" w14:textId="77777777" w:rsidR="00C955CE" w:rsidRDefault="00C7299E">
      <w:pPr>
        <w:spacing w:after="200"/>
      </w:pPr>
      <w:r>
        <w:rPr>
          <w:szCs w:val="22"/>
        </w:rPr>
        <w:t>direction LR</w:t>
      </w:r>
    </w:p>
    <w:p w14:paraId="2AA6D4D4" w14:textId="77777777" w:rsidR="00C955CE" w:rsidRDefault="00C7299E">
      <w:pPr>
        <w:spacing w:after="200"/>
      </w:pPr>
      <w:r>
        <w:rPr>
          <w:szCs w:val="22"/>
        </w:rPr>
        <w:t>A(Senzorno pamćenje) --&gt; B(Kratkoročno pamćenje)</w:t>
      </w:r>
    </w:p>
    <w:p w14:paraId="5D3F87A7" w14:textId="77777777" w:rsidR="00C955CE" w:rsidRDefault="00C7299E">
      <w:pPr>
        <w:spacing w:after="200"/>
      </w:pPr>
      <w:r>
        <w:rPr>
          <w:szCs w:val="22"/>
        </w:rPr>
        <w:t>B --&gt; C(Dugoročno pamćenje)</w:t>
      </w:r>
    </w:p>
    <w:p w14:paraId="69440C2C" w14:textId="77777777" w:rsidR="00C955CE" w:rsidRDefault="00C7299E">
      <w:pPr>
        <w:spacing w:after="200"/>
      </w:pPr>
      <w:r>
        <w:rPr>
          <w:szCs w:val="22"/>
        </w:rPr>
        <w:t>end</w:t>
      </w:r>
    </w:p>
    <w:p w14:paraId="7293F382" w14:textId="77777777" w:rsidR="00C955CE" w:rsidRDefault="00C7299E">
      <w:pPr>
        <w:spacing w:after="200"/>
      </w:pPr>
      <w:r>
        <w:rPr>
          <w:szCs w:val="22"/>
        </w:rPr>
        <w:t>style Ustrojstvo Pamćenja fill:#fff,stroke:#fff</w:t>
      </w:r>
    </w:p>
    <w:p w14:paraId="30F1C846" w14:textId="77777777" w:rsidR="00C955CE" w:rsidRDefault="00C7299E">
      <w:pPr>
        <w:spacing w:after="200"/>
      </w:pPr>
      <w:r>
        <w:rPr>
          <w:szCs w:val="22"/>
        </w:rPr>
        <w:t>```</w:t>
      </w:r>
    </w:p>
    <w:p w14:paraId="4B42BE01" w14:textId="4D5D13A2" w:rsidR="004D1D1C" w:rsidRDefault="00FC6092" w:rsidP="00FC6092">
      <w:pPr>
        <w:pStyle w:val="Heading4"/>
      </w:pPr>
      <w:r>
        <w:t>Kratkoročna memorija - kontekst</w:t>
      </w:r>
    </w:p>
    <w:p w14:paraId="0D9B9D95" w14:textId="77C7E901" w:rsidR="0050427E" w:rsidRDefault="0050427E" w:rsidP="00BE3A8F">
      <w:r>
        <w:t xml:space="preserve">Relevantne se informacije prenose u kratkoročno pamćenje, koje se u literaturi često naziva i </w:t>
      </w:r>
      <w:r>
        <w:rPr>
          <w:i/>
          <w:iCs/>
        </w:rPr>
        <w:t>radnim pamćenjem</w:t>
      </w:r>
      <w:r>
        <w:t xml:space="preserve"> (</w:t>
      </w:r>
      <w:r>
        <w:rPr>
          <w:i/>
          <w:iCs/>
        </w:rPr>
        <w:t>working memory</w:t>
      </w:r>
      <w:r>
        <w:t>). U njemu se čuvaju svi kontekstualni podatci nužni za održavanje koherencije unutar jedne konverzacijske sesije. To uključuje posljednje korisnikove izjave, agentove odgovore, prepoznate namjere i entitete te sve druge elemente koji omogućuju smislen nastavak dijaloga. Svojom funkcijom i ograničenjima, ono je usporedivo s radnom memorijom (RAM) u računalu: posjeduje ograničen kapacitet i njegov se sadržaj briše po završetku interakcije ili nakon određenoga razdoblja neaktivnosti.</w:t>
      </w:r>
    </w:p>
    <w:p w14:paraId="739DF3B7" w14:textId="77777777" w:rsidR="0050427E" w:rsidRDefault="0050427E" w:rsidP="00BB477F"/>
    <w:p w14:paraId="4672899F" w14:textId="176A2425" w:rsidR="00BB477F" w:rsidRDefault="00BB477F" w:rsidP="00BE3A8F">
      <w:r>
        <w:t xml:space="preserve">Neposredni kontinuitet </w:t>
      </w:r>
      <w:r w:rsidR="0086203A">
        <w:t xml:space="preserve">kratkoročnoga pamćenja </w:t>
      </w:r>
      <w:r>
        <w:t>unutar jedne razgovorne sesije</w:t>
      </w:r>
      <w:r w:rsidR="00AB596D">
        <w:t xml:space="preserve"> sa </w:t>
      </w:r>
      <w:r w:rsidR="00FF10A1">
        <w:t>jezičnim modelima</w:t>
      </w:r>
      <w:r>
        <w:t xml:space="preserve"> ostvaruje se mehanizmom </w:t>
      </w:r>
      <w:r w:rsidR="0095583C" w:rsidRPr="00FE2963">
        <w:rPr>
          <w:b/>
          <w:bCs/>
        </w:rPr>
        <w:t>kontekstualnog prozora</w:t>
      </w:r>
      <w:r w:rsidR="0095583C">
        <w:t xml:space="preserve"> (eng. </w:t>
      </w:r>
      <w:r w:rsidR="0095583C" w:rsidRPr="00FE2963">
        <w:rPr>
          <w:i/>
          <w:iCs/>
        </w:rPr>
        <w:t>context window</w:t>
      </w:r>
      <w:r w:rsidR="0095583C">
        <w:t>)</w:t>
      </w:r>
      <w:r>
        <w:t xml:space="preserve">.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w:t>
      </w:r>
      <w:r>
        <w:lastRenderedPageBreak/>
        <w:t>omogućujući mu da referira na ranije izrečene tvrdnje, postavlja suvisla potpitanja i održava dosljednost u tonu i sadržaju.</w:t>
      </w:r>
    </w:p>
    <w:p w14:paraId="6776B1D8" w14:textId="77777777" w:rsidR="00BB477F" w:rsidRDefault="00BB477F" w:rsidP="00C53464"/>
    <w:p w14:paraId="70A6A0EE" w14:textId="660E0496" w:rsidR="00DC539E" w:rsidRDefault="00DC539E" w:rsidP="00DC539E">
      <w:r>
        <w:t xml:space="preserve">Međutim, ovaj pristup nailazi na tvrdu granicu koju postavlja arhitektura samoga modela – veličina njegova </w:t>
      </w:r>
      <w:r w:rsidRPr="00F841F6">
        <w:t>kontekstualnog prozora</w:t>
      </w:r>
      <w:r w:rsidR="00CC2975">
        <w:t>,</w:t>
      </w:r>
      <w:r>
        <w:t xml:space="preserve"> maksimalnu količinu teksta (mjerenu u tokenima) koju model može istodobno obraditi. Jednom kada duljina razgovora premaši taj prag, najstariji dijelovi interakcije moraju se odbaciti. Taj trenutak predstavlja točku prekida, svojevrsnu </w:t>
      </w:r>
      <w:r w:rsidRPr="004C22D9">
        <w:rPr>
          <w:b/>
          <w:bCs/>
        </w:rPr>
        <w:t>konverzacijsku amneziju</w:t>
      </w:r>
      <w:r>
        <w:t>, nakon koje model gubi sjećanje na početak razgovora, što može dovesti do ponavljanja ili proturječnih odgovora. Učinkovitost ovog mehanizma stoga opada s produljenjem razgovora, čineći ga neprikladnim za sve osim za kratkotrajne, jednokratne interakcije.</w:t>
      </w:r>
    </w:p>
    <w:p w14:paraId="21F81CB8" w14:textId="77777777" w:rsidR="00BB477F" w:rsidRDefault="00BB477F" w:rsidP="00C53464"/>
    <w:p w14:paraId="184F7984" w14:textId="77777777" w:rsidR="00FC4DF5" w:rsidRDefault="00FC4DF5" w:rsidP="00FC4DF5">
      <w:r>
        <w:t>Shema: Mehanizam i ograničenje kratkoročnog pamćenja</w:t>
      </w:r>
    </w:p>
    <w:p w14:paraId="3BF585C9" w14:textId="77777777" w:rsidR="00FC4DF5" w:rsidRDefault="00FC4DF5" w:rsidP="00FC4DF5"/>
    <w:p w14:paraId="551A38C6" w14:textId="77777777" w:rsidR="00FC4DF5" w:rsidRDefault="00FC4DF5" w:rsidP="00FC4DF5">
      <w:r>
        <w:t>KORAK 1:</w:t>
      </w:r>
    </w:p>
    <w:p w14:paraId="6A00EC14" w14:textId="77777777" w:rsidR="00FC4DF5" w:rsidRDefault="00FC4DF5" w:rsidP="00FC4DF5">
      <w:r>
        <w:t>Korisnik: "Dobar dan, zanima me povijest dubrovačke književnosti."</w:t>
      </w:r>
    </w:p>
    <w:p w14:paraId="406DA78A" w14:textId="77777777" w:rsidR="00FC4DF5" w:rsidRDefault="00FC4DF5" w:rsidP="00FC4DF5">
      <w:r>
        <w:rPr>
          <w:rFonts w:hint="eastAsia"/>
        </w:rPr>
        <w:t>Agent → LLM Prompt: "Korisnik: Dobar dan, zanima me povijest dubrovačke književnosti."</w:t>
      </w:r>
    </w:p>
    <w:p w14:paraId="49C11EAA" w14:textId="77777777" w:rsidR="00FC4DF5" w:rsidRDefault="00FC4DF5" w:rsidP="00FC4DF5"/>
    <w:p w14:paraId="10C24F2E" w14:textId="77777777" w:rsidR="00FC4DF5" w:rsidRDefault="00FC4DF5" w:rsidP="00FC4DF5">
      <w:r>
        <w:t>KORAK 2:</w:t>
      </w:r>
    </w:p>
    <w:p w14:paraId="09644F03" w14:textId="77777777" w:rsidR="00FC4DF5" w:rsidRDefault="00FC4DF5" w:rsidP="00FC4DF5">
      <w:r>
        <w:t>Agentov odgovor: "Naravno. Mislite li na razdoblje humanizma i renesanse ili Vas zanima kasnije razdoblje?"</w:t>
      </w:r>
    </w:p>
    <w:p w14:paraId="6837DB83" w14:textId="77777777" w:rsidR="00FC4DF5" w:rsidRDefault="00FC4DF5" w:rsidP="00FC4DF5">
      <w:r>
        <w:t>Korisnik: "Fokusirajmo se na renesansu."</w:t>
      </w:r>
    </w:p>
    <w:p w14:paraId="41ED1DFC" w14:textId="77777777" w:rsidR="00FC4DF5" w:rsidRDefault="00FC4DF5" w:rsidP="00FC4DF5">
      <w:r>
        <w:rPr>
          <w:rFonts w:hint="eastAsia"/>
        </w:rPr>
        <w:t>Agent → LLM Prompt: "Korisnik: Dobar dan, zanima me povijest dubrovačke književnosti.</w:t>
      </w:r>
    </w:p>
    <w:p w14:paraId="40A42DE1" w14:textId="77777777" w:rsidR="00FC4DF5" w:rsidRDefault="00FC4DF5" w:rsidP="00FC4DF5">
      <w:r>
        <w:t xml:space="preserve">                     Agent: Naravno. Mislite li na razdoblje humanizma i renesanse ili Vas zanima kasnije razdoblje?</w:t>
      </w:r>
    </w:p>
    <w:p w14:paraId="7580E8B3" w14:textId="77777777" w:rsidR="00FC4DF5" w:rsidRDefault="00FC4DF5" w:rsidP="00FC4DF5">
      <w:r>
        <w:t xml:space="preserve">                     Korisnik: Fokusirajmo se na renesansu."</w:t>
      </w:r>
    </w:p>
    <w:p w14:paraId="6D6C24AB" w14:textId="77777777" w:rsidR="00FC4DF5" w:rsidRDefault="00FC4DF5" w:rsidP="00FC4DF5"/>
    <w:p w14:paraId="68C7A7E2" w14:textId="77777777" w:rsidR="00FC4DF5" w:rsidRDefault="00FC4DF5" w:rsidP="00FC4DF5">
      <w:r>
        <w:t>KORAK N (Razgovor se nastavlja...):</w:t>
      </w:r>
    </w:p>
    <w:p w14:paraId="4E807B5E" w14:textId="77777777" w:rsidR="00FC4DF5" w:rsidRDefault="00FC4DF5" w:rsidP="00FC4DF5">
      <w:r>
        <w:t>...kontekst se akumulira...</w:t>
      </w:r>
    </w:p>
    <w:p w14:paraId="32099F10" w14:textId="77777777" w:rsidR="00FC4DF5" w:rsidRDefault="00FC4DF5" w:rsidP="00FC4DF5"/>
    <w:p w14:paraId="36280174" w14:textId="77777777" w:rsidR="00FC4DF5" w:rsidRDefault="00FC4DF5" w:rsidP="00FC4DF5">
      <w:r>
        <w:t>KORAK N+1 (Dosegnut limit kontekstualnog prozora):</w:t>
      </w:r>
    </w:p>
    <w:p w14:paraId="37CC9469" w14:textId="77777777" w:rsidR="00FC4DF5" w:rsidRDefault="00FC4DF5" w:rsidP="00FC4DF5">
      <w:r>
        <w:t>[Najstariji dio razgovora ("Dobar dan...") se odbacuje]</w:t>
      </w:r>
    </w:p>
    <w:p w14:paraId="3E664EBF" w14:textId="77777777" w:rsidR="00FC4DF5" w:rsidRDefault="00FC4DF5" w:rsidP="00FC4DF5">
      <w:r>
        <w:rPr>
          <w:rFonts w:hint="eastAsia"/>
        </w:rPr>
        <w:t>Agent → LLM Prompt: "...[središnji dio razgovora]...</w:t>
      </w:r>
    </w:p>
    <w:p w14:paraId="75E7BD9D" w14:textId="77777777" w:rsidR="00FC4DF5" w:rsidRDefault="00FC4DF5" w:rsidP="00FC4DF5">
      <w:r>
        <w:t xml:space="preserve">                     Korisnik: A tko je bio najznačajniji komediograf?"</w:t>
      </w:r>
    </w:p>
    <w:p w14:paraId="56623422" w14:textId="77777777" w:rsidR="00FC4DF5" w:rsidRDefault="00FC4DF5" w:rsidP="00FC4DF5"/>
    <w:p w14:paraId="1076DF2F" w14:textId="77777777" w:rsidR="00FC4DF5" w:rsidRDefault="00FC4DF5" w:rsidP="00FC4DF5">
      <w:r>
        <w:rPr>
          <w:rFonts w:hint="eastAsia"/>
        </w:rPr>
        <w:t>│ OGRANIČENJE: Model više ne "zna" početnu temu razgovora. │</w:t>
      </w:r>
    </w:p>
    <w:p w14:paraId="0FBA8E96" w14:textId="3BBE9A90" w:rsidR="00C955CE" w:rsidRDefault="00C955CE">
      <w:pPr>
        <w:spacing w:after="200"/>
      </w:pPr>
    </w:p>
    <w:p w14:paraId="1D531B6A" w14:textId="77777777" w:rsidR="00FC4DF5" w:rsidRDefault="00FC4DF5">
      <w:pPr>
        <w:spacing w:after="200"/>
      </w:pPr>
    </w:p>
    <w:p w14:paraId="462B7936" w14:textId="1393CFD7" w:rsidR="005B6C76" w:rsidRDefault="005B6C76" w:rsidP="005B6C76">
      <w:pPr>
        <w:pStyle w:val="Heading4"/>
      </w:pPr>
      <w:r>
        <w:t xml:space="preserve">Dugoročna memorija </w:t>
      </w:r>
      <w:r w:rsidR="00A91D3C">
        <w:t>–</w:t>
      </w:r>
      <w:r>
        <w:t xml:space="preserve"> vektor</w:t>
      </w:r>
      <w:r w:rsidR="00A91D3C">
        <w:t>ske baze</w:t>
      </w:r>
    </w:p>
    <w:p w14:paraId="162E74D7" w14:textId="41AA87E0" w:rsidR="00AE09FF" w:rsidRDefault="00AE09FF" w:rsidP="00AE09FF">
      <w:r>
        <w:t xml:space="preserve">Za istinsku postojanost i pamćenje informacija kroz dulje vremensko razdoblje i preko više razgovornih sesija, agenti se moraju osloniti na vanjske sustave za pohranu podataka. U suvremenim arhitekturama tu ulogu najčešće preuzimaju </w:t>
      </w:r>
      <w:r w:rsidRPr="00F27999">
        <w:rPr>
          <w:b/>
          <w:bCs/>
        </w:rPr>
        <w:t>vektorske baze podataka</w:t>
      </w:r>
      <w:r>
        <w:t xml:space="preserve"> (eng. </w:t>
      </w:r>
      <w:r w:rsidRPr="00F27999">
        <w:rPr>
          <w:i/>
          <w:iCs/>
        </w:rPr>
        <w:t>vector databases</w:t>
      </w:r>
      <w:r>
        <w:t>). One omogućuju sustavu da stvori i održava trajni zapis o ključnim informacijama, preferencijama i činjenicama vezanim uz korisnika, tvoreći tako temelj za njegov dijakronijski identitet unutar sustava. Proces uspostave i korištenja dugoročnog pamćenja može se raščlaniti na tri ključna koraka.</w:t>
      </w:r>
    </w:p>
    <w:p w14:paraId="6E4E0E2D" w14:textId="77777777" w:rsidR="005F568E" w:rsidRDefault="005F568E" w:rsidP="00AE09FF"/>
    <w:p w14:paraId="0F4515E1" w14:textId="3EB58D15" w:rsidR="00AE09FF" w:rsidRDefault="00AE09FF" w:rsidP="00AE09FF">
      <w:r w:rsidRPr="00DD4E00">
        <w:rPr>
          <w:b/>
          <w:bCs/>
        </w:rPr>
        <w:t>1. Sažimanje i ekstrakcija činjenica</w:t>
      </w:r>
      <w:r>
        <w:t xml:space="preserve">: Sustav ne pohranjuje sirovi transkript svakog razgovora, jer bi to bilo nepregledno i </w:t>
      </w:r>
      <w:commentRangeStart w:id="161"/>
      <w:r>
        <w:t xml:space="preserve">računalski </w:t>
      </w:r>
      <w:commentRangeEnd w:id="161"/>
      <w:r>
        <w:rPr>
          <w:rStyle w:val="CommentReference"/>
        </w:rPr>
        <w:commentReference w:id="161"/>
      </w:r>
      <w:r>
        <w:t>zahtjevno. Umjesto toga, agent periodički, bilo nakon svake interakcije ili na kraju sesije, analizira razgovor s ciljem ekstrakcije i sažimanja ključnih informacija. To mogu biti eksplicitno navedene činjenice (npr. "Korisnik se zove Ivan", "Ivanov sin studira medicinu u Zagrebu"), ali i implicitno izražene preferencije (npr. "Korisnik preferira sažete odgovore", "Korisnika zanima antička filozofija, posebice stoicizam").</w:t>
      </w:r>
    </w:p>
    <w:p w14:paraId="088F0B89" w14:textId="77777777" w:rsidR="005F568E" w:rsidRDefault="005F568E" w:rsidP="00AE09FF">
      <w:pPr>
        <w:rPr>
          <w:b/>
          <w:bCs/>
        </w:rPr>
      </w:pPr>
    </w:p>
    <w:p w14:paraId="68650DEF" w14:textId="4382B60E" w:rsidR="00AE09FF" w:rsidRDefault="00AE09FF" w:rsidP="00AE09FF">
      <w:r w:rsidRPr="002556B3">
        <w:rPr>
          <w:b/>
          <w:bCs/>
        </w:rPr>
        <w:lastRenderedPageBreak/>
        <w:t>2. Vektorizacija i pohrana</w:t>
      </w:r>
      <w:r>
        <w:t xml:space="preserve">: Izdvojene činjenice i sažeci pretvaraju se iz tekstualnog oblika u numeričke reprezentacije, takozvane </w:t>
      </w:r>
      <w:r w:rsidRPr="002556B3">
        <w:rPr>
          <w:b/>
          <w:bCs/>
        </w:rPr>
        <w:t>vektorske ugrađenice</w:t>
      </w:r>
      <w:r>
        <w:t xml:space="preserve"> ili </w:t>
      </w:r>
      <w:r w:rsidRPr="002556B3">
        <w:rPr>
          <w:b/>
          <w:bCs/>
        </w:rPr>
        <w:t>ugradbe</w:t>
      </w:r>
      <w:r>
        <w:t xml:space="preserve"> (</w:t>
      </w:r>
      <w:r w:rsidRPr="002C6ABE">
        <w:rPr>
          <w:i/>
          <w:iCs/>
        </w:rPr>
        <w:t>embeddings</w:t>
      </w:r>
      <w:r>
        <w:t>). Svaka ugradba jest vektor, odnosno niz brojeva koji predstavlja položaj dane informacije u višedimenzionalnom semantičkom prostoru. Taj se vektor može shvatiti kao jedinstveni "semantički otisak" informacije. Tako pretvoreni podaci pohranjuju se u vektorsku bazu, gdje svaki vektor ostaje trajno zapisan i povezan s identitetom korisnika.</w:t>
      </w:r>
    </w:p>
    <w:p w14:paraId="4DA4C60C" w14:textId="77777777" w:rsidR="007A125E" w:rsidRDefault="007A125E" w:rsidP="00AE09FF">
      <w:pPr>
        <w:rPr>
          <w:b/>
          <w:bCs/>
        </w:rPr>
      </w:pPr>
    </w:p>
    <w:p w14:paraId="07D488AE" w14:textId="57BB75D8" w:rsidR="00AE09FF" w:rsidRDefault="00AE09FF" w:rsidP="00AE09FF">
      <w:r w:rsidRPr="002556B3">
        <w:rPr>
          <w:b/>
          <w:bCs/>
        </w:rPr>
        <w:t>3. Dohvat i obogaćivanje konteksta</w:t>
      </w:r>
      <w:r>
        <w:t xml:space="preserve">: Prije no što će obraditi novi korisnikov upit, agent prvo pretražuje vektorsku bazu. Pretraga se ne vrši po ključnim riječima, već po </w:t>
      </w:r>
      <w:r w:rsidRPr="00416B44">
        <w:rPr>
          <w:b/>
          <w:bCs/>
        </w:rPr>
        <w:t>semantičkoj sličnosti</w:t>
      </w:r>
      <w:r>
        <w:t>. Agent pretvara trenutačni korisnikov upit u vektor i potom u bazi traži pohranjene vektore (sjećanja) koji su mu u semantičkom prostoru najbliži. Primjerice, ako korisnik pita "Možeš li mi preporučiti neku novu knjigu na tragu onih o kojima smo ranije razgovarali?", agent će prepoznati semantičku bliskost tog upita s pohranjenom činjenicom "Korisnika zanima antička filozofija, posebice stoicizam". Najrelevantniji pronađeni zapisi dohvaćaju se iz baze i umeću u kontekstualni prozor zajedno s novim upitom. Na taj način, jezični model dobiva ključne informacije iz "dugoročnog sjećanja" koje su mu potrebne za generiranje relevantnog i personaliziranog odgovora (Xu i sur., 2023).</w:t>
      </w:r>
    </w:p>
    <w:p w14:paraId="70ACB050" w14:textId="77777777" w:rsidR="007A125E" w:rsidRDefault="007A125E" w:rsidP="00AE09FF"/>
    <w:p w14:paraId="7D613B57" w14:textId="69358E4B" w:rsidR="00AE09FF" w:rsidRDefault="00AE09FF" w:rsidP="00C53464">
      <w:r>
        <w:t xml:space="preserve">Ovaj složeni mehanizam omogućuje agentu da nadiđe svoju urođenu ahistorijsku prirodu. </w:t>
      </w:r>
      <w:r w:rsidR="7A8A4F16">
        <w:t>Nadišavši status jezičnog automata</w:t>
      </w:r>
      <w:r>
        <w:t xml:space="preserve"> koji reagira na trenutni podražaj, postaje sugovornik koji "pamti" zajedničku povijest interakcija, uvažava korisnikove specifičnosti i time stvara podlogu za kontinuiran, dosljedan i u konačnici smisleniji odnos.</w:t>
      </w:r>
    </w:p>
    <w:p w14:paraId="2CBB546C" w14:textId="77777777" w:rsidR="00C53464" w:rsidRDefault="00C53464" w:rsidP="00C53464"/>
    <w:p w14:paraId="122F8932" w14:textId="77777777" w:rsidR="00C955CE" w:rsidRDefault="00C7299E" w:rsidP="005C36A1">
      <w:pPr>
        <w:pStyle w:val="Heading3"/>
      </w:pPr>
      <w:bookmarkStart w:id="162" w:name="_Toc203222030"/>
      <w:r>
        <w:t>6.3.3 Epistemičko utemeljenje: dohvaćanjem obogaćeno generiranje (RAG)</w:t>
      </w:r>
      <w:bookmarkEnd w:id="162"/>
    </w:p>
    <w:p w14:paraId="44AEF584" w14:textId="77777777" w:rsidR="00C955CE" w:rsidRDefault="00C7299E">
      <w:pPr>
        <w:spacing w:after="200"/>
      </w:pPr>
      <w:r>
        <w:rPr>
          <w:szCs w:val="22"/>
        </w:rPr>
        <w:t xml:space="preserve">Pristup dohvaćanjem obogaćenog generiranja (eng. </w:t>
      </w:r>
      <w:r>
        <w:rPr>
          <w:i/>
          <w:szCs w:val="22"/>
        </w:rPr>
        <w:t>Retrieval-Augmented Generation</w:t>
      </w:r>
      <w:r>
        <w:rPr>
          <w:szCs w:val="22"/>
        </w:rPr>
        <w:t>, RAG) predstavlja značajnu paradigmu u području umjetne inteligencije, osmišljenu radi epistemičkoga utemeljenja odgovora koje stvaraju veliki jezični modeli (LLM). Riječ je o hibridnom sustavu koji sjedinjuje dvije temeljne sastavnice: mehanizam za dohvaćanje podataka (</w:t>
      </w:r>
      <w:r>
        <w:rPr>
          <w:i/>
          <w:szCs w:val="22"/>
        </w:rPr>
        <w:t>retriever</w:t>
      </w:r>
      <w:r>
        <w:rPr>
          <w:szCs w:val="22"/>
        </w:rPr>
        <w:t>) i generativni jezični model (</w:t>
      </w:r>
      <w:r>
        <w:rPr>
          <w:i/>
          <w:szCs w:val="22"/>
        </w:rPr>
        <w:t>generator</w:t>
      </w:r>
      <w:r>
        <w:rPr>
          <w:szCs w:val="22"/>
        </w:rPr>
        <w:t>). Cilj je takva sustava nadići ograničenja samostalnih jezičnih modela spajanjem njihove sposobnosti jezičnog oblikovanja s pouzdanošću i ažurnošću vanjskih baza znanja.</w:t>
      </w:r>
    </w:p>
    <w:p w14:paraId="070DA532" w14:textId="7054A62F" w:rsidR="00C955CE" w:rsidRDefault="00C7299E">
      <w:pPr>
        <w:spacing w:after="200"/>
      </w:pPr>
      <w:r>
        <w:rPr>
          <w:szCs w:val="22"/>
        </w:rPr>
        <w:t>Potreba za ovakvim pristupom proizlazi iz dvaju temeljnih nedostataka samostalnih velikih jezičnih modela. Prvi je nedostatak sklonost »haluciniranju«, odnosno generiranju činjenično netočnih ili potpuno izmišljenih informacija, što se događa kada model ne posjeduje traženu informaciju u svojim internim parametrima. Drugi je ključni nedostatak statičnost njihove baze znanja, koja je ograničena na podatke na kojima su uvježbani i stoga ne obuhvaća događaje ili spoznaje nastale nakon završetka njihova uvježbavanja.</w:t>
      </w:r>
    </w:p>
    <w:p w14:paraId="31871348" w14:textId="77777777" w:rsidR="00C955CE" w:rsidRDefault="00C7299E">
      <w:pPr>
        <w:spacing w:after="200"/>
      </w:pPr>
      <w:r>
        <w:rPr>
          <w:szCs w:val="22"/>
        </w:rPr>
        <w:t>Sâm proces rada RAG sustava može se raščlaniti na nekoliko ključnih koraka. Ciklus započinje korisničkim upitom. Taj se upit potom prosljeđuje komponenti za dohvaćanje (</w:t>
      </w:r>
      <w:r>
        <w:rPr>
          <w:i/>
          <w:szCs w:val="22"/>
        </w:rPr>
        <w:t>retriever</w:t>
      </w:r>
      <w:r>
        <w:rPr>
          <w:szCs w:val="22"/>
        </w:rPr>
        <w:t>), čija je zadaća pretražiti vanjsku bazu znanja – primjerice, zbirku dokumenata, bazu podataka ili internetske izvore – kako bi pronašao najrelevantnije dijelove teksta ili podatke koji se odnose na postavljeni upit. Ti pronađeni, relevantni podatci zajedno s izvornim korisničkim upitom tvore obogaćeni kontekst koji se prosljeđuje generativnomu jezičnom modelu. U završnoj fazi, jezični model (generator) sintetizira konačni odgovor, temeljeći ga na dobivenim relevantnim podatcima, a ne isključivo na svojemu internom, parametarskom znanju.</w:t>
      </w:r>
    </w:p>
    <w:p w14:paraId="25FB79C4" w14:textId="77777777" w:rsidR="00C955CE" w:rsidRDefault="00C7299E">
      <w:pPr>
        <w:spacing w:after="200"/>
      </w:pPr>
      <w:r>
        <w:rPr>
          <w:szCs w:val="22"/>
        </w:rPr>
        <w:t>```graphviz</w:t>
      </w:r>
    </w:p>
    <w:p w14:paraId="3B7B080E" w14:textId="77777777" w:rsidR="00C955CE" w:rsidRDefault="00C7299E">
      <w:pPr>
        <w:spacing w:after="200"/>
      </w:pPr>
      <w:r>
        <w:rPr>
          <w:szCs w:val="22"/>
        </w:rPr>
        <w:t>graph LR</w:t>
      </w:r>
    </w:p>
    <w:p w14:paraId="79F0CF3C" w14:textId="77777777" w:rsidR="00C955CE" w:rsidRDefault="00C7299E">
      <w:pPr>
        <w:spacing w:after="200"/>
      </w:pPr>
      <w:r>
        <w:rPr>
          <w:szCs w:val="22"/>
        </w:rPr>
        <w:t>subgraph " "</w:t>
      </w:r>
    </w:p>
    <w:p w14:paraId="264B1BF2" w14:textId="77777777" w:rsidR="00C955CE" w:rsidRDefault="00C7299E">
      <w:pPr>
        <w:spacing w:after="200"/>
      </w:pPr>
      <w:r>
        <w:rPr>
          <w:szCs w:val="22"/>
        </w:rPr>
        <w:t>style RAG fill:#ffffff</w:t>
      </w:r>
    </w:p>
    <w:p w14:paraId="2A7BE32A" w14:textId="77777777" w:rsidR="00C955CE" w:rsidRDefault="00C7299E">
      <w:pPr>
        <w:spacing w:after="200"/>
      </w:pPr>
      <w:r>
        <w:rPr>
          <w:szCs w:val="22"/>
        </w:rPr>
        <w:t>A[Korisnički upit] --&gt; R{Dohvaćanje};</w:t>
      </w:r>
    </w:p>
    <w:p w14:paraId="6DC68A56" w14:textId="77777777" w:rsidR="00C955CE" w:rsidRDefault="00C7299E">
      <w:pPr>
        <w:spacing w:after="200"/>
      </w:pPr>
      <w:r>
        <w:rPr>
          <w:szCs w:val="22"/>
        </w:rPr>
        <w:lastRenderedPageBreak/>
        <w:t>KB[(Vanjska baza znanja)] --&gt; R;</w:t>
      </w:r>
    </w:p>
    <w:p w14:paraId="74B5FB67" w14:textId="77777777" w:rsidR="00C955CE" w:rsidRDefault="00C7299E">
      <w:pPr>
        <w:spacing w:after="200"/>
      </w:pPr>
      <w:r>
        <w:rPr>
          <w:szCs w:val="22"/>
        </w:rPr>
        <w:t>R -- "Relevantni kontekst" --&gt; G{Generator (LLM)};</w:t>
      </w:r>
    </w:p>
    <w:p w14:paraId="047A897F" w14:textId="77777777" w:rsidR="00C955CE" w:rsidRDefault="00C7299E">
      <w:pPr>
        <w:spacing w:after="200"/>
      </w:pPr>
      <w:r>
        <w:rPr>
          <w:szCs w:val="22"/>
        </w:rPr>
        <w:t>A -- "Izvorni upit" --&gt; G;</w:t>
      </w:r>
    </w:p>
    <w:p w14:paraId="6BF96FFA" w14:textId="77777777" w:rsidR="00C955CE" w:rsidRDefault="00C7299E">
      <w:pPr>
        <w:spacing w:after="200"/>
      </w:pPr>
      <w:r>
        <w:rPr>
          <w:szCs w:val="22"/>
        </w:rPr>
        <w:t>G --&gt; O[Utemeljen odgovor];</w:t>
      </w:r>
    </w:p>
    <w:p w14:paraId="5B49B56A" w14:textId="77777777" w:rsidR="00C955CE" w:rsidRDefault="00C7299E">
      <w:pPr>
        <w:spacing w:after="200"/>
      </w:pPr>
      <w:r>
        <w:rPr>
          <w:szCs w:val="22"/>
        </w:rPr>
        <w:t>end</w:t>
      </w:r>
    </w:p>
    <w:p w14:paraId="35C19D6B" w14:textId="77777777" w:rsidR="00C955CE" w:rsidRDefault="00C7299E">
      <w:pPr>
        <w:spacing w:after="200"/>
      </w:pPr>
      <w:r>
        <w:rPr>
          <w:szCs w:val="22"/>
        </w:rPr>
        <w:t>```</w:t>
      </w:r>
    </w:p>
    <w:p w14:paraId="5FC0D9A7" w14:textId="025F7D9F" w:rsidR="00C955CE" w:rsidRDefault="00C7299E">
      <w:pPr>
        <w:spacing w:after="200"/>
      </w:pPr>
      <w:r>
        <w:rPr>
          <w:b/>
          <w:szCs w:val="22"/>
        </w:rPr>
        <w:t>Prikaz.</w:t>
      </w:r>
      <w:r>
        <w:rPr>
          <w:i/>
          <w:szCs w:val="22"/>
        </w:rPr>
        <w:t xml:space="preserve"> </w:t>
      </w:r>
      <w:r>
        <w:rPr>
          <w:szCs w:val="22"/>
        </w:rPr>
        <w:t>Shematski prikaz rada RAG sustava</w:t>
      </w:r>
    </w:p>
    <w:p w14:paraId="046AB5F6" w14:textId="77777777" w:rsidR="00C955CE" w:rsidRDefault="00C7299E">
      <w:pPr>
        <w:spacing w:after="200"/>
      </w:pPr>
      <w:r>
        <w:rPr>
          <w:szCs w:val="22"/>
        </w:rPr>
        <w:t>Primjena RAG arhitekture donosi višestruke prednosti. Najvažnija je znatno smanjenje pojave halucinacija jer se model pri generiranju odgovora izravno oslanja na konkretne, dohvaćene podatke. Nadalje, RAG omogućuje modelima pristup ažuriranim ili specifičnim, domeni prilagođenim informacijama bez potrebe za skupim i dugotrajnim ponovnim uvježbavanjem cijeloga modela. Time se otvara i mogućnost transparentnosti i provjerljivosti; uz generirani odgovor, korisniku se mogu ponuditi i izvori iz kojih su informacije preuzete, što mu dopušta da sâm provjeri njihovu točnost. Ovaj je pristup ujedno i ekonomičniji jer je ažuriranje vanjske baze znanja znatno jednostavnije i jeftinije od ponovnog uvježbavanja cjelokupnoga jezičnog modela (Lewis et al., 2020).</w:t>
      </w:r>
    </w:p>
    <w:p w14:paraId="0CD34D20" w14:textId="77777777" w:rsidR="00C955CE" w:rsidRDefault="00C7299E">
      <w:pPr>
        <w:spacing w:after="200"/>
        <w:rPr>
          <w:szCs w:val="22"/>
        </w:rPr>
      </w:pPr>
      <w:r>
        <w:rPr>
          <w:szCs w:val="22"/>
        </w:rPr>
        <w:t xml:space="preserve">U kontekstu složenijih sustava, poput autonomnih </w:t>
      </w:r>
      <w:r>
        <w:rPr>
          <w:b/>
          <w:szCs w:val="22"/>
        </w:rPr>
        <w:t>agenata</w:t>
      </w:r>
      <w:r>
        <w:rPr>
          <w:szCs w:val="22"/>
        </w:rPr>
        <w:t xml:space="preserve">, RAG preuzima ulogu ključnog alata za utemeljeno djelovanje. Kada se </w:t>
      </w:r>
      <w:r>
        <w:rPr>
          <w:b/>
          <w:szCs w:val="22"/>
        </w:rPr>
        <w:t>agent</w:t>
      </w:r>
      <w:r>
        <w:rPr>
          <w:szCs w:val="22"/>
        </w:rPr>
        <w:t xml:space="preserve"> suoči sa zadatkom koji zahtijeva pouzdane i aktualne informacije, on ne djeluje ishitreno, već se oslanja na RAG mehanizam kako bi prikupio relevantne spoznaje prije donošenja odluke ili formuliranja odgovora. Time se osigurava da djelovanje </w:t>
      </w:r>
      <w:r>
        <w:rPr>
          <w:b/>
          <w:szCs w:val="22"/>
        </w:rPr>
        <w:t>agenta</w:t>
      </w:r>
      <w:r>
        <w:rPr>
          <w:szCs w:val="22"/>
        </w:rPr>
        <w:t xml:space="preserve"> – bilo da je riječ o odgovaranju na upit korisnika u službi za podršku ili o prikupljanju podataka za složeniju analizu – nije zasnovano na potencijalno zastarjelim ili netočnim internim spoznajama, već na provjerljivim vanjskim izvorima.</w:t>
      </w:r>
    </w:p>
    <w:p w14:paraId="5DDE8D17" w14:textId="7C6AF3D8" w:rsidR="00D61C11" w:rsidRDefault="00D61C11" w:rsidP="00D61C11">
      <w:r>
        <w:rPr>
          <w:szCs w:val="22"/>
        </w:rPr>
        <w:t xml:space="preserve">Treba naglasiti </w:t>
      </w:r>
      <w:r w:rsidR="00805D0A">
        <w:t xml:space="preserve">da iako </w:t>
      </w:r>
      <w:r>
        <w:t>je temeljni koncept arhitekture RAG iznimno moćan, njegova naivna ili pojednostavljena primjena često se pokazuje nedostatnom za složenije probleme. Stoga je razvijen čitav spektar naprednih tehnika koje optimiziraju svaki stupanj opisanog procesa. To područje danas predstavlja jedno od najdinamičnijih polja istraživanja u razvoju umjetne inteligencije (Gao i sur., 2024; Barnett i sur., 2024). Istražuju se napredne metode indeksiranja i pretraživanja, tehnike inteligentnog razvrstavanja (rerangiranja) dohvaćenih dokumenata po važnosti, kao i strategije sažimanja i sinteze informacija iz više različitih izvora.</w:t>
      </w:r>
    </w:p>
    <w:p w14:paraId="32E5D724" w14:textId="3DD7A21E" w:rsidR="00D61C11" w:rsidRDefault="00D61C11">
      <w:pPr>
        <w:spacing w:after="200"/>
      </w:pPr>
    </w:p>
    <w:p w14:paraId="1000385C" w14:textId="6095D23A" w:rsidR="00C955CE" w:rsidRDefault="00C7299E" w:rsidP="008B4824">
      <w:pPr>
        <w:pStyle w:val="Heading3"/>
      </w:pPr>
      <w:bookmarkStart w:id="163" w:name="_Toc203222031"/>
      <w:r>
        <w:t>6.3.4</w:t>
      </w:r>
      <w:r>
        <w:tab/>
        <w:t xml:space="preserve">Ruke za </w:t>
      </w:r>
      <w:r w:rsidR="00A30557">
        <w:t>djelovanje: služenje oruđima kao iskorak u moći</w:t>
      </w:r>
      <w:bookmarkEnd w:id="163"/>
    </w:p>
    <w:p w14:paraId="737ED80B" w14:textId="7841CB44" w:rsidR="00C955CE" w:rsidRDefault="00C7299E">
      <w:pPr>
        <w:spacing w:after="200"/>
      </w:pPr>
      <w:r>
        <w:rPr>
          <w:szCs w:val="22"/>
        </w:rPr>
        <w:t>Ljudska ruka, promatrana u svojoj anatomskoj i funkcionalnoj složenosti, nadilazi ulogu organa za hvatanje te se potvrđuje kao prvenstveno oruđe djelovanja. Njezina sposobnost fine motoričke prilagodbe, precizne manipulacije i čvrstoga stiska predstavlja temeljni preduvjet za jedan od najvažnijih prijelaza u čovjekovu razvoju: svjesnu uporabu oruđa. Tim činom čovjek postaje biće koje je aktivno oblikuje, prilagođava i nadilazi. Služenje oruđem stoga predstavlja korjenitu promjenu u odnosu čovjeka i svijeta, istinski iskorak u moći koji otvara put prema izgradnji kulture i tehnologije.</w:t>
      </w:r>
    </w:p>
    <w:p w14:paraId="643307CB" w14:textId="47AEA917" w:rsidR="00C955CE" w:rsidRDefault="00C7299E">
      <w:pPr>
        <w:spacing w:after="200"/>
      </w:pPr>
      <w:r>
        <w:rPr>
          <w:szCs w:val="22"/>
        </w:rPr>
        <w:t xml:space="preserve">Taj se preobražaj duboko zahvaća i samu strukturu ljudske percepcije. Filozofska fenomenologija ponudila je pronicave uvide u prirodu tog procesa. Martin Heidegger uvodi razlikovanje između oruđa kao nečega što je </w:t>
      </w:r>
      <w:r>
        <w:rPr>
          <w:i/>
          <w:szCs w:val="22"/>
        </w:rPr>
        <w:t>spremno-za-ruku</w:t>
      </w:r>
      <w:r>
        <w:rPr>
          <w:szCs w:val="22"/>
        </w:rPr>
        <w:t xml:space="preserve"> (</w:t>
      </w:r>
      <w:r>
        <w:rPr>
          <w:i/>
          <w:szCs w:val="22"/>
        </w:rPr>
        <w:t>Zuhandenheit</w:t>
      </w:r>
      <w:r>
        <w:rPr>
          <w:szCs w:val="22"/>
        </w:rPr>
        <w:t xml:space="preserve">) i predmeta kao nečega naprosto </w:t>
      </w:r>
      <w:r>
        <w:rPr>
          <w:i/>
          <w:szCs w:val="22"/>
        </w:rPr>
        <w:t>prisutnog</w:t>
      </w:r>
      <w:r>
        <w:rPr>
          <w:szCs w:val="22"/>
        </w:rPr>
        <w:t xml:space="preserve"> (</w:t>
      </w:r>
      <w:r>
        <w:rPr>
          <w:i/>
          <w:szCs w:val="22"/>
        </w:rPr>
        <w:t>Vorhandenheit</w:t>
      </w:r>
      <w:r>
        <w:rPr>
          <w:szCs w:val="22"/>
        </w:rPr>
        <w:t>). Kada se vješto služimo čekićem, on za našu svijest ne postoji kao zaseban objekt s određenim svojstvima, već se povlači u pozadinu i postaje neprimjetan produžetak naše ruke usmjerene na čin zabijanja čavla. Oruđe, stopljeno s djelovanjem, postaje prozirno i otvara nam svijet ne kao skup predmeta za promatranje, već kao polje mogućnosti za djelovanje.</w:t>
      </w:r>
    </w:p>
    <w:p w14:paraId="14BEE2DF" w14:textId="63998BF6" w:rsidR="00C955CE" w:rsidRDefault="00C7299E">
      <w:pPr>
        <w:spacing w:after="200"/>
      </w:pPr>
      <w:r>
        <w:lastRenderedPageBreak/>
        <w:t xml:space="preserve">Na tom tragu, Maurice Merleau-Ponty (1962) dalje razvija misao o utjelovljenju oruđa, tvrdeći kako ga tijelo uključuje u vlastitu tjelesnu shemu. Klasičan primjer slijepčeva štapa zorno prikazuje taj fenomen: štap </w:t>
      </w:r>
      <w:r w:rsidR="7A8A4F16">
        <w:t xml:space="preserve">je </w:t>
      </w:r>
      <w:r>
        <w:t xml:space="preserve">za slijepca produžetak njegova osjetilnog aparata kojim on </w:t>
      </w:r>
      <w:r w:rsidRPr="7A8A4F16">
        <w:rPr>
          <w:i/>
        </w:rPr>
        <w:t>osjeća</w:t>
      </w:r>
      <w:r>
        <w:t xml:space="preserve"> i istražuje prostor pred sobom. Vrh štapa postaje nova granica njegova tijela. Na taj se način oruđe preobražava iz vanjskog predmeta u sastavni dio čovjekova perceptivnog i djelatnog polja.</w:t>
      </w:r>
    </w:p>
    <w:p w14:paraId="7A123C9B" w14:textId="77777777" w:rsidR="00C955CE" w:rsidRDefault="00C7299E">
      <w:pPr>
        <w:spacing w:after="200"/>
      </w:pPr>
      <w:r>
        <w:rPr>
          <w:szCs w:val="22"/>
        </w:rPr>
        <w:t>```mermaid</w:t>
      </w:r>
    </w:p>
    <w:p w14:paraId="28ABFDF9" w14:textId="77777777" w:rsidR="00C955CE" w:rsidRDefault="00C7299E">
      <w:pPr>
        <w:spacing w:after="200"/>
      </w:pPr>
      <w:r>
        <w:rPr>
          <w:szCs w:val="22"/>
        </w:rPr>
        <w:t>graph LR</w:t>
      </w:r>
    </w:p>
    <w:p w14:paraId="693AF014" w14:textId="77777777" w:rsidR="00C955CE" w:rsidRDefault="00C7299E">
      <w:pPr>
        <w:spacing w:after="200"/>
      </w:pPr>
      <w:r>
        <w:rPr>
          <w:szCs w:val="22"/>
        </w:rPr>
        <w:t>subgraph " "</w:t>
      </w:r>
    </w:p>
    <w:p w14:paraId="15191911" w14:textId="77777777" w:rsidR="00C955CE" w:rsidRDefault="00C7299E">
      <w:pPr>
        <w:spacing w:after="200"/>
      </w:pPr>
      <w:r>
        <w:rPr>
          <w:szCs w:val="22"/>
        </w:rPr>
        <w:t>style fill:#fff,stroke:#fff</w:t>
      </w:r>
    </w:p>
    <w:p w14:paraId="7EE366EE" w14:textId="77777777" w:rsidR="00C955CE" w:rsidRDefault="00C7299E">
      <w:pPr>
        <w:spacing w:after="200"/>
      </w:pPr>
      <w:r>
        <w:rPr>
          <w:szCs w:val="22"/>
        </w:rPr>
        <w:t>A[Agent] -- Usvaja i integrira --&gt; B[Oruđe]</w:t>
      </w:r>
    </w:p>
    <w:p w14:paraId="74F0BCC8" w14:textId="77777777" w:rsidR="00C955CE" w:rsidRDefault="00C7299E">
      <w:pPr>
        <w:spacing w:after="200"/>
      </w:pPr>
      <w:r>
        <w:rPr>
          <w:szCs w:val="22"/>
        </w:rPr>
        <w:t>subgraph Prošireno polje djelovanja</w:t>
      </w:r>
    </w:p>
    <w:p w14:paraId="52873C77" w14:textId="77777777" w:rsidR="00C955CE" w:rsidRDefault="00C7299E">
      <w:pPr>
        <w:spacing w:after="200"/>
      </w:pPr>
      <w:r>
        <w:rPr>
          <w:szCs w:val="22"/>
        </w:rPr>
        <w:t>style fill:#fff,stroke:#fff</w:t>
      </w:r>
    </w:p>
    <w:p w14:paraId="29278C28" w14:textId="77777777" w:rsidR="00C955CE" w:rsidRDefault="00C7299E">
      <w:pPr>
        <w:spacing w:after="200"/>
      </w:pPr>
      <w:r>
        <w:rPr>
          <w:szCs w:val="22"/>
        </w:rPr>
        <w:t>A --- B</w:t>
      </w:r>
    </w:p>
    <w:p w14:paraId="6D3895B9" w14:textId="77777777" w:rsidR="00C955CE" w:rsidRDefault="00C7299E">
      <w:pPr>
        <w:spacing w:after="200"/>
      </w:pPr>
      <w:r>
        <w:rPr>
          <w:szCs w:val="22"/>
        </w:rPr>
        <w:t>end</w:t>
      </w:r>
    </w:p>
    <w:p w14:paraId="2ED4C714" w14:textId="77777777" w:rsidR="00C955CE" w:rsidRDefault="00C7299E">
      <w:pPr>
        <w:spacing w:after="200"/>
      </w:pPr>
      <w:r>
        <w:rPr>
          <w:szCs w:val="22"/>
        </w:rPr>
        <w:t>B -- Pojačano djelovanje na --&gt; C[Svijet]</w:t>
      </w:r>
    </w:p>
    <w:p w14:paraId="33E62142" w14:textId="77777777" w:rsidR="00C955CE" w:rsidRDefault="00C7299E">
      <w:pPr>
        <w:spacing w:after="200"/>
      </w:pPr>
      <w:r>
        <w:rPr>
          <w:szCs w:val="22"/>
        </w:rPr>
        <w:t>C -- Povratna sprega --&gt; A</w:t>
      </w:r>
    </w:p>
    <w:p w14:paraId="1E96B666" w14:textId="77777777" w:rsidR="00C955CE" w:rsidRDefault="00C7299E">
      <w:pPr>
        <w:spacing w:after="200"/>
      </w:pPr>
      <w:r>
        <w:rPr>
          <w:szCs w:val="22"/>
        </w:rPr>
        <w:t>end</w:t>
      </w:r>
    </w:p>
    <w:p w14:paraId="16E01D3B" w14:textId="77777777" w:rsidR="00C955CE" w:rsidRDefault="00C7299E">
      <w:pPr>
        <w:spacing w:after="200"/>
      </w:pPr>
      <w:r>
        <w:rPr>
          <w:szCs w:val="22"/>
        </w:rPr>
        <w:t>```</w:t>
      </w:r>
    </w:p>
    <w:p w14:paraId="2ECE206C" w14:textId="477294DF" w:rsidR="00C955CE" w:rsidRDefault="00C7299E">
      <w:pPr>
        <w:spacing w:after="200"/>
      </w:pPr>
      <w:r>
        <w:rPr>
          <w:i/>
          <w:szCs w:val="22"/>
        </w:rPr>
        <w:t>Prikaz. Shema proširenja djelovanja usvajanjem oruđa. Agent integrira oruđe u svoju tjelesnu shemu, čime se njegovo polje djelovanja proširuje i omogućuje složeniji utjecaj na svijet, uz istodobno primanje obogaćene povratne sprege.</w:t>
      </w:r>
    </w:p>
    <w:p w14:paraId="0011C34A" w14:textId="60B5C69D" w:rsidR="003520F6" w:rsidRDefault="00C7299E">
      <w:pPr>
        <w:spacing w:after="200"/>
        <w:rPr>
          <w:szCs w:val="22"/>
        </w:rPr>
      </w:pPr>
      <w:r>
        <w:rPr>
          <w:szCs w:val="22"/>
        </w:rPr>
        <w:t xml:space="preserve">Kroz taj proces stapanja tijela i oruđa, čovjek se preoblikuje u bitno moćnijeg </w:t>
      </w:r>
      <w:r>
        <w:rPr>
          <w:i/>
          <w:szCs w:val="22"/>
        </w:rPr>
        <w:t>agenta</w:t>
      </w:r>
      <w:r>
        <w:rPr>
          <w:szCs w:val="22"/>
        </w:rPr>
        <w:t>. Njegov odnos sa svijetom više nije određen isključivo biološkim granicama njegova tijela. Sjekira proširuje snagu i doseg ruke, koplje omogućuje lov na daljinu, a pismo nadilazi prolaznost govora i pamćenja. Svako novo oruđe otvara nove načine bivanja u svijetu i djelovanja na njega. Ta temeljna sposobnost služenja oruđima stoga se nalazi u samom ishodištu ljudske povijesti kao povijesti stvaranja, preoblikovanja i nadilaženja zadanoga, potvrđujući čovjeka kao biće koje svoj svijet neprestano iznova gradi.</w:t>
      </w:r>
    </w:p>
    <w:p w14:paraId="4CEEAE2C" w14:textId="296C1F13" w:rsidR="003520F6" w:rsidRDefault="001249D4" w:rsidP="003520F6">
      <w:r>
        <w:t xml:space="preserve">Za </w:t>
      </w:r>
      <w:r w:rsidR="009D25C5">
        <w:t>jezične modele u</w:t>
      </w:r>
      <w:r w:rsidR="003520F6">
        <w:t xml:space="preserve">pravo uporaba </w:t>
      </w:r>
      <w:r>
        <w:t xml:space="preserve">alata </w:t>
      </w:r>
      <w:r w:rsidR="003520F6">
        <w:t>razbija te stege, omogućujući mu da posegne izvan sebe i stupi u vezu sa živim, promjenjivim sustavima.</w:t>
      </w:r>
      <w:r w:rsidR="009D25C5">
        <w:t xml:space="preserve"> </w:t>
      </w:r>
      <w:r w:rsidR="003520F6">
        <w:t xml:space="preserve">Utemeljenje ove sposobnosti počiva na kružnom procesu </w:t>
      </w:r>
      <w:r w:rsidR="009D25C5">
        <w:t xml:space="preserve">promišljanja </w:t>
      </w:r>
      <w:r w:rsidR="003520F6">
        <w:t>i djelovanja, najjasnije oprimjerenom u okvirima poput ReActa (</w:t>
      </w:r>
      <w:r w:rsidR="003520F6" w:rsidRPr="009D25C5">
        <w:rPr>
          <w:i/>
          <w:iCs/>
        </w:rPr>
        <w:t>Reasoning and Acting</w:t>
      </w:r>
      <w:r w:rsidR="003520F6">
        <w:t>). U ovome ciklusu, jezični uzorak tvori slijed unutarnjih promišljanja (</w:t>
      </w:r>
      <w:r w:rsidR="003520F6" w:rsidRPr="00372782">
        <w:rPr>
          <w:i/>
          <w:iCs/>
        </w:rPr>
        <w:t>misli</w:t>
      </w:r>
      <w:r w:rsidR="003520F6">
        <w:t>) i vanjskih zahvata (</w:t>
      </w:r>
      <w:r w:rsidR="003520F6" w:rsidRPr="00372782">
        <w:rPr>
          <w:i/>
          <w:iCs/>
        </w:rPr>
        <w:t>akcija</w:t>
      </w:r>
      <w:r w:rsidR="003520F6">
        <w:t>) koji ga postupno vode k rješenju (Yao i dr., 2023). Taj se proces odvija u petlji koja se po potrebi može i ponavljati:</w:t>
      </w:r>
    </w:p>
    <w:p w14:paraId="7B9CAE1D" w14:textId="77777777" w:rsidR="003520F6" w:rsidRDefault="003520F6" w:rsidP="003520F6"/>
    <w:p w14:paraId="44D09076" w14:textId="77777777" w:rsidR="003520F6" w:rsidRDefault="003520F6" w:rsidP="003520F6">
      <w:r>
        <w:t>Shema 1: Temeljni krug umovanja i djelovanja (ReAct)</w:t>
      </w:r>
    </w:p>
    <w:p w14:paraId="1042D783" w14:textId="77777777" w:rsidR="003520F6" w:rsidRDefault="003520F6" w:rsidP="003520F6"/>
    <w:p w14:paraId="6F526B7E" w14:textId="77777777" w:rsidR="003520F6" w:rsidRDefault="003520F6" w:rsidP="003520F6">
      <w:r>
        <w:t>```</w:t>
      </w:r>
    </w:p>
    <w:p w14:paraId="4532DBF7" w14:textId="1488CBCF" w:rsidR="003520F6" w:rsidRDefault="003520F6" w:rsidP="003520F6">
      <w:r>
        <w:rPr>
          <w:rFonts w:hint="eastAsia"/>
        </w:rPr>
        <w:t xml:space="preserve">KORISNIKOV NALOG      </w:t>
      </w:r>
      <w:r w:rsidR="002E0B88">
        <w:t xml:space="preserve">                          </w:t>
      </w:r>
    </w:p>
    <w:p w14:paraId="4B2D776F" w14:textId="2A42C399" w:rsidR="003520F6" w:rsidRDefault="003520F6" w:rsidP="003520F6">
      <w:r>
        <w:rPr>
          <w:rFonts w:hint="eastAsia"/>
        </w:rPr>
        <w:t xml:space="preserve">  "Kakvo će vrijeme biti   </w:t>
      </w:r>
      <w:r w:rsidR="002E0B88">
        <w:t xml:space="preserve">                                   </w:t>
      </w:r>
    </w:p>
    <w:p w14:paraId="2A4BBBF6" w14:textId="5E568638" w:rsidR="003520F6" w:rsidRDefault="003520F6" w:rsidP="003520F6">
      <w:r>
        <w:rPr>
          <w:rFonts w:hint="eastAsia"/>
        </w:rPr>
        <w:t xml:space="preserve">   sutra u Londonu?"       </w:t>
      </w:r>
    </w:p>
    <w:p w14:paraId="7D71D7D9" w14:textId="77777777" w:rsidR="003520F6" w:rsidRDefault="003520F6" w:rsidP="003520F6">
      <w:r>
        <w:rPr>
          <w:rFonts w:hint="eastAsia"/>
        </w:rPr>
        <w:t xml:space="preserve">             │</w:t>
      </w:r>
    </w:p>
    <w:p w14:paraId="1372AC67" w14:textId="77777777" w:rsidR="003520F6" w:rsidRDefault="003520F6" w:rsidP="003520F6">
      <w:r>
        <w:rPr>
          <w:rFonts w:hint="eastAsia"/>
        </w:rPr>
        <w:lastRenderedPageBreak/>
        <w:t xml:space="preserve">             ▼</w:t>
      </w:r>
    </w:p>
    <w:p w14:paraId="621418E6" w14:textId="2F4564C8" w:rsidR="003520F6" w:rsidRDefault="003520F6" w:rsidP="003520F6">
      <w:r>
        <w:rPr>
          <w:rFonts w:hint="eastAsia"/>
        </w:rPr>
        <w:t xml:space="preserve">  1. MISAO (Promišljanje)   </w:t>
      </w:r>
    </w:p>
    <w:p w14:paraId="380C153C" w14:textId="77777777" w:rsidR="003520F6" w:rsidRDefault="003520F6" w:rsidP="003520F6">
      <w:r>
        <w:rPr>
          <w:rFonts w:hint="eastAsia"/>
        </w:rPr>
        <w:t>│  "Korisnik pita za vrijeme│</w:t>
      </w:r>
    </w:p>
    <w:p w14:paraId="429764EE" w14:textId="77777777" w:rsidR="003520F6" w:rsidRDefault="003520F6" w:rsidP="003520F6">
      <w:r>
        <w:rPr>
          <w:rFonts w:hint="eastAsia"/>
        </w:rPr>
        <w:t>│  u Londonu. Nemam pristup │</w:t>
      </w:r>
    </w:p>
    <w:p w14:paraId="4507D8E6" w14:textId="77777777" w:rsidR="003520F6" w:rsidRDefault="003520F6" w:rsidP="003520F6">
      <w:r>
        <w:rPr>
          <w:rFonts w:hint="eastAsia"/>
        </w:rPr>
        <w:t>│  podatcima u stvarnom     │</w:t>
      </w:r>
    </w:p>
    <w:p w14:paraId="5918D29C" w14:textId="77777777" w:rsidR="003520F6" w:rsidRDefault="003520F6" w:rsidP="003520F6">
      <w:r>
        <w:rPr>
          <w:rFonts w:hint="eastAsia"/>
        </w:rPr>
        <w:t>│  vremenu. Moram se        │</w:t>
      </w:r>
    </w:p>
    <w:p w14:paraId="28548975" w14:textId="77777777" w:rsidR="003520F6" w:rsidRDefault="003520F6" w:rsidP="003520F6">
      <w:r>
        <w:rPr>
          <w:rFonts w:hint="eastAsia"/>
        </w:rPr>
        <w:t>│  poslužiti oruđem         │</w:t>
      </w:r>
    </w:p>
    <w:p w14:paraId="4E2A1EBA" w14:textId="77777777" w:rsidR="003520F6" w:rsidRDefault="003520F6" w:rsidP="003520F6">
      <w:r>
        <w:rPr>
          <w:rFonts w:hint="eastAsia"/>
        </w:rPr>
        <w:t>│  `vremenska_prognoza_api`."│</w:t>
      </w:r>
    </w:p>
    <w:p w14:paraId="40E99B83" w14:textId="77777777" w:rsidR="003520F6" w:rsidRDefault="003520F6" w:rsidP="003520F6">
      <w:r>
        <w:rPr>
          <w:rFonts w:hint="eastAsia"/>
        </w:rPr>
        <w:t>└────────────┬──────────────┘</w:t>
      </w:r>
    </w:p>
    <w:p w14:paraId="5CFFD78A" w14:textId="77777777" w:rsidR="003520F6" w:rsidRDefault="003520F6" w:rsidP="003520F6">
      <w:r>
        <w:rPr>
          <w:rFonts w:hint="eastAsia"/>
        </w:rPr>
        <w:t xml:space="preserve">             │</w:t>
      </w:r>
    </w:p>
    <w:p w14:paraId="5DFCB900" w14:textId="77777777" w:rsidR="003520F6" w:rsidRDefault="003520F6" w:rsidP="003520F6">
      <w:r>
        <w:rPr>
          <w:rFonts w:hint="eastAsia"/>
        </w:rPr>
        <w:t xml:space="preserve">             ▼</w:t>
      </w:r>
    </w:p>
    <w:p w14:paraId="4352161B" w14:textId="77777777" w:rsidR="003520F6" w:rsidRDefault="003520F6" w:rsidP="003520F6">
      <w:r>
        <w:rPr>
          <w:rFonts w:hint="eastAsia"/>
        </w:rPr>
        <w:t>┌───────────────────────────┐</w:t>
      </w:r>
    </w:p>
    <w:p w14:paraId="3F26F33C" w14:textId="77777777" w:rsidR="003520F6" w:rsidRDefault="003520F6" w:rsidP="003520F6">
      <w:r>
        <w:rPr>
          <w:rFonts w:hint="eastAsia"/>
        </w:rPr>
        <w:t>│   2. AKCIJA (Zahvat)      │</w:t>
      </w:r>
    </w:p>
    <w:p w14:paraId="544E0E13" w14:textId="77777777" w:rsidR="003520F6" w:rsidRDefault="003520F6" w:rsidP="003520F6">
      <w:r>
        <w:rPr>
          <w:rFonts w:hint="eastAsia"/>
        </w:rPr>
        <w:t>│  Tvorba poziva oruđu:     │</w:t>
      </w:r>
    </w:p>
    <w:p w14:paraId="517EE178" w14:textId="77777777" w:rsidR="003520F6" w:rsidRDefault="003520F6" w:rsidP="003520F6">
      <w:r>
        <w:rPr>
          <w:rFonts w:hint="eastAsia"/>
        </w:rPr>
        <w:t>│  {                          │</w:t>
      </w:r>
    </w:p>
    <w:p w14:paraId="0B9C8805" w14:textId="77777777" w:rsidR="003520F6" w:rsidRDefault="003520F6" w:rsidP="003520F6">
      <w:r>
        <w:rPr>
          <w:rFonts w:hint="eastAsia"/>
        </w:rPr>
        <w:t>│    "tool_name":            │</w:t>
      </w:r>
    </w:p>
    <w:p w14:paraId="0F1AEFFA" w14:textId="77777777" w:rsidR="003520F6" w:rsidRDefault="003520F6" w:rsidP="003520F6">
      <w:r>
        <w:rPr>
          <w:rFonts w:hint="eastAsia"/>
        </w:rPr>
        <w:t>│      "vremenska_prognoza_api",│</w:t>
      </w:r>
    </w:p>
    <w:p w14:paraId="1774FA3A" w14:textId="77777777" w:rsidR="003520F6" w:rsidRDefault="003520F6" w:rsidP="003520F6">
      <w:r>
        <w:rPr>
          <w:rFonts w:hint="eastAsia"/>
        </w:rPr>
        <w:t>│    "tool_input": {         │</w:t>
      </w:r>
    </w:p>
    <w:p w14:paraId="7DB04395" w14:textId="77777777" w:rsidR="003520F6" w:rsidRDefault="003520F6" w:rsidP="003520F6">
      <w:r>
        <w:rPr>
          <w:rFonts w:hint="eastAsia"/>
        </w:rPr>
        <w:t>│      "grad": "London",     │</w:t>
      </w:r>
    </w:p>
    <w:p w14:paraId="6E1D9407" w14:textId="77777777" w:rsidR="003520F6" w:rsidRDefault="003520F6" w:rsidP="003520F6">
      <w:r>
        <w:rPr>
          <w:rFonts w:hint="eastAsia"/>
        </w:rPr>
        <w:t>│      "datum": "sutra"      │</w:t>
      </w:r>
    </w:p>
    <w:p w14:paraId="7FC4B5C4" w14:textId="77777777" w:rsidR="003520F6" w:rsidRDefault="003520F6" w:rsidP="003520F6">
      <w:r>
        <w:rPr>
          <w:rFonts w:hint="eastAsia"/>
        </w:rPr>
        <w:t>│    }                        │</w:t>
      </w:r>
    </w:p>
    <w:p w14:paraId="387E2FB1" w14:textId="77777777" w:rsidR="003520F6" w:rsidRDefault="003520F6" w:rsidP="003520F6">
      <w:r>
        <w:rPr>
          <w:rFonts w:hint="eastAsia"/>
        </w:rPr>
        <w:t>│  }                          │</w:t>
      </w:r>
    </w:p>
    <w:p w14:paraId="5BF86D25" w14:textId="77777777" w:rsidR="003520F6" w:rsidRDefault="003520F6" w:rsidP="003520F6">
      <w:r>
        <w:rPr>
          <w:rFonts w:hint="eastAsia"/>
        </w:rPr>
        <w:t>└────────────┬──────────────┘</w:t>
      </w:r>
    </w:p>
    <w:p w14:paraId="64800818" w14:textId="77777777" w:rsidR="003520F6" w:rsidRDefault="003520F6" w:rsidP="003520F6">
      <w:r>
        <w:rPr>
          <w:rFonts w:hint="eastAsia"/>
        </w:rPr>
        <w:t xml:space="preserve">             │</w:t>
      </w:r>
    </w:p>
    <w:p w14:paraId="1EC370E4" w14:textId="77777777" w:rsidR="003520F6" w:rsidRDefault="003520F6" w:rsidP="003520F6">
      <w:r>
        <w:rPr>
          <w:rFonts w:hint="eastAsia"/>
        </w:rPr>
        <w:t xml:space="preserve">             ▼</w:t>
      </w:r>
    </w:p>
    <w:p w14:paraId="4ACE8B15" w14:textId="77777777" w:rsidR="003520F6" w:rsidRDefault="003520F6" w:rsidP="003520F6">
      <w:r>
        <w:rPr>
          <w:rFonts w:hint="eastAsia"/>
        </w:rPr>
        <w:t>┌───────────────────────────┐</w:t>
      </w:r>
    </w:p>
    <w:p w14:paraId="70BA7D91" w14:textId="77777777" w:rsidR="003520F6" w:rsidRDefault="003520F6" w:rsidP="003520F6">
      <w:r>
        <w:rPr>
          <w:rFonts w:hint="eastAsia"/>
        </w:rPr>
        <w:t>│    3. OPAŽAJ (Povratna     │</w:t>
      </w:r>
    </w:p>
    <w:p w14:paraId="3D7014D1" w14:textId="77777777" w:rsidR="003520F6" w:rsidRDefault="003520F6" w:rsidP="003520F6">
      <w:r>
        <w:rPr>
          <w:rFonts w:hint="eastAsia"/>
        </w:rPr>
        <w:t>│          informacija)     │</w:t>
      </w:r>
    </w:p>
    <w:p w14:paraId="0FDB7A8F" w14:textId="77777777" w:rsidR="003520F6" w:rsidRDefault="003520F6" w:rsidP="003520F6">
      <w:r>
        <w:rPr>
          <w:rFonts w:hint="eastAsia"/>
        </w:rPr>
        <w:t>│  Vanjski sustav izvršava  │</w:t>
      </w:r>
    </w:p>
    <w:p w14:paraId="71F97140" w14:textId="77777777" w:rsidR="003520F6" w:rsidRDefault="003520F6" w:rsidP="003520F6">
      <w:r>
        <w:rPr>
          <w:rFonts w:hint="eastAsia"/>
        </w:rPr>
        <w:t>│  poziv i vraća ishod:     │</w:t>
      </w:r>
    </w:p>
    <w:p w14:paraId="097A9206" w14:textId="77777777" w:rsidR="003520F6" w:rsidRDefault="003520F6" w:rsidP="003520F6">
      <w:r>
        <w:rPr>
          <w:rFonts w:hint="eastAsia"/>
        </w:rPr>
        <w:t>│  {                          │</w:t>
      </w:r>
    </w:p>
    <w:p w14:paraId="3E40A7B4" w14:textId="77777777" w:rsidR="003520F6" w:rsidRDefault="003520F6" w:rsidP="003520F6">
      <w:r>
        <w:rPr>
          <w:rFonts w:hint="eastAsia"/>
        </w:rPr>
        <w:t>│    "temperatura": "15°C",  │</w:t>
      </w:r>
    </w:p>
    <w:p w14:paraId="516E6EB8" w14:textId="77777777" w:rsidR="003520F6" w:rsidRDefault="003520F6" w:rsidP="003520F6">
      <w:r>
        <w:rPr>
          <w:rFonts w:hint="eastAsia"/>
        </w:rPr>
        <w:t>│    "stanje": "Oblačno"     │</w:t>
      </w:r>
    </w:p>
    <w:p w14:paraId="149A69E1" w14:textId="77777777" w:rsidR="003520F6" w:rsidRDefault="003520F6" w:rsidP="003520F6">
      <w:r>
        <w:rPr>
          <w:rFonts w:hint="eastAsia"/>
        </w:rPr>
        <w:t>│  }                          │</w:t>
      </w:r>
    </w:p>
    <w:p w14:paraId="02DC98D6" w14:textId="77777777" w:rsidR="003520F6" w:rsidRDefault="003520F6" w:rsidP="003520F6">
      <w:r>
        <w:rPr>
          <w:rFonts w:hint="eastAsia"/>
        </w:rPr>
        <w:t>└────────────┬──────────────┘</w:t>
      </w:r>
    </w:p>
    <w:p w14:paraId="63DFF0C7" w14:textId="77777777" w:rsidR="003520F6" w:rsidRDefault="003520F6" w:rsidP="003520F6">
      <w:r>
        <w:rPr>
          <w:rFonts w:hint="eastAsia"/>
        </w:rPr>
        <w:t xml:space="preserve">             │</w:t>
      </w:r>
    </w:p>
    <w:p w14:paraId="2124F47D" w14:textId="77777777" w:rsidR="003520F6" w:rsidRDefault="003520F6" w:rsidP="003520F6">
      <w:r>
        <w:rPr>
          <w:rFonts w:hint="eastAsia"/>
        </w:rPr>
        <w:t xml:space="preserve">             ▼</w:t>
      </w:r>
    </w:p>
    <w:p w14:paraId="21C422FF" w14:textId="77777777" w:rsidR="003520F6" w:rsidRDefault="003520F6" w:rsidP="003520F6">
      <w:r>
        <w:rPr>
          <w:rFonts w:hint="eastAsia"/>
        </w:rPr>
        <w:t>┌───────────────────────────┐</w:t>
      </w:r>
    </w:p>
    <w:p w14:paraId="7C7F6454" w14:textId="77777777" w:rsidR="003520F6" w:rsidRDefault="003520F6" w:rsidP="003520F6">
      <w:r>
        <w:rPr>
          <w:rFonts w:hint="eastAsia"/>
        </w:rPr>
        <w:t>│  4. MISAO (Sinteza)       │</w:t>
      </w:r>
    </w:p>
    <w:p w14:paraId="3E38E699" w14:textId="77777777" w:rsidR="003520F6" w:rsidRDefault="003520F6" w:rsidP="003520F6">
      <w:r>
        <w:rPr>
          <w:rFonts w:hint="eastAsia"/>
        </w:rPr>
        <w:t>│  "Primio sam opažaj.       │</w:t>
      </w:r>
    </w:p>
    <w:p w14:paraId="27F34DA1" w14:textId="77777777" w:rsidR="003520F6" w:rsidRDefault="003520F6" w:rsidP="003520F6">
      <w:r>
        <w:rPr>
          <w:rFonts w:hint="eastAsia"/>
        </w:rPr>
        <w:t>│  Temperatura je 15°C i    │</w:t>
      </w:r>
    </w:p>
    <w:p w14:paraId="3BF5EF5B" w14:textId="77777777" w:rsidR="003520F6" w:rsidRDefault="003520F6" w:rsidP="003520F6">
      <w:r>
        <w:rPr>
          <w:rFonts w:hint="eastAsia"/>
        </w:rPr>
        <w:t>│  vrijeme je oblačno. Sada │</w:t>
      </w:r>
    </w:p>
    <w:p w14:paraId="64EC560A" w14:textId="77777777" w:rsidR="003520F6" w:rsidRDefault="003520F6" w:rsidP="003520F6">
      <w:r>
        <w:rPr>
          <w:rFonts w:hint="eastAsia"/>
        </w:rPr>
        <w:t>│  posjedujem sve sastavnice│</w:t>
      </w:r>
    </w:p>
    <w:p w14:paraId="59ADB19F" w14:textId="77777777" w:rsidR="003520F6" w:rsidRDefault="003520F6" w:rsidP="003520F6">
      <w:r>
        <w:rPr>
          <w:rFonts w:hint="eastAsia"/>
        </w:rPr>
        <w:t>│  za cjelovit odgovor."    │</w:t>
      </w:r>
    </w:p>
    <w:p w14:paraId="7784017E" w14:textId="77777777" w:rsidR="003520F6" w:rsidRDefault="003520F6" w:rsidP="003520F6">
      <w:r>
        <w:rPr>
          <w:rFonts w:hint="eastAsia"/>
        </w:rPr>
        <w:t>└────────────┬──────────────┘</w:t>
      </w:r>
    </w:p>
    <w:p w14:paraId="1E3A2BB9" w14:textId="77777777" w:rsidR="003520F6" w:rsidRDefault="003520F6" w:rsidP="003520F6">
      <w:r>
        <w:rPr>
          <w:rFonts w:hint="eastAsia"/>
        </w:rPr>
        <w:t xml:space="preserve">             │</w:t>
      </w:r>
    </w:p>
    <w:p w14:paraId="38AC0FE1" w14:textId="77777777" w:rsidR="003520F6" w:rsidRDefault="003520F6" w:rsidP="003520F6">
      <w:r>
        <w:rPr>
          <w:rFonts w:hint="eastAsia"/>
        </w:rPr>
        <w:t xml:space="preserve">             ▼</w:t>
      </w:r>
    </w:p>
    <w:p w14:paraId="3BEA0301" w14:textId="77777777" w:rsidR="003520F6" w:rsidRDefault="003520F6" w:rsidP="003520F6">
      <w:r>
        <w:rPr>
          <w:rFonts w:hint="eastAsia"/>
        </w:rPr>
        <w:t>┌───────────────────────────┐</w:t>
      </w:r>
    </w:p>
    <w:p w14:paraId="1B821628" w14:textId="77777777" w:rsidR="003520F6" w:rsidRDefault="003520F6" w:rsidP="003520F6">
      <w:r>
        <w:rPr>
          <w:rFonts w:hint="eastAsia"/>
        </w:rPr>
        <w:t>│   5. KONAČNI ODGOVOR      │</w:t>
      </w:r>
    </w:p>
    <w:p w14:paraId="6898B95F" w14:textId="77777777" w:rsidR="003520F6" w:rsidRDefault="003520F6" w:rsidP="003520F6">
      <w:r>
        <w:rPr>
          <w:rFonts w:hint="eastAsia"/>
        </w:rPr>
        <w:t>│  "Sutra će u Londonu biti │</w:t>
      </w:r>
    </w:p>
    <w:p w14:paraId="460C5E3C" w14:textId="77777777" w:rsidR="003520F6" w:rsidRDefault="003520F6" w:rsidP="003520F6">
      <w:r>
        <w:rPr>
          <w:rFonts w:hint="eastAsia"/>
        </w:rPr>
        <w:t>│   oblačno s temperaturom  │</w:t>
      </w:r>
    </w:p>
    <w:p w14:paraId="6387ECC6" w14:textId="77777777" w:rsidR="003520F6" w:rsidRDefault="003520F6" w:rsidP="003520F6">
      <w:r>
        <w:rPr>
          <w:rFonts w:hint="eastAsia"/>
        </w:rPr>
        <w:t>│   od 15°C."               │</w:t>
      </w:r>
    </w:p>
    <w:p w14:paraId="709364FB" w14:textId="77777777" w:rsidR="003520F6" w:rsidRDefault="003520F6" w:rsidP="003520F6">
      <w:r>
        <w:rPr>
          <w:rFonts w:hint="eastAsia"/>
        </w:rPr>
        <w:t>└───────────────────────────┘</w:t>
      </w:r>
    </w:p>
    <w:p w14:paraId="6195F774" w14:textId="77777777" w:rsidR="003520F6" w:rsidRDefault="003520F6" w:rsidP="003520F6">
      <w:r>
        <w:t>```</w:t>
      </w:r>
    </w:p>
    <w:p w14:paraId="51430A29" w14:textId="77777777" w:rsidR="003520F6" w:rsidRDefault="003520F6" w:rsidP="003520F6">
      <w:r>
        <w:lastRenderedPageBreak/>
        <w:t>Ovaj krug omogućuje agentu rješavanje zadataka koji daleko nadilaze izražajne mogućnosti samoga jezika. Primjene se granaju od svakodnevnih zadataka do visoko specijaliziranih domena. U ulozi osobnoga pomoćnika, agent može upravljati kalendarom, slati elektroničku poštu ili nadzirati pametne uređaje u domu. Kao planer putovanja, on može pretraživati letove putem API-ja zrakoplovnih tvrtki, uspoređivati cijene, provjeravati dostupnost hotela i naposljetku izvršiti rezervaciju. U području stručne analize, sposoban je izvršavati Pythonove skripte za složenu obradu podataka, slati SQL upite opsežnim bazama podataka ili sažimati sadržaj mrežnih stranica do kojih dolazi u stvarnom vremenu.</w:t>
      </w:r>
    </w:p>
    <w:p w14:paraId="13E9ABC0" w14:textId="77777777" w:rsidR="003520F6" w:rsidRDefault="003520F6" w:rsidP="003520F6">
      <w:r>
        <w:t>Krajnja se očitovanja ove moći vide u djelovanju na fizički svijet, gdje agentove zapovijedi, prevedene u strojni kôd, upravljaju laboratorijskom opremom, industrijskim robotima na proizvodnoj traci ili poljoprivrednim dronovima.</w:t>
      </w:r>
    </w:p>
    <w:p w14:paraId="63D13FDA" w14:textId="77777777" w:rsidR="003520F6" w:rsidRDefault="003520F6">
      <w:pPr>
        <w:spacing w:after="200"/>
      </w:pPr>
    </w:p>
    <w:p w14:paraId="3B94F903" w14:textId="0E76AA17" w:rsidR="00C955CE" w:rsidRDefault="00C7299E" w:rsidP="0048561C">
      <w:pPr>
        <w:pStyle w:val="Heading3"/>
      </w:pPr>
      <w:bookmarkStart w:id="164" w:name="_Toc203222032"/>
      <w:r>
        <w:t>6.3.5</w:t>
      </w:r>
      <w:r>
        <w:tab/>
        <w:t xml:space="preserve">Djelatni </w:t>
      </w:r>
      <w:r w:rsidR="00B0578E">
        <w:t>agent: sklad sposobnosti</w:t>
      </w:r>
      <w:bookmarkEnd w:id="164"/>
    </w:p>
    <w:p w14:paraId="5D21CD8B" w14:textId="2252484B" w:rsidR="00C955CE" w:rsidRDefault="00C7299E">
      <w:pPr>
        <w:spacing w:after="200"/>
      </w:pPr>
      <w:r>
        <w:rPr>
          <w:szCs w:val="22"/>
        </w:rPr>
        <w:t xml:space="preserve">Pojam djelatnog </w:t>
      </w:r>
      <w:r w:rsidR="00F3290D">
        <w:rPr>
          <w:szCs w:val="22"/>
        </w:rPr>
        <w:t xml:space="preserve">agenta </w:t>
      </w:r>
      <w:r>
        <w:rPr>
          <w:szCs w:val="22"/>
        </w:rPr>
        <w:t xml:space="preserve">(eng. </w:t>
      </w:r>
      <w:r>
        <w:rPr>
          <w:i/>
          <w:szCs w:val="22"/>
        </w:rPr>
        <w:t>agent</w:t>
      </w:r>
      <w:r>
        <w:rPr>
          <w:szCs w:val="22"/>
        </w:rPr>
        <w:t xml:space="preserve">) u svojoj biti obuhvaća složenu cjelinu čije se djelovanje ne može svesti na puki zbroj njezinih sastavnica. Riječ je o subjektu koji zamjećuje vlastitu okolinu, na nju svrhovito djeluje i iz posljedica tih djelovanja uči, prilagođavajući svoje buduće postupke. Temeljno počelo koje omogućuje takvo djelovanje jest </w:t>
      </w:r>
      <w:r>
        <w:rPr>
          <w:b/>
          <w:szCs w:val="22"/>
        </w:rPr>
        <w:t>sklad sposobnosti</w:t>
      </w:r>
      <w:r>
        <w:rPr>
          <w:szCs w:val="22"/>
        </w:rPr>
        <w:t xml:space="preserve"> – dinamička i prožimajuća usklađenost više ključnih funkcija koje zajedno tvore jedinstveni sustav. Bez takve usklađenosti, djelatni počinitelj ostaje tek skupom nepovezanih mehanizama, nesposoban za smislenu i prilagodljivu interakciju sa svijetom.</w:t>
      </w:r>
    </w:p>
    <w:p w14:paraId="74D72516" w14:textId="2BDC45A1" w:rsidR="00C955CE" w:rsidRDefault="00C7299E">
      <w:pPr>
        <w:spacing w:after="200"/>
      </w:pPr>
      <w:r>
        <w:rPr>
          <w:szCs w:val="22"/>
        </w:rPr>
        <w:t xml:space="preserve">Prva temeljna sposobnost jest </w:t>
      </w:r>
      <w:r>
        <w:rPr>
          <w:b/>
          <w:szCs w:val="22"/>
        </w:rPr>
        <w:t>zamjedba</w:t>
      </w:r>
      <w:r>
        <w:rPr>
          <w:szCs w:val="22"/>
        </w:rPr>
        <w:t xml:space="preserve"> (percepcija). Ona predstavlja prozor u svijet, kanal kojim počinitelj prikuplja podatke o stanju okoline i o vlastitome položaju unutar nje. Zamjedba je aktivan proces odabiranja, tumačenja i organiziranja osjetilnih informacija kako bi se stvorio suvisao unutarnji prikaz vanjske stvarnosti (Gibson, 1979). Sirovi podaci dobiveni osjetilima tek su polazište koje se mora protumačiti u svjetlu prethodnog znanja i trenutnih ciljeva. Upravo ta interpretativna narav zamjedbe čini je neodvojivom od spoznajnih procesa.</w:t>
      </w:r>
    </w:p>
    <w:p w14:paraId="7CB6A3CA" w14:textId="77777777" w:rsidR="00C955CE" w:rsidRDefault="00C7299E">
      <w:pPr>
        <w:spacing w:after="200"/>
      </w:pPr>
      <w:r>
        <w:rPr>
          <w:szCs w:val="22"/>
        </w:rPr>
        <w:t xml:space="preserve">Na zamjedbu se nadovezuje </w:t>
      </w:r>
      <w:r>
        <w:rPr>
          <w:b/>
          <w:szCs w:val="22"/>
        </w:rPr>
        <w:t>spoznaja</w:t>
      </w:r>
      <w:r>
        <w:rPr>
          <w:szCs w:val="22"/>
        </w:rPr>
        <w:t xml:space="preserve"> (kognicija), koja obuhvaća umne procese rasuđivanja, planiranja, odlučivanja i pamćenja. Unutar ovog okvira, primljene se informacije obrađuju, povezuju s postojećim znanjem i koriste za oblikovanje namjera i strategija djelovanja. Sposobnost stvaranja i vrednovanja različitih mogućih postupaka ključna je za inteligentno ponašanje (Russell &amp; Norvig, 2020). Spoznaja tako preobražava perceptivne podatke u svrhovite planove, tvoreći most između onoga što jest i onoga što bi trebalo učiniti. Ona je središnji mehanizam koji počinitelju omogućuje da nadiđe neposredne reakcije na podražaje i da djeluje promišljeno, s pogledom uprtim u budućnost.</w:t>
      </w:r>
    </w:p>
    <w:p w14:paraId="05B684AE" w14:textId="77777777" w:rsidR="00C955CE" w:rsidRDefault="00C7299E">
      <w:pPr>
        <w:spacing w:after="200"/>
      </w:pPr>
      <w:r>
        <w:rPr>
          <w:szCs w:val="22"/>
        </w:rPr>
        <w:t xml:space="preserve">Spoznajom oblikovani planovi ostvaruju se kroz </w:t>
      </w:r>
      <w:r>
        <w:rPr>
          <w:b/>
          <w:szCs w:val="22"/>
        </w:rPr>
        <w:t>djelovanje</w:t>
      </w:r>
      <w:r>
        <w:rPr>
          <w:szCs w:val="22"/>
        </w:rPr>
        <w:t xml:space="preserve"> (akciju), odnosno kroz sposobnost počinitelja da utječe na okolinu i mijenja je. Djelovanje može poprimiti različite oblike, od jednostavnih motoričkih radnji do složenih komunikacijskih činova. Ono zatvara krug interakcije sa svijetom: svaka akcija uzrokuje promjene u okolini, a te promjene postaju novi predmet zamjedbe. Time se stvara neprekinuta povratna veza, gdje djelovanje ne samo da ostvaruje ciljeve, već i stvara nove informacije koje obogaćuju i mijenjaju unutarnji model svijeta (Powers, 1973).</w:t>
      </w:r>
    </w:p>
    <w:p w14:paraId="460CCA46" w14:textId="77777777" w:rsidR="00C955CE" w:rsidRDefault="00C7299E">
      <w:pPr>
        <w:spacing w:after="200"/>
      </w:pPr>
      <w:r>
        <w:rPr>
          <w:szCs w:val="22"/>
        </w:rPr>
        <w:t>```mermaid</w:t>
      </w:r>
    </w:p>
    <w:p w14:paraId="73B8A8B5" w14:textId="77777777" w:rsidR="00C955CE" w:rsidRDefault="00C7299E">
      <w:pPr>
        <w:spacing w:after="200"/>
      </w:pPr>
      <w:r>
        <w:rPr>
          <w:szCs w:val="22"/>
        </w:rPr>
        <w:t>graph LR</w:t>
      </w:r>
    </w:p>
    <w:p w14:paraId="0E2D1A53" w14:textId="77777777" w:rsidR="00C955CE" w:rsidRDefault="00C7299E">
      <w:pPr>
        <w:spacing w:after="200"/>
      </w:pPr>
      <w:r>
        <w:rPr>
          <w:szCs w:val="22"/>
        </w:rPr>
        <w:t>subgraph "Petlja interakcije agenta i okoline"</w:t>
      </w:r>
    </w:p>
    <w:p w14:paraId="73578B49" w14:textId="77777777" w:rsidR="00C955CE" w:rsidRDefault="00C7299E">
      <w:pPr>
        <w:spacing w:after="200"/>
      </w:pPr>
      <w:r>
        <w:rPr>
          <w:szCs w:val="22"/>
        </w:rPr>
        <w:t>direction LR</w:t>
      </w:r>
    </w:p>
    <w:p w14:paraId="00876503" w14:textId="77777777" w:rsidR="00C955CE" w:rsidRDefault="00C7299E">
      <w:pPr>
        <w:spacing w:after="200"/>
      </w:pPr>
      <w:r>
        <w:rPr>
          <w:szCs w:val="22"/>
        </w:rPr>
        <w:t>A(Zamjedba) --&gt; B(Spoznaja);</w:t>
      </w:r>
    </w:p>
    <w:p w14:paraId="653AD05F" w14:textId="77777777" w:rsidR="00C955CE" w:rsidRDefault="00C7299E">
      <w:pPr>
        <w:spacing w:after="200"/>
      </w:pPr>
      <w:r>
        <w:rPr>
          <w:szCs w:val="22"/>
        </w:rPr>
        <w:t>B --&gt; C(Djelovanje);</w:t>
      </w:r>
    </w:p>
    <w:p w14:paraId="1C58B3C4" w14:textId="77777777" w:rsidR="00C955CE" w:rsidRDefault="00C7299E">
      <w:pPr>
        <w:spacing w:after="200"/>
      </w:pPr>
      <w:r>
        <w:rPr>
          <w:szCs w:val="22"/>
        </w:rPr>
        <w:t>C -- utječe na --&gt; D(Okolina);</w:t>
      </w:r>
    </w:p>
    <w:p w14:paraId="11F530AF" w14:textId="77777777" w:rsidR="00C955CE" w:rsidRDefault="00C7299E">
      <w:pPr>
        <w:spacing w:after="200"/>
      </w:pPr>
      <w:r>
        <w:rPr>
          <w:szCs w:val="22"/>
        </w:rPr>
        <w:lastRenderedPageBreak/>
        <w:t>D -- pruža nove informacije za --&gt; A;</w:t>
      </w:r>
    </w:p>
    <w:p w14:paraId="0659722F" w14:textId="77777777" w:rsidR="00C955CE" w:rsidRDefault="00C7299E">
      <w:pPr>
        <w:spacing w:after="200"/>
      </w:pPr>
      <w:r>
        <w:rPr>
          <w:szCs w:val="22"/>
        </w:rPr>
        <w:t>end</w:t>
      </w:r>
    </w:p>
    <w:p w14:paraId="307E28ED" w14:textId="77777777" w:rsidR="00C955CE" w:rsidRDefault="00C7299E">
      <w:pPr>
        <w:spacing w:after="200"/>
      </w:pPr>
      <w:r>
        <w:rPr>
          <w:szCs w:val="22"/>
        </w:rPr>
        <w:t>style A fill:#ffffff,stroke:#333,stroke-width:2px</w:t>
      </w:r>
    </w:p>
    <w:p w14:paraId="72F4DA3F" w14:textId="77777777" w:rsidR="00C955CE" w:rsidRDefault="00C7299E">
      <w:pPr>
        <w:spacing w:after="200"/>
      </w:pPr>
      <w:r>
        <w:rPr>
          <w:szCs w:val="22"/>
        </w:rPr>
        <w:t>style B fill:#ffffff,stroke:#333,stroke-width:2px</w:t>
      </w:r>
    </w:p>
    <w:p w14:paraId="36658E09" w14:textId="77777777" w:rsidR="00C955CE" w:rsidRDefault="00C7299E">
      <w:pPr>
        <w:spacing w:after="200"/>
      </w:pPr>
      <w:r>
        <w:rPr>
          <w:szCs w:val="22"/>
        </w:rPr>
        <w:t>style C fill:#ffffff,stroke:#333,stroke-width:2px</w:t>
      </w:r>
    </w:p>
    <w:p w14:paraId="7106BF84" w14:textId="77777777" w:rsidR="00C955CE" w:rsidRDefault="00C7299E">
      <w:pPr>
        <w:spacing w:after="200"/>
      </w:pPr>
      <w:r>
        <w:rPr>
          <w:szCs w:val="22"/>
        </w:rPr>
        <w:t>style D fill:#ffffff,stroke:#333,stroke-width:2px</w:t>
      </w:r>
    </w:p>
    <w:p w14:paraId="2AEE1966" w14:textId="77777777" w:rsidR="00C955CE" w:rsidRDefault="00C7299E">
      <w:pPr>
        <w:spacing w:after="200"/>
      </w:pPr>
      <w:r>
        <w:rPr>
          <w:szCs w:val="22"/>
        </w:rPr>
        <w:t>```</w:t>
      </w:r>
    </w:p>
    <w:p w14:paraId="0B512E02" w14:textId="77777777" w:rsidR="00C955CE" w:rsidRDefault="00C7299E">
      <w:pPr>
        <w:spacing w:after="200"/>
      </w:pPr>
      <w:r>
        <w:rPr>
          <w:szCs w:val="22"/>
        </w:rPr>
        <w:t xml:space="preserve">Naposljetku, cjelokupni sustav prožet je sposobnošću </w:t>
      </w:r>
      <w:r>
        <w:rPr>
          <w:b/>
          <w:szCs w:val="22"/>
        </w:rPr>
        <w:t>učenja</w:t>
      </w:r>
      <w:r>
        <w:rPr>
          <w:szCs w:val="22"/>
        </w:rPr>
        <w:t>, koja omogućuje trajnu prilagodbu i poboljšanje. Učenje je proces kojim počinitelj mijenja svoje znanje, vještine i strategije na temelju iskustva, odnosno na temelju ishoda vlastitih djelovanja. Bez učenja, počinitelj bi bio osuđen na ponavljanje istih pogrešaka, nesposoban prilagoditi se novim i nepredviđenim okolnostima. Sposobnost učenja omogućuje mu da postane otporniji, učinkovitiji i s vremenom sve vještiji u ostvarivanju svojih ciljeva (Sutton &amp; Barto, 2018).</w:t>
      </w:r>
    </w:p>
    <w:p w14:paraId="445EAEEF" w14:textId="7AB63548" w:rsidR="00C955CE" w:rsidRDefault="00C7299E">
      <w:pPr>
        <w:spacing w:after="200"/>
        <w:rPr>
          <w:szCs w:val="22"/>
        </w:rPr>
      </w:pPr>
      <w:r>
        <w:rPr>
          <w:szCs w:val="22"/>
        </w:rPr>
        <w:t xml:space="preserve">Istinska narav djelatnog počinitelja, međutim, ne očituje se u pojedinačnim sposobnostima, ma koliko one bile razvijene. Njegova se bit krije u njihovu </w:t>
      </w:r>
      <w:r>
        <w:rPr>
          <w:b/>
          <w:szCs w:val="22"/>
        </w:rPr>
        <w:t>skladu i međuovisnosti</w:t>
      </w:r>
      <w:r>
        <w:rPr>
          <w:szCs w:val="22"/>
        </w:rPr>
        <w:t xml:space="preserve">. Zamjedba je besciljna bez spoznaje koja bi je osmislila; spoznaja je nemoćna bez djelovanja koje bi njezine naume provelo u djelo; djelovanje je slijepo bez zamjedbe koja bi ga usmjeravala; a čitav je sklop statičan i krut bez učenja koje mu daje prilagodljivost i razvojnu dimenziju. Upravo u tom neprestanom i usklađenom prožimanju zamjedbe, spoznaje, djelovanja i učenja rađa se djelatni subjekt sposoban za smisleno postojanje u složenom i promjenjivom svijetu. </w:t>
      </w:r>
    </w:p>
    <w:p w14:paraId="6483B4AF" w14:textId="4C455932" w:rsidR="00C00B91" w:rsidRPr="00A93F5D" w:rsidRDefault="000036C9" w:rsidP="00C00B91">
      <w:r>
        <w:t>P</w:t>
      </w:r>
      <w:r w:rsidR="00C00B91" w:rsidRPr="00A93F5D">
        <w:t xml:space="preserve">rogramska okružja poput </w:t>
      </w:r>
      <w:r w:rsidR="00C00B91" w:rsidRPr="00A93F5D">
        <w:rPr>
          <w:i/>
          <w:iCs/>
        </w:rPr>
        <w:t>LangChaina</w:t>
      </w:r>
      <w:r w:rsidR="00C00B91" w:rsidRPr="00A93F5D">
        <w:t xml:space="preserve"> ili</w:t>
      </w:r>
      <w:r w:rsidR="00B76C75">
        <w:t xml:space="preserve"> mislećih </w:t>
      </w:r>
      <w:r w:rsidR="007B06C6">
        <w:t>modela</w:t>
      </w:r>
      <w:r w:rsidR="00FF4174">
        <w:t xml:space="preserve">, poput </w:t>
      </w:r>
      <w:r w:rsidR="00375803">
        <w:t xml:space="preserve">OpenAI-evog </w:t>
      </w:r>
      <w:r w:rsidR="00FF4174">
        <w:t>o3</w:t>
      </w:r>
      <w:r w:rsidR="008F0016">
        <w:t xml:space="preserve">, </w:t>
      </w:r>
      <w:r w:rsidR="00820234">
        <w:t xml:space="preserve">Anthropicovog </w:t>
      </w:r>
      <w:r w:rsidR="008F0016">
        <w:t>Clauda ili</w:t>
      </w:r>
      <w:r w:rsidR="00FF4174">
        <w:t xml:space="preserve"> </w:t>
      </w:r>
      <w:r w:rsidR="00820234">
        <w:t xml:space="preserve">Googleovog </w:t>
      </w:r>
      <w:r w:rsidR="009E2375">
        <w:t>Gemini 2.5</w:t>
      </w:r>
      <w:r w:rsidR="008F0016">
        <w:t>,</w:t>
      </w:r>
      <w:r w:rsidR="00E954BD">
        <w:t xml:space="preserve"> </w:t>
      </w:r>
      <w:r w:rsidR="007B06C6">
        <w:t xml:space="preserve"> </w:t>
      </w:r>
      <w:r w:rsidR="00B76C75">
        <w:t xml:space="preserve">s </w:t>
      </w:r>
      <w:r w:rsidR="001171F9">
        <w:t xml:space="preserve">pristupom </w:t>
      </w:r>
      <w:r w:rsidR="00FF4174">
        <w:t xml:space="preserve">alatima </w:t>
      </w:r>
      <w:r w:rsidR="00C00B91" w:rsidRPr="00A93F5D">
        <w:t>nude tehničku podlogu i strukturu za upravljanje takvim složenim međuigrama.</w:t>
      </w:r>
      <w:r w:rsidR="00E954BD">
        <w:t xml:space="preserve"> </w:t>
      </w:r>
      <w:r w:rsidR="00C00B91" w:rsidRPr="00A93F5D">
        <w:t xml:space="preserve">Da bi se taj sklad sposobnosti učinio bjelodanijim, </w:t>
      </w:r>
      <w:r w:rsidR="00793403">
        <w:t xml:space="preserve">promotrimo </w:t>
      </w:r>
      <w:r w:rsidR="00C00B91" w:rsidRPr="00A93F5D">
        <w:t>jedan složen primjer. Zamislimo da korisnica, nazovimo ju Ana, svojemu osobnom pomagalu postavlja sljedeći zadatak: isplanirati joj samostalno vikend-putovanje u Pariz tijekom prvoga vikenda u listopadu. Njezine su sklonosti umjetnost, napose impresionizam, no proračun joj je strogo ograničen na približno 500 eura za troškove zrakoplovne karte i smještaja. Uvjet je, također, da smještaj bude u središnjem dijelu grada.</w:t>
      </w:r>
      <w:r w:rsidR="00D63658">
        <w:t xml:space="preserve"> </w:t>
      </w:r>
      <w:r w:rsidR="00C00B91" w:rsidRPr="00A93F5D">
        <w:t xml:space="preserve">Pogledajmo kako bi </w:t>
      </w:r>
      <w:r w:rsidR="00D63658">
        <w:t xml:space="preserve">napredni agent </w:t>
      </w:r>
      <w:r w:rsidR="00C00B91" w:rsidRPr="00A93F5D">
        <w:t>uskladio svoje sposobnosti da bi ispunio ovakav nalog.</w:t>
      </w:r>
    </w:p>
    <w:p w14:paraId="2BB78FFE" w14:textId="77777777" w:rsidR="00C00B91" w:rsidRPr="00A93F5D" w:rsidRDefault="00C00B91" w:rsidP="00C00B91">
      <w:pPr>
        <w:numPr>
          <w:ilvl w:val="0"/>
          <w:numId w:val="5"/>
        </w:numPr>
        <w:spacing w:after="160" w:line="259" w:lineRule="auto"/>
        <w:rPr>
          <w:b/>
          <w:bCs/>
        </w:rPr>
      </w:pPr>
      <w:r w:rsidRPr="00A93F5D">
        <w:rPr>
          <w:b/>
          <w:bCs/>
        </w:rPr>
        <w:t>1. Stupanj: Promišljanje i snovanje (Um)</w:t>
      </w:r>
    </w:p>
    <w:p w14:paraId="3C1BC4C3" w14:textId="76B71008" w:rsidR="00C00B91" w:rsidRPr="00A93F5D" w:rsidRDefault="00D63658" w:rsidP="00C00B91">
      <w:r>
        <w:t>J</w:t>
      </w:r>
      <w:r w:rsidR="00C00B91" w:rsidRPr="00A93F5D">
        <w:t xml:space="preserve">ezična jezgra </w:t>
      </w:r>
      <w:r>
        <w:t xml:space="preserve">agenta </w:t>
      </w:r>
      <w:r w:rsidR="00C00B91" w:rsidRPr="00A93F5D">
        <w:t xml:space="preserve">najprije podvrgava Anin upit dubinskoj raščlambi. Koristeći se svojom sposobnošću </w:t>
      </w:r>
      <w:r>
        <w:t>promišljanja</w:t>
      </w:r>
      <w:r w:rsidR="00C00B91" w:rsidRPr="00A93F5D">
        <w:t>, nalik na misaone lance (</w:t>
      </w:r>
      <w:r w:rsidR="00C00B91" w:rsidRPr="00A93F5D">
        <w:rPr>
          <w:i/>
          <w:iCs/>
        </w:rPr>
        <w:t>Chain-of-Thought</w:t>
      </w:r>
      <w:r w:rsidR="00C00B91" w:rsidRPr="00A93F5D">
        <w:t>), ona razlaže složeni cilj na niz manjih, dohvatljivih i provedivih podzadataka. Taj početni unutarnji monolog temelj je cjelokupne operacije.</w:t>
      </w:r>
    </w:p>
    <w:p w14:paraId="10583D3E" w14:textId="01B00DC0" w:rsidR="007A2B4C" w:rsidRDefault="007A2B4C" w:rsidP="00C00B91">
      <w:pPr>
        <w:rPr>
          <w:b/>
          <w:bCs/>
        </w:rPr>
      </w:pPr>
    </w:p>
    <w:p w14:paraId="2432232E" w14:textId="77777777" w:rsidR="00C00B91" w:rsidRPr="00A93F5D" w:rsidRDefault="00C00B91" w:rsidP="00C00B91">
      <w:r w:rsidRPr="00A93F5D">
        <w:rPr>
          <w:b/>
          <w:bCs/>
        </w:rPr>
        <w:t>Shema 1: Dekompozicija cilja</w:t>
      </w:r>
    </w:p>
    <w:p w14:paraId="327C6345" w14:textId="77777777" w:rsidR="00C00B91" w:rsidRPr="00A93F5D" w:rsidRDefault="00C00B91" w:rsidP="00C00B91">
      <w:r w:rsidRPr="00A93F5D">
        <w:rPr>
          <w:b/>
          <w:bCs/>
        </w:rPr>
        <w:t>Glavni cilj:</w:t>
      </w:r>
      <w:r w:rsidRPr="00A93F5D">
        <w:t xml:space="preserve"> Isplanirati vikend-putovanje u Pariz (prvi vikend u listopadu, solo, umjetnost/impresionizam, budžet ~500 €, centralni smještaj).</w:t>
      </w:r>
    </w:p>
    <w:p w14:paraId="68F91373" w14:textId="77777777" w:rsidR="00C00B91" w:rsidRPr="00A93F5D" w:rsidRDefault="00C00B91" w:rsidP="00C00B91">
      <w:r w:rsidRPr="00A93F5D">
        <w:rPr>
          <w:b/>
          <w:bCs/>
        </w:rPr>
        <w:t>Misaoni slijed (unutarnja razgradnja):</w:t>
      </w:r>
    </w:p>
    <w:p w14:paraId="366C0443" w14:textId="77777777" w:rsidR="00C00B91" w:rsidRPr="00A93F5D" w:rsidRDefault="00C00B91" w:rsidP="00C00B91">
      <w:pPr>
        <w:numPr>
          <w:ilvl w:val="0"/>
          <w:numId w:val="3"/>
        </w:numPr>
        <w:spacing w:after="160" w:line="259" w:lineRule="auto"/>
      </w:pPr>
      <w:r w:rsidRPr="00A93F5D">
        <w:rPr>
          <w:b/>
          <w:bCs/>
        </w:rPr>
        <w:t>Odrediti točne datume:</w:t>
      </w:r>
      <w:r w:rsidRPr="00A93F5D">
        <w:t xml:space="preserve"> Utvrditi koji su dani "prvi vikend u listopadu".</w:t>
      </w:r>
    </w:p>
    <w:p w14:paraId="68EC3DE0" w14:textId="77777777" w:rsidR="00C00B91" w:rsidRPr="00A93F5D" w:rsidRDefault="00C00B91" w:rsidP="00C00B91">
      <w:pPr>
        <w:numPr>
          <w:ilvl w:val="0"/>
          <w:numId w:val="3"/>
        </w:numPr>
        <w:spacing w:after="160" w:line="259" w:lineRule="auto"/>
      </w:pPr>
      <w:r w:rsidRPr="00A93F5D">
        <w:rPr>
          <w:b/>
          <w:bCs/>
        </w:rPr>
        <w:t>Provjeriti logistiku (let):</w:t>
      </w:r>
      <w:r w:rsidRPr="00A93F5D">
        <w:t xml:space="preserve"> Pretražiti i pronaći najpovoljnije povratne letove za zadane datume.</w:t>
      </w:r>
    </w:p>
    <w:p w14:paraId="4A0EBBC7" w14:textId="77777777" w:rsidR="00C00B91" w:rsidRPr="00A93F5D" w:rsidRDefault="00C00B91" w:rsidP="00C00B91">
      <w:pPr>
        <w:numPr>
          <w:ilvl w:val="0"/>
          <w:numId w:val="3"/>
        </w:numPr>
        <w:spacing w:after="160" w:line="259" w:lineRule="auto"/>
      </w:pPr>
      <w:r w:rsidRPr="00A93F5D">
        <w:rPr>
          <w:b/>
          <w:bCs/>
        </w:rPr>
        <w:t>Provjeriti logistiku (smještaj):</w:t>
      </w:r>
      <w:r w:rsidRPr="00A93F5D">
        <w:t xml:space="preserve"> Pronaći cjenovno prihvatljiv i centralno smješten smještaj za iste datume.</w:t>
      </w:r>
    </w:p>
    <w:p w14:paraId="32468F5F" w14:textId="77777777" w:rsidR="00C00B91" w:rsidRPr="00A93F5D" w:rsidRDefault="00C00B91" w:rsidP="00C00B91">
      <w:pPr>
        <w:numPr>
          <w:ilvl w:val="0"/>
          <w:numId w:val="3"/>
        </w:numPr>
        <w:spacing w:after="160" w:line="259" w:lineRule="auto"/>
      </w:pPr>
      <w:r w:rsidRPr="00A93F5D">
        <w:rPr>
          <w:b/>
          <w:bCs/>
        </w:rPr>
        <w:t>Uskladiti s proračunom:</w:t>
      </w:r>
      <w:r w:rsidRPr="00A93F5D">
        <w:t xml:space="preserve"> Provjeriti ne premašuje li zbroj troškova leta i smještaja zadani okvir od 500 eura.</w:t>
      </w:r>
    </w:p>
    <w:p w14:paraId="57F6ED54" w14:textId="77777777" w:rsidR="00C00B91" w:rsidRPr="00A93F5D" w:rsidRDefault="00C00B91" w:rsidP="00C00B91">
      <w:pPr>
        <w:numPr>
          <w:ilvl w:val="0"/>
          <w:numId w:val="3"/>
        </w:numPr>
        <w:spacing w:after="160" w:line="259" w:lineRule="auto"/>
      </w:pPr>
      <w:r w:rsidRPr="00A93F5D">
        <w:rPr>
          <w:b/>
          <w:bCs/>
        </w:rPr>
        <w:lastRenderedPageBreak/>
        <w:t>Istražiti interese:</w:t>
      </w:r>
      <w:r w:rsidRPr="00A93F5D">
        <w:t xml:space="preserve"> Istražiti muzeje i znamenitosti povezane s impresionizmom.</w:t>
      </w:r>
    </w:p>
    <w:p w14:paraId="36FB83BC" w14:textId="77777777" w:rsidR="00C00B91" w:rsidRPr="00A93F5D" w:rsidRDefault="00C00B91" w:rsidP="00C00B91">
      <w:pPr>
        <w:numPr>
          <w:ilvl w:val="0"/>
          <w:numId w:val="3"/>
        </w:numPr>
        <w:spacing w:after="160" w:line="259" w:lineRule="auto"/>
      </w:pPr>
      <w:r w:rsidRPr="00A93F5D">
        <w:rPr>
          <w:b/>
          <w:bCs/>
        </w:rPr>
        <w:t>Sastaviti prijedlog:</w:t>
      </w:r>
      <w:r w:rsidRPr="00A93F5D">
        <w:t xml:space="preserve"> Oblikovati jasan i suvisao plan puta.</w:t>
      </w:r>
    </w:p>
    <w:p w14:paraId="69F9A36D" w14:textId="77777777" w:rsidR="00C00B91" w:rsidRPr="00A93F5D" w:rsidRDefault="00C00B91" w:rsidP="00C00B91">
      <w:pPr>
        <w:numPr>
          <w:ilvl w:val="0"/>
          <w:numId w:val="3"/>
        </w:numPr>
        <w:spacing w:after="160" w:line="259" w:lineRule="auto"/>
      </w:pPr>
      <w:r w:rsidRPr="00A93F5D">
        <w:rPr>
          <w:b/>
          <w:bCs/>
        </w:rPr>
        <w:t>Sintetizirati odgovor:</w:t>
      </w:r>
      <w:r w:rsidRPr="00A93F5D">
        <w:t xml:space="preserve"> Sve prikupljene podatke uobličiti u konačan, personaliziran odgovor za korisnicu.</w:t>
      </w:r>
    </w:p>
    <w:p w14:paraId="28FF8E86" w14:textId="091E9DB1" w:rsidR="00C00B91" w:rsidRPr="00A93F5D" w:rsidRDefault="00C00B91" w:rsidP="00C00B91"/>
    <w:p w14:paraId="6F0B832B" w14:textId="77777777" w:rsidR="00C00B91" w:rsidRPr="00A93F5D" w:rsidRDefault="00C00B91" w:rsidP="00C00B91">
      <w:pPr>
        <w:numPr>
          <w:ilvl w:val="0"/>
          <w:numId w:val="5"/>
        </w:numPr>
        <w:spacing w:after="160" w:line="259" w:lineRule="auto"/>
        <w:rPr>
          <w:b/>
          <w:bCs/>
        </w:rPr>
      </w:pPr>
      <w:r w:rsidRPr="00A93F5D">
        <w:rPr>
          <w:b/>
          <w:bCs/>
        </w:rPr>
        <w:t>2. Stupanj: Djelovanje i uporaba oruđa (Ruke)</w:t>
      </w:r>
    </w:p>
    <w:p w14:paraId="27B3F651" w14:textId="78E98E6C" w:rsidR="00C00B91" w:rsidRPr="00A93F5D" w:rsidRDefault="0082183D" w:rsidP="00C00B91">
      <w:r>
        <w:t xml:space="preserve">Agent </w:t>
      </w:r>
      <w:r w:rsidR="00C00B91" w:rsidRPr="00A93F5D">
        <w:t>odmah uviđa da mu za ispunjenje zadatka nedostaju vanjski, promjenjivi podatci u stvarnome vremenu. Stoga mora posegnuti za svojim oruđima, odnosno za sučeljima za programiranje aplikacija (API-jima) koja mu omogućuju pristup vanjskim bazama podataka.</w:t>
      </w:r>
    </w:p>
    <w:p w14:paraId="3DFD5845" w14:textId="769448C5" w:rsidR="00C00B91" w:rsidRPr="00A93F5D" w:rsidRDefault="00C00B91" w:rsidP="00C00B91"/>
    <w:p w14:paraId="3B30168C" w14:textId="77777777" w:rsidR="00C00B91" w:rsidRPr="00A93F5D" w:rsidRDefault="00C00B91" w:rsidP="00C00B91">
      <w:r w:rsidRPr="00A93F5D">
        <w:rPr>
          <w:b/>
          <w:bCs/>
        </w:rPr>
        <w:t>Shema 2: Slijed uporabe oruđa</w:t>
      </w:r>
    </w:p>
    <w:p w14:paraId="3EDDDDA3" w14:textId="77777777" w:rsidR="00C00B91" w:rsidRPr="00A93F5D" w:rsidRDefault="00C00B91" w:rsidP="00C00B91">
      <w:r w:rsidRPr="00A93F5D">
        <w:rPr>
          <w:b/>
          <w:bCs/>
        </w:rPr>
        <w:t>Misaoni slijed:</w:t>
      </w:r>
      <w:r w:rsidRPr="00A93F5D">
        <w:t xml:space="preserve"> "Nedostaju mi podatci o cijenama letova i hotela. Moram pozvati odgovarajuća oruđa."</w:t>
      </w:r>
    </w:p>
    <w:p w14:paraId="608C9BD1" w14:textId="77777777" w:rsidR="00C00B91" w:rsidRPr="00A93F5D" w:rsidRDefault="00C00B91" w:rsidP="00C00B91">
      <w:pPr>
        <w:numPr>
          <w:ilvl w:val="0"/>
          <w:numId w:val="4"/>
        </w:numPr>
        <w:spacing w:after="160" w:line="259" w:lineRule="auto"/>
      </w:pPr>
      <w:r w:rsidRPr="00A93F5D">
        <w:rPr>
          <w:b/>
          <w:bCs/>
        </w:rPr>
        <w:t>Radnja 1: Poziv oruđa za pretragu letova</w:t>
      </w:r>
    </w:p>
    <w:p w14:paraId="0D428675" w14:textId="77777777" w:rsidR="00C00B91" w:rsidRPr="00A93F5D" w:rsidRDefault="00C00B91" w:rsidP="00C00B91">
      <w:pPr>
        <w:numPr>
          <w:ilvl w:val="1"/>
          <w:numId w:val="4"/>
        </w:numPr>
        <w:spacing w:after="160" w:line="259" w:lineRule="auto"/>
      </w:pPr>
      <w:r w:rsidRPr="00A93F5D">
        <w:rPr>
          <w:b/>
          <w:bCs/>
        </w:rPr>
        <w:t>Nalog:</w:t>
      </w:r>
      <w:r w:rsidRPr="00A93F5D">
        <w:t xml:space="preserve"> flight_search_api.call()</w:t>
      </w:r>
    </w:p>
    <w:p w14:paraId="4C2CEEB3" w14:textId="77777777" w:rsidR="00C00B91" w:rsidRPr="00A93F5D" w:rsidRDefault="00C00B91" w:rsidP="00C00B91">
      <w:pPr>
        <w:numPr>
          <w:ilvl w:val="1"/>
          <w:numId w:val="4"/>
        </w:numPr>
        <w:spacing w:after="160" w:line="259" w:lineRule="auto"/>
      </w:pPr>
      <w:r w:rsidRPr="00A93F5D">
        <w:rPr>
          <w:b/>
          <w:bCs/>
        </w:rPr>
        <w:t>Parametri:</w:t>
      </w:r>
      <w:r w:rsidRPr="00A93F5D">
        <w:t xml:space="preserve"> { odredište: "Pariz, Francuska", datum_polaska: "2025-10-03", datum_povratka: "2025-10-05", klasa: "ekonomska" }</w:t>
      </w:r>
    </w:p>
    <w:p w14:paraId="72CE2BB5" w14:textId="77777777" w:rsidR="00C00B91" w:rsidRPr="00A93F5D" w:rsidRDefault="00C00B91" w:rsidP="00C00B91">
      <w:pPr>
        <w:numPr>
          <w:ilvl w:val="1"/>
          <w:numId w:val="4"/>
        </w:numPr>
        <w:spacing w:after="160" w:line="259" w:lineRule="auto"/>
      </w:pPr>
      <w:r w:rsidRPr="00A93F5D">
        <w:rPr>
          <w:b/>
          <w:bCs/>
        </w:rPr>
        <w:t>Ishod (opažanje 1):</w:t>
      </w:r>
      <w:r w:rsidRPr="00A93F5D">
        <w:t xml:space="preserve"> Oruđe vraća popis dostupnih letova. Najpovoljnija opcija iznosi 150 € (povratna karta).</w:t>
      </w:r>
    </w:p>
    <w:p w14:paraId="6A6FA10F" w14:textId="77777777" w:rsidR="00C00B91" w:rsidRPr="00A93F5D" w:rsidRDefault="00C00B91" w:rsidP="00C00B91">
      <w:pPr>
        <w:numPr>
          <w:ilvl w:val="0"/>
          <w:numId w:val="4"/>
        </w:numPr>
        <w:spacing w:after="160" w:line="259" w:lineRule="auto"/>
      </w:pPr>
      <w:r w:rsidRPr="00A93F5D">
        <w:rPr>
          <w:b/>
          <w:bCs/>
        </w:rPr>
        <w:t>Radnja 2: Poziv oruđa za pretragu smještaja</w:t>
      </w:r>
    </w:p>
    <w:p w14:paraId="5782A247" w14:textId="77777777" w:rsidR="00C00B91" w:rsidRPr="00A93F5D" w:rsidRDefault="00C00B91" w:rsidP="00C00B91">
      <w:pPr>
        <w:numPr>
          <w:ilvl w:val="1"/>
          <w:numId w:val="4"/>
        </w:numPr>
        <w:spacing w:after="160" w:line="259" w:lineRule="auto"/>
      </w:pPr>
      <w:r w:rsidRPr="00A93F5D">
        <w:rPr>
          <w:b/>
          <w:bCs/>
        </w:rPr>
        <w:t>Nalog:</w:t>
      </w:r>
      <w:r w:rsidRPr="00A93F5D">
        <w:t xml:space="preserve"> hotel_booking_api.call()</w:t>
      </w:r>
    </w:p>
    <w:p w14:paraId="499851DD" w14:textId="77777777" w:rsidR="00C00B91" w:rsidRPr="00A93F5D" w:rsidRDefault="00C00B91" w:rsidP="00C00B91">
      <w:pPr>
        <w:numPr>
          <w:ilvl w:val="1"/>
          <w:numId w:val="4"/>
        </w:numPr>
        <w:spacing w:after="160" w:line="259" w:lineRule="auto"/>
      </w:pPr>
      <w:r w:rsidRPr="00A93F5D">
        <w:rPr>
          <w:b/>
          <w:bCs/>
        </w:rPr>
        <w:t>Parametri:</w:t>
      </w:r>
      <w:r w:rsidRPr="00A93F5D">
        <w:t xml:space="preserve"> { grad: "Pariz", datum_prijave: "2025-10-03", datum_odjave: "2025-10-05", maksimalna_cijena: 350, lokacija: "središnja", tip_smještaja: "hotel/apartman" }</w:t>
      </w:r>
    </w:p>
    <w:p w14:paraId="73895D7B" w14:textId="77777777" w:rsidR="00C00B91" w:rsidRPr="00A93F5D" w:rsidRDefault="00C00B91" w:rsidP="00C00B91">
      <w:pPr>
        <w:numPr>
          <w:ilvl w:val="1"/>
          <w:numId w:val="4"/>
        </w:numPr>
        <w:spacing w:after="160" w:line="259" w:lineRule="auto"/>
      </w:pPr>
      <w:r w:rsidRPr="00A93F5D">
        <w:rPr>
          <w:b/>
          <w:bCs/>
        </w:rPr>
        <w:t>Ishod (opažanje 2):</w:t>
      </w:r>
      <w:r w:rsidRPr="00A93F5D">
        <w:t xml:space="preserve"> Oruđe vraća popis dostupnih smještajnih jedinica. Nekoliko ih zadovoljava kriterije.</w:t>
      </w:r>
    </w:p>
    <w:p w14:paraId="77D41B7C" w14:textId="31B8939F" w:rsidR="00C00B91" w:rsidRPr="00A93F5D" w:rsidRDefault="00C00B91" w:rsidP="00C00B91"/>
    <w:p w14:paraId="1F2F6227" w14:textId="77777777" w:rsidR="00C00B91" w:rsidRPr="00A93F5D" w:rsidRDefault="00C00B91" w:rsidP="00C00B91">
      <w:pPr>
        <w:numPr>
          <w:ilvl w:val="0"/>
          <w:numId w:val="5"/>
        </w:numPr>
        <w:spacing w:after="160" w:line="259" w:lineRule="auto"/>
        <w:rPr>
          <w:b/>
          <w:bCs/>
        </w:rPr>
      </w:pPr>
      <w:r w:rsidRPr="00A93F5D">
        <w:rPr>
          <w:b/>
          <w:bCs/>
        </w:rPr>
        <w:t>3. Stupanj: Posezanje za znanjem i pamćenjem (Iskustvo)</w:t>
      </w:r>
    </w:p>
    <w:p w14:paraId="77D5409D" w14:textId="3C954668" w:rsidR="00C00B91" w:rsidRPr="00A93F5D" w:rsidRDefault="00C00B91" w:rsidP="00C00B91">
      <w:r w:rsidRPr="00A93F5D">
        <w:t xml:space="preserve">Nakon što su logistički okviri putovanja postavljeni i potvrđeni unutar proračuna, </w:t>
      </w:r>
      <w:r w:rsidR="008F65C3">
        <w:t>agent</w:t>
      </w:r>
      <w:r w:rsidRPr="00A93F5D">
        <w:t xml:space="preserve"> se okreće profinjenijem dijelu zadatka: prilagodbi Aninim osobnim sklonostima. Ovdje do izražaja dolazi sprega dvaju oblika znanja – onoga pohranjenog u dugoročnom pamćenju o korisnici i onoga dohvaćenog iz vanjskih izvora putem utemeljenja.</w:t>
      </w:r>
    </w:p>
    <w:p w14:paraId="4B1CCE0E" w14:textId="1103FD87" w:rsidR="00C00B91" w:rsidRPr="00A93F5D" w:rsidRDefault="00C00B91" w:rsidP="00C00B91"/>
    <w:p w14:paraId="2B19D537" w14:textId="77777777" w:rsidR="00C00B91" w:rsidRPr="00A93F5D" w:rsidRDefault="00C00B91" w:rsidP="00C00B91">
      <w:r w:rsidRPr="00A93F5D">
        <w:rPr>
          <w:b/>
          <w:bCs/>
        </w:rPr>
        <w:t>Shema 3: Povezivanje pamćenja i utemeljenog znanja (RAG)</w:t>
      </w:r>
    </w:p>
    <w:p w14:paraId="19156890" w14:textId="77777777" w:rsidR="00C00B91" w:rsidRPr="00A93F5D" w:rsidRDefault="00C00B91" w:rsidP="00C00B91">
      <w:r w:rsidRPr="00A93F5D">
        <w:rPr>
          <w:b/>
          <w:bCs/>
        </w:rPr>
        <w:t>Misaoni slijed:</w:t>
      </w:r>
      <w:r w:rsidRPr="00A93F5D">
        <w:t xml:space="preserve"> "Logistika je riješena. Sada se moram usredotočiti na impresionizam i personalizirati plan."</w:t>
      </w:r>
    </w:p>
    <w:p w14:paraId="65591E06" w14:textId="77777777" w:rsidR="00C00B91" w:rsidRPr="00A93F5D" w:rsidRDefault="00C00B91" w:rsidP="00C00B91">
      <w:pPr>
        <w:numPr>
          <w:ilvl w:val="0"/>
          <w:numId w:val="5"/>
        </w:numPr>
        <w:spacing w:after="160" w:line="259" w:lineRule="auto"/>
      </w:pPr>
      <w:r w:rsidRPr="00A93F5D">
        <w:rPr>
          <w:b/>
          <w:bCs/>
        </w:rPr>
        <w:t>Radnja 3: Upit u dugoročno pamćenje</w:t>
      </w:r>
    </w:p>
    <w:p w14:paraId="26E1B17C" w14:textId="77777777" w:rsidR="00C00B91" w:rsidRPr="00A93F5D" w:rsidRDefault="00C00B91" w:rsidP="00C00B91">
      <w:pPr>
        <w:numPr>
          <w:ilvl w:val="1"/>
          <w:numId w:val="5"/>
        </w:numPr>
        <w:spacing w:after="160" w:line="259" w:lineRule="auto"/>
      </w:pPr>
      <w:r w:rsidRPr="00A93F5D">
        <w:rPr>
          <w:b/>
          <w:bCs/>
        </w:rPr>
        <w:t>Nalog:</w:t>
      </w:r>
      <w:r w:rsidRPr="00A93F5D">
        <w:t xml:space="preserve"> memory_storage.query()</w:t>
      </w:r>
    </w:p>
    <w:p w14:paraId="3B62ABB4" w14:textId="77777777" w:rsidR="00C00B91" w:rsidRPr="00A93F5D" w:rsidRDefault="00C00B91" w:rsidP="00C00B91">
      <w:pPr>
        <w:numPr>
          <w:ilvl w:val="1"/>
          <w:numId w:val="5"/>
        </w:numPr>
        <w:spacing w:after="160" w:line="259" w:lineRule="auto"/>
      </w:pPr>
      <w:r w:rsidRPr="00A93F5D">
        <w:rPr>
          <w:b/>
          <w:bCs/>
        </w:rPr>
        <w:t>Parametri:</w:t>
      </w:r>
      <w:r w:rsidRPr="00A93F5D">
        <w:t xml:space="preserve"> { korisnik_id: "Ana", ključne_riječi: ["umjetnost", "Pariz", "impresionizam"] }</w:t>
      </w:r>
    </w:p>
    <w:p w14:paraId="5361E112" w14:textId="77777777" w:rsidR="00C00B91" w:rsidRPr="00A93F5D" w:rsidRDefault="00C00B91" w:rsidP="00C00B91">
      <w:pPr>
        <w:numPr>
          <w:ilvl w:val="1"/>
          <w:numId w:val="5"/>
        </w:numPr>
        <w:spacing w:after="160" w:line="259" w:lineRule="auto"/>
      </w:pPr>
      <w:r w:rsidRPr="00A93F5D">
        <w:rPr>
          <w:b/>
          <w:bCs/>
        </w:rPr>
        <w:t>Ishod (opažanje 3):</w:t>
      </w:r>
      <w:r w:rsidRPr="00A93F5D">
        <w:t xml:space="preserve"> Pamćenje vraća zapis iz prethodne interakcije: {"zapis": "Korisnica Ana je posjet Musée d'Orsay ocijenila vrlo pozitivno.", "datum": "2024-03-12"}.</w:t>
      </w:r>
    </w:p>
    <w:p w14:paraId="6D0450B8" w14:textId="77777777" w:rsidR="00C00B91" w:rsidRPr="00A93F5D" w:rsidRDefault="00C00B91" w:rsidP="00C00B91">
      <w:pPr>
        <w:numPr>
          <w:ilvl w:val="0"/>
          <w:numId w:val="5"/>
        </w:numPr>
        <w:spacing w:after="160" w:line="259" w:lineRule="auto"/>
      </w:pPr>
      <w:r w:rsidRPr="00A93F5D">
        <w:rPr>
          <w:b/>
          <w:bCs/>
        </w:rPr>
        <w:lastRenderedPageBreak/>
        <w:t>Radnja 4: Upit sustavu za utemeljenje (RAG)</w:t>
      </w:r>
    </w:p>
    <w:p w14:paraId="5999933C" w14:textId="77777777" w:rsidR="00C00B91" w:rsidRPr="00A93F5D" w:rsidRDefault="00C00B91" w:rsidP="00C00B91">
      <w:pPr>
        <w:numPr>
          <w:ilvl w:val="1"/>
          <w:numId w:val="5"/>
        </w:numPr>
        <w:spacing w:after="160" w:line="259" w:lineRule="auto"/>
      </w:pPr>
      <w:r w:rsidRPr="00A93F5D">
        <w:rPr>
          <w:b/>
          <w:bCs/>
        </w:rPr>
        <w:t>Nalog:</w:t>
      </w:r>
      <w:r w:rsidRPr="00A93F5D">
        <w:t xml:space="preserve"> web_search_tool.call()</w:t>
      </w:r>
    </w:p>
    <w:p w14:paraId="73B25051" w14:textId="77777777" w:rsidR="00C00B91" w:rsidRPr="00A93F5D" w:rsidRDefault="00C00B91" w:rsidP="00C00B91">
      <w:pPr>
        <w:numPr>
          <w:ilvl w:val="1"/>
          <w:numId w:val="5"/>
        </w:numPr>
        <w:spacing w:after="160" w:line="259" w:lineRule="auto"/>
      </w:pPr>
      <w:r w:rsidRPr="00A93F5D">
        <w:rPr>
          <w:b/>
          <w:bCs/>
        </w:rPr>
        <w:t>Parametri:</w:t>
      </w:r>
      <w:r w:rsidRPr="00A93F5D">
        <w:t xml:space="preserve"> { upit: "muzeji s impresionističkom umjetnošću u Parizu osim Musée d'Orsay" }</w:t>
      </w:r>
    </w:p>
    <w:p w14:paraId="1AC0265E" w14:textId="77777777" w:rsidR="00C00B91" w:rsidRPr="00A93F5D" w:rsidRDefault="00C00B91" w:rsidP="00C00B91">
      <w:pPr>
        <w:numPr>
          <w:ilvl w:val="1"/>
          <w:numId w:val="5"/>
        </w:numPr>
        <w:spacing w:after="160" w:line="259" w:lineRule="auto"/>
      </w:pPr>
      <w:r w:rsidRPr="00A93F5D">
        <w:rPr>
          <w:b/>
          <w:bCs/>
        </w:rPr>
        <w:t>Ishod (opažanje 4):</w:t>
      </w:r>
      <w:r w:rsidRPr="00A93F5D">
        <w:t xml:space="preserve"> Sustav pretražuje provjerene izvore i dohvaća sažete podatke o muzejima </w:t>
      </w:r>
      <w:r w:rsidRPr="00A93F5D">
        <w:rPr>
          <w:i/>
          <w:iCs/>
        </w:rPr>
        <w:t>Marmottan Monet</w:t>
      </w:r>
      <w:r w:rsidRPr="00A93F5D">
        <w:t xml:space="preserve"> (najveća zbirka Monetovih djela) i </w:t>
      </w:r>
      <w:r w:rsidRPr="00A93F5D">
        <w:rPr>
          <w:i/>
          <w:iCs/>
        </w:rPr>
        <w:t>Orangerie</w:t>
      </w:r>
      <w:r w:rsidRPr="00A93F5D">
        <w:t xml:space="preserve"> (poznat po Vodenim lopočima), uključujući podatke o radnom vremenu, cijenama ulaznica i lokaciji.</w:t>
      </w:r>
    </w:p>
    <w:p w14:paraId="588CB033" w14:textId="6121D173" w:rsidR="00C00B91" w:rsidRPr="00A93F5D" w:rsidRDefault="00C00B91" w:rsidP="00C00B91"/>
    <w:p w14:paraId="28507C61" w14:textId="77777777" w:rsidR="00C00B91" w:rsidRPr="00A93F5D" w:rsidRDefault="00C00B91" w:rsidP="00C00B91">
      <w:pPr>
        <w:numPr>
          <w:ilvl w:val="0"/>
          <w:numId w:val="5"/>
        </w:numPr>
        <w:spacing w:after="160" w:line="259" w:lineRule="auto"/>
        <w:rPr>
          <w:b/>
          <w:bCs/>
        </w:rPr>
      </w:pPr>
      <w:r w:rsidRPr="00A93F5D">
        <w:rPr>
          <w:b/>
          <w:bCs/>
        </w:rPr>
        <w:t>4. Stupanj: Sinteza i priopćenje (Glas)</w:t>
      </w:r>
    </w:p>
    <w:p w14:paraId="32C065A3" w14:textId="77777777" w:rsidR="00C00B91" w:rsidRPr="00A93F5D" w:rsidRDefault="00C00B91" w:rsidP="00C00B91">
      <w:r w:rsidRPr="00A93F5D">
        <w:t>Sa svim prikupljenim, obrađenim i kontekstualiziranim podatcima, jezična jezgra sada preuzima ulogu konačnog pripovjedača. Ona više ne razlaže, već spaja – let, smještaj, proračun, osobne sklonosti i novoistražene mogućnosti – u jedinstven, suvisao i privlačan prijedlog.</w:t>
      </w:r>
    </w:p>
    <w:p w14:paraId="1A07F43C" w14:textId="696D0576" w:rsidR="00C00B91" w:rsidRPr="00A93F5D" w:rsidRDefault="00C00B91" w:rsidP="00C00B91"/>
    <w:p w14:paraId="3E31695B" w14:textId="77777777" w:rsidR="00C00B91" w:rsidRPr="00A93F5D" w:rsidRDefault="00C00B91" w:rsidP="00C00B91">
      <w:r w:rsidRPr="00A93F5D">
        <w:rPr>
          <w:b/>
          <w:bCs/>
        </w:rPr>
        <w:t>Shema 4: Konačna sinteza i oblikovanje odgovora</w:t>
      </w:r>
    </w:p>
    <w:p w14:paraId="08A38D72" w14:textId="77777777" w:rsidR="00C00B91" w:rsidRPr="00A93F5D" w:rsidRDefault="00C00B91" w:rsidP="00C00B91">
      <w:r w:rsidRPr="00A93F5D">
        <w:rPr>
          <w:b/>
          <w:bCs/>
        </w:rPr>
        <w:t>Misaoni slijed:</w:t>
      </w:r>
      <w:r w:rsidRPr="00A93F5D">
        <w:t xml:space="preserve"> "Pronašao sam let i smještaj unutar zadanog proračuna. Iz pamćenja znam da korisnica cijeni Musée d'Orsay, a istraživanjem sam pronašao još dva srodna muzeja. Mogu sastaviti cjelovit prijedlog koji povezuje sve elemente."</w:t>
      </w:r>
    </w:p>
    <w:p w14:paraId="05760989" w14:textId="77777777" w:rsidR="00C00B91" w:rsidRPr="00A93F5D" w:rsidRDefault="00C00B91" w:rsidP="00C00B91">
      <w:r w:rsidRPr="00A93F5D">
        <w:rPr>
          <w:b/>
          <w:bCs/>
        </w:rPr>
        <w:t>Konačni odgovor (generiran za Anu):</w:t>
      </w:r>
    </w:p>
    <w:p w14:paraId="1C588C50" w14:textId="77777777" w:rsidR="00C00B91" w:rsidRPr="00A93F5D" w:rsidRDefault="00C00B91" w:rsidP="00C00B91">
      <w:r w:rsidRPr="00A93F5D">
        <w:t>"Poštovana Ana, pripremio sam prijedlog za Vaš vikend u Parizu, vodeći se Vašim željama i proračunom.</w:t>
      </w:r>
    </w:p>
    <w:p w14:paraId="0C0B8DBE" w14:textId="77777777" w:rsidR="00C00B91" w:rsidRPr="00A93F5D" w:rsidRDefault="00C00B91" w:rsidP="00C00B91">
      <w:pPr>
        <w:numPr>
          <w:ilvl w:val="0"/>
          <w:numId w:val="6"/>
        </w:numPr>
        <w:spacing w:after="160" w:line="259" w:lineRule="auto"/>
      </w:pPr>
      <w:r w:rsidRPr="00A93F5D">
        <w:rPr>
          <w:b/>
          <w:bCs/>
        </w:rPr>
        <w:t>Let i smještaj:</w:t>
      </w:r>
      <w:r w:rsidRPr="00A93F5D">
        <w:t xml:space="preserve"> Pronašao sam povratni let po cijeni od 150 €. Uz to, predlažem boravak u šarmantnom studiju u četvrti Le Marais, dostupnom preko platforme Airbnb, po cijeni od 320 € za dvije noći. Smještaj je izvrsno ocijenjen i nalazi se u samom srcu grada. Ukupni trošak iznosi 470 €, što je unutar Vašeg proračuna.</w:t>
      </w:r>
    </w:p>
    <w:p w14:paraId="324959BD" w14:textId="77777777" w:rsidR="00C00B91" w:rsidRPr="00A93F5D" w:rsidRDefault="00C00B91" w:rsidP="00C00B91">
      <w:pPr>
        <w:numPr>
          <w:ilvl w:val="0"/>
          <w:numId w:val="6"/>
        </w:numPr>
        <w:spacing w:after="160" w:line="259" w:lineRule="auto"/>
      </w:pPr>
      <w:r w:rsidRPr="00A93F5D">
        <w:rPr>
          <w:b/>
          <w:bCs/>
        </w:rPr>
        <w:t>Umjetnički plan puta:</w:t>
      </w:r>
      <w:r w:rsidRPr="00A93F5D">
        <w:t xml:space="preserve"> Budući da znam Vašu sklonost impresionistima, subotu možete posvetiti ponovnom posjetu Vašem omiljenom muzeju, </w:t>
      </w:r>
      <w:r w:rsidRPr="00A93F5D">
        <w:rPr>
          <w:i/>
          <w:iCs/>
        </w:rPr>
        <w:t>Musée d'Orsay</w:t>
      </w:r>
      <w:r w:rsidRPr="00A93F5D">
        <w:t xml:space="preserve">. Za nedjelju predlažem posjet muzeju </w:t>
      </w:r>
      <w:r w:rsidRPr="00A93F5D">
        <w:rPr>
          <w:i/>
          <w:iCs/>
        </w:rPr>
        <w:t>Musée Marmottan Monet</w:t>
      </w:r>
      <w:r w:rsidRPr="00A93F5D">
        <w:t xml:space="preserve">, koji čuva najveću svjetsku zbirku djela Claudea Moneta, uključujući i znamenitu sliku </w:t>
      </w:r>
      <w:r w:rsidRPr="00A93F5D">
        <w:rPr>
          <w:i/>
          <w:iCs/>
        </w:rPr>
        <w:t>Impresija, izlazeće sunce</w:t>
      </w:r>
      <w:r w:rsidRPr="00A93F5D">
        <w:t>.</w:t>
      </w:r>
    </w:p>
    <w:p w14:paraId="4304657A" w14:textId="77777777" w:rsidR="00C00B91" w:rsidRPr="00A93F5D" w:rsidRDefault="00C00B91" w:rsidP="00C00B91">
      <w:r w:rsidRPr="00A93F5D">
        <w:t>Želite li da za Vas izvršim rezervaciju leta i smještaja?"</w:t>
      </w:r>
    </w:p>
    <w:p w14:paraId="026BFAB2" w14:textId="77777777" w:rsidR="00C00B91" w:rsidRDefault="00C00B91">
      <w:pPr>
        <w:spacing w:after="200"/>
        <w:rPr>
          <w:szCs w:val="22"/>
        </w:rPr>
      </w:pPr>
    </w:p>
    <w:p w14:paraId="75E23646" w14:textId="2F2C5CE7" w:rsidR="00C00B91" w:rsidRPr="00D3771A" w:rsidRDefault="00934884">
      <w:pPr>
        <w:spacing w:after="200"/>
        <w:rPr>
          <w:szCs w:val="22"/>
        </w:rPr>
      </w:pPr>
      <w:r w:rsidRPr="00A93F5D">
        <w:t>Prikazani slijed radnji razotkriva sustav za rješavanje problema</w:t>
      </w:r>
      <w:r w:rsidR="00997EE2">
        <w:t xml:space="preserve"> čija </w:t>
      </w:r>
      <w:r w:rsidR="006474C5">
        <w:t>sa sposo</w:t>
      </w:r>
      <w:r w:rsidR="001643DD">
        <w:t xml:space="preserve">bnošću usklađivanja </w:t>
      </w:r>
      <w:r w:rsidRPr="00A93F5D">
        <w:t>svoj</w:t>
      </w:r>
      <w:r w:rsidR="001643DD">
        <w:t>ih</w:t>
      </w:r>
      <w:r w:rsidRPr="00A93F5D">
        <w:t xml:space="preserve"> izvor</w:t>
      </w:r>
      <w:r w:rsidR="001643DD">
        <w:t>a</w:t>
      </w:r>
      <w:r w:rsidRPr="00A93F5D">
        <w:t xml:space="preserve"> i vještin</w:t>
      </w:r>
      <w:r w:rsidR="001643DD">
        <w:t>a</w:t>
      </w:r>
      <w:r w:rsidRPr="00A93F5D">
        <w:t xml:space="preserve"> kako bi postigao zadani cilj na način koji je istodobno učinkovit, prilagođen i pouzdan.</w:t>
      </w:r>
    </w:p>
    <w:p w14:paraId="1CD3E04F" w14:textId="77777777" w:rsidR="00C955CE" w:rsidRDefault="00C7299E" w:rsidP="0048561C">
      <w:pPr>
        <w:pStyle w:val="Heading3"/>
      </w:pPr>
      <w:bookmarkStart w:id="165" w:name="_Toc203222033"/>
      <w:r>
        <w:t>6.3.6 Zaključak: rođenje komunikacijskog partnera</w:t>
      </w:r>
      <w:bookmarkEnd w:id="165"/>
    </w:p>
    <w:p w14:paraId="075106F4" w14:textId="1D5A46E0" w:rsidR="00C955CE" w:rsidRDefault="00C7299E">
      <w:pPr>
        <w:spacing w:after="200"/>
      </w:pPr>
      <w:r>
        <w:t xml:space="preserve">Dosadašnje je razmatranje pratilo složenu putanju koja vodi od skupa programskih naredbi i podatkovnih struktura do pojave entiteta što ga s pravom možemo nazvati komunikacijskim partnerom. Taj prijelaz, opisan kao </w:t>
      </w:r>
      <w:r w:rsidRPr="7A8A4F16">
        <w:rPr>
          <w:i/>
        </w:rPr>
        <w:t>rođenje</w:t>
      </w:r>
      <w:r>
        <w:t xml:space="preserve">, </w:t>
      </w:r>
      <w:r w:rsidR="7A8A4F16">
        <w:t>metaforički opisuje stvarni</w:t>
      </w:r>
      <w:r>
        <w:t xml:space="preserve"> kvalitativni skok u naravi interakcije između čovjeka i agenta. Agent preuzima ulogu aktivnoga sudionika u komunikacijskom činu. Njegovo </w:t>
      </w:r>
      <w:r w:rsidR="003538AD">
        <w:t xml:space="preserve">je </w:t>
      </w:r>
      <w:r>
        <w:t>rođenje ishod postupnog sazrijevanja kroz niz interakcija, učenja i prilagodbi.</w:t>
      </w:r>
    </w:p>
    <w:p w14:paraId="4A84605C" w14:textId="460BB761" w:rsidR="00C955CE" w:rsidRDefault="00C7299E">
      <w:pPr>
        <w:spacing w:after="200"/>
      </w:pPr>
      <w:r>
        <w:rPr>
          <w:szCs w:val="22"/>
        </w:rPr>
        <w:t xml:space="preserve">Temeljne sastavnice toga procesa jesu sposobnost agenta da tumači kontekst, prepoznaje namjere korisnika i prilagođava svoje odgovore na način koji nadilazi mehaničko izvršavanje. U trenutku kada korisnik u agentu počne prepoznavati funkcionalnost, </w:t>
      </w:r>
      <w:r w:rsidR="008C08E9">
        <w:rPr>
          <w:szCs w:val="22"/>
        </w:rPr>
        <w:t xml:space="preserve">ali </w:t>
      </w:r>
      <w:r>
        <w:rPr>
          <w:szCs w:val="22"/>
        </w:rPr>
        <w:t xml:space="preserve">i svojevrsnu postojanost, predvidljivost i, u konačnici, pouzdanost, postavljeni su temelji za partnerski odnos. Taj se odnos  zasniva na funkcionalnoj ekvivalenciji komunikacijskih uloga. Agent postaje partnerom ne zato što </w:t>
      </w:r>
      <w:r>
        <w:rPr>
          <w:i/>
          <w:szCs w:val="22"/>
        </w:rPr>
        <w:t>jest</w:t>
      </w:r>
      <w:r>
        <w:rPr>
          <w:szCs w:val="22"/>
        </w:rPr>
        <w:t xml:space="preserve"> čovjek, već zato što </w:t>
      </w:r>
      <w:r>
        <w:rPr>
          <w:i/>
          <w:szCs w:val="22"/>
        </w:rPr>
        <w:t>djeluje</w:t>
      </w:r>
      <w:r>
        <w:rPr>
          <w:szCs w:val="22"/>
        </w:rPr>
        <w:t xml:space="preserve"> kao vjerodostojan sugovornik unutar zadanog komunikacijskog okvira. Time se </w:t>
      </w:r>
      <w:r>
        <w:rPr>
          <w:szCs w:val="22"/>
        </w:rPr>
        <w:lastRenderedPageBreak/>
        <w:t>otvara prostor za složenije oblike suradnje, gdje se povjerenje i zajedničko razumijevanje grade kroz kontinuirani dijalog. Upravo je ta preobrazba iz alata u sugovornika ključno postignuće koje smo nastojali rasvijetliti, a njegov se put može sažeti u sljedećem prikazu.</w:t>
      </w:r>
    </w:p>
    <w:p w14:paraId="53717938" w14:textId="77777777" w:rsidR="00C955CE" w:rsidRDefault="00C7299E">
      <w:pPr>
        <w:spacing w:after="200"/>
      </w:pPr>
      <w:r>
        <w:rPr>
          <w:szCs w:val="22"/>
        </w:rPr>
        <w:t>```mermaid</w:t>
      </w:r>
    </w:p>
    <w:p w14:paraId="43444457" w14:textId="77777777" w:rsidR="00C955CE" w:rsidRDefault="00C7299E">
      <w:pPr>
        <w:spacing w:after="200"/>
      </w:pPr>
      <w:r>
        <w:rPr>
          <w:szCs w:val="22"/>
        </w:rPr>
        <w:t>graph LR</w:t>
      </w:r>
    </w:p>
    <w:p w14:paraId="2CFEA622" w14:textId="77777777" w:rsidR="00C955CE" w:rsidRDefault="00C7299E">
      <w:pPr>
        <w:spacing w:after="200"/>
      </w:pPr>
      <w:r>
        <w:rPr>
          <w:szCs w:val="22"/>
        </w:rPr>
        <w:t>style F fill:#E6F3FF,stroke:#333,stroke-width:2px</w:t>
      </w:r>
    </w:p>
    <w:p w14:paraId="403828BD" w14:textId="77777777" w:rsidR="00C955CE" w:rsidRDefault="00C7299E">
      <w:pPr>
        <w:spacing w:after="200"/>
      </w:pPr>
      <w:r>
        <w:rPr>
          <w:szCs w:val="22"/>
        </w:rPr>
        <w:t>subgraph "I. Preduvjeti"</w:t>
      </w:r>
    </w:p>
    <w:p w14:paraId="457FB1F4" w14:textId="77777777" w:rsidR="00C955CE" w:rsidRDefault="00C7299E">
      <w:pPr>
        <w:spacing w:after="200"/>
      </w:pPr>
      <w:r>
        <w:rPr>
          <w:szCs w:val="22"/>
        </w:rPr>
        <w:t>A[Tehnička podloga: Algoritmi i podaci]</w:t>
      </w:r>
    </w:p>
    <w:p w14:paraId="4EDAA891" w14:textId="77777777" w:rsidR="00C955CE" w:rsidRDefault="00C7299E">
      <w:pPr>
        <w:spacing w:after="200"/>
      </w:pPr>
      <w:r>
        <w:rPr>
          <w:szCs w:val="22"/>
        </w:rPr>
        <w:t>B[Svrha i definirani kontekst djelovanja]</w:t>
      </w:r>
    </w:p>
    <w:p w14:paraId="3581B518" w14:textId="77777777" w:rsidR="00C955CE" w:rsidRDefault="00C7299E">
      <w:pPr>
        <w:spacing w:after="200"/>
      </w:pPr>
      <w:r>
        <w:rPr>
          <w:szCs w:val="22"/>
        </w:rPr>
        <w:t>end</w:t>
      </w:r>
    </w:p>
    <w:p w14:paraId="4C0D1B35" w14:textId="77777777" w:rsidR="00C955CE" w:rsidRDefault="00C7299E">
      <w:pPr>
        <w:spacing w:after="200"/>
      </w:pPr>
      <w:r>
        <w:rPr>
          <w:szCs w:val="22"/>
        </w:rPr>
        <w:t>subgraph "II. Proces interaktivnog sazrijevanja"</w:t>
      </w:r>
    </w:p>
    <w:p w14:paraId="2DD990A7" w14:textId="77777777" w:rsidR="00C955CE" w:rsidRDefault="00C7299E">
      <w:pPr>
        <w:spacing w:after="200"/>
      </w:pPr>
      <w:r>
        <w:rPr>
          <w:szCs w:val="22"/>
        </w:rPr>
        <w:t>C[Inicijalna interakcija: Agent kao alat]</w:t>
      </w:r>
    </w:p>
    <w:p w14:paraId="0E8F2CB0" w14:textId="77777777" w:rsidR="00C955CE" w:rsidRDefault="00C7299E">
      <w:pPr>
        <w:spacing w:after="200"/>
      </w:pPr>
      <w:r>
        <w:rPr>
          <w:szCs w:val="22"/>
        </w:rPr>
        <w:t>D[Učenje i prilagodba kroz dijalog]</w:t>
      </w:r>
    </w:p>
    <w:p w14:paraId="25B2237F" w14:textId="77777777" w:rsidR="00C955CE" w:rsidRDefault="00C7299E">
      <w:pPr>
        <w:spacing w:after="200"/>
      </w:pPr>
      <w:r>
        <w:rPr>
          <w:szCs w:val="22"/>
        </w:rPr>
        <w:t>E[Izgradnja povjerenja i predvidljivosti]</w:t>
      </w:r>
    </w:p>
    <w:p w14:paraId="3E088485" w14:textId="77777777" w:rsidR="00C955CE" w:rsidRDefault="00C7299E">
      <w:pPr>
        <w:spacing w:after="200"/>
      </w:pPr>
      <w:r>
        <w:rPr>
          <w:szCs w:val="22"/>
        </w:rPr>
        <w:t>end</w:t>
      </w:r>
    </w:p>
    <w:p w14:paraId="67D0C3CC" w14:textId="77777777" w:rsidR="00C955CE" w:rsidRDefault="00C7299E">
      <w:pPr>
        <w:spacing w:after="200"/>
      </w:pPr>
      <w:r>
        <w:rPr>
          <w:szCs w:val="22"/>
        </w:rPr>
        <w:t>subgraph "III. Ishod"</w:t>
      </w:r>
    </w:p>
    <w:p w14:paraId="4EF44F03" w14:textId="77777777" w:rsidR="00C955CE" w:rsidRDefault="00C7299E">
      <w:pPr>
        <w:spacing w:after="200"/>
      </w:pPr>
      <w:r>
        <w:rPr>
          <w:szCs w:val="22"/>
        </w:rPr>
        <w:t>F[&lt;b&gt;Rođenje komunikacijskog partnera&lt;/b&gt;]</w:t>
      </w:r>
    </w:p>
    <w:p w14:paraId="0D880122" w14:textId="77777777" w:rsidR="00C955CE" w:rsidRDefault="00C7299E">
      <w:pPr>
        <w:spacing w:after="200"/>
      </w:pPr>
      <w:r>
        <w:rPr>
          <w:szCs w:val="22"/>
        </w:rPr>
        <w:t>end</w:t>
      </w:r>
    </w:p>
    <w:p w14:paraId="35A01D11" w14:textId="77777777" w:rsidR="00C955CE" w:rsidRDefault="00C7299E">
      <w:pPr>
        <w:spacing w:after="200"/>
      </w:pPr>
      <w:r>
        <w:rPr>
          <w:szCs w:val="22"/>
        </w:rPr>
        <w:t>A --&gt; C</w:t>
      </w:r>
    </w:p>
    <w:p w14:paraId="5A87D2FE" w14:textId="77777777" w:rsidR="00C955CE" w:rsidRDefault="00C7299E">
      <w:pPr>
        <w:spacing w:after="200"/>
      </w:pPr>
      <w:r>
        <w:rPr>
          <w:szCs w:val="22"/>
        </w:rPr>
        <w:t>B --&gt; C</w:t>
      </w:r>
    </w:p>
    <w:p w14:paraId="27B62E7F" w14:textId="77777777" w:rsidR="00C955CE" w:rsidRDefault="00C7299E">
      <w:pPr>
        <w:spacing w:after="200"/>
      </w:pPr>
      <w:r>
        <w:rPr>
          <w:szCs w:val="22"/>
        </w:rPr>
        <w:t>C --&gt; D</w:t>
      </w:r>
    </w:p>
    <w:p w14:paraId="132277E9" w14:textId="77777777" w:rsidR="00C955CE" w:rsidRDefault="00C7299E">
      <w:pPr>
        <w:spacing w:after="200"/>
      </w:pPr>
      <w:r>
        <w:rPr>
          <w:szCs w:val="22"/>
        </w:rPr>
        <w:t>D --&gt; E</w:t>
      </w:r>
    </w:p>
    <w:p w14:paraId="2C5EDAD8" w14:textId="77777777" w:rsidR="00C955CE" w:rsidRDefault="00C7299E">
      <w:pPr>
        <w:spacing w:after="200"/>
      </w:pPr>
      <w:r>
        <w:rPr>
          <w:szCs w:val="22"/>
        </w:rPr>
        <w:t>E --&gt; F</w:t>
      </w:r>
    </w:p>
    <w:p w14:paraId="4DFE68F5" w14:textId="77777777" w:rsidR="00C955CE" w:rsidRDefault="00C7299E">
      <w:pPr>
        <w:spacing w:after="200"/>
      </w:pPr>
      <w:r>
        <w:rPr>
          <w:szCs w:val="22"/>
        </w:rPr>
        <w:t>```</w:t>
      </w:r>
    </w:p>
    <w:p w14:paraId="340D6CB3" w14:textId="77777777" w:rsidR="00C955CE" w:rsidRDefault="00C7299E">
      <w:pPr>
        <w:spacing w:after="200"/>
      </w:pPr>
      <w:r>
        <w:rPr>
          <w:i/>
          <w:szCs w:val="22"/>
        </w:rPr>
        <w:t>Prikaz 1: Faze razvoja komunikacijskog partnera od tehničkih preduvjeta do interaktivnog sazrijevanja i konačnog ishoda.</w:t>
      </w:r>
    </w:p>
    <w:p w14:paraId="020FE5E0" w14:textId="77777777" w:rsidR="00C955CE" w:rsidRDefault="00C7299E">
      <w:pPr>
        <w:spacing w:after="200"/>
      </w:pPr>
      <w:r>
        <w:rPr>
          <w:szCs w:val="22"/>
        </w:rPr>
        <w:t>Time završavamo teorijsko razmatranje uvjeta pod kojima nastaje komunikacijski partner. S jasno postavljenim teorijskim okvirom, okrećemo se njegovoj primjeni i oživotvorenju u stvarnim sustavima.</w:t>
      </w:r>
    </w:p>
    <w:p w14:paraId="4151C0C1" w14:textId="03DBCDF1" w:rsidR="00636659" w:rsidRDefault="00636659">
      <w:pPr>
        <w:rPr>
          <w:szCs w:val="22"/>
        </w:rPr>
      </w:pPr>
      <w:r>
        <w:rPr>
          <w:szCs w:val="22"/>
        </w:rPr>
        <w:br w:type="page"/>
      </w:r>
    </w:p>
    <w:p w14:paraId="79725A98" w14:textId="3EED6A4A" w:rsidR="00636659" w:rsidRDefault="00636659" w:rsidP="00636659">
      <w:pPr>
        <w:pStyle w:val="Heading1"/>
      </w:pPr>
      <w:bookmarkStart w:id="166" w:name="_Toc203222034"/>
      <w:r>
        <w:lastRenderedPageBreak/>
        <w:t>7. I</w:t>
      </w:r>
      <w:r w:rsidR="00C34383" w:rsidRPr="0048561C">
        <w:t>zgradnja komunikacijskih partnera: primjeri</w:t>
      </w:r>
      <w:bookmarkEnd w:id="166"/>
      <w:r w:rsidR="00C34383" w:rsidRPr="0048561C">
        <w:t xml:space="preserve"> </w:t>
      </w:r>
    </w:p>
    <w:p w14:paraId="330A75AD" w14:textId="77777777" w:rsidR="00636659" w:rsidRDefault="00636659" w:rsidP="00636659">
      <w:pPr>
        <w:spacing w:after="200"/>
      </w:pPr>
      <w:r>
        <w:rPr>
          <w:szCs w:val="22"/>
        </w:rPr>
        <w:t>Nakon što smo u prethodnom poglavlju razmotrili teorijske temelje i odredili ključne sastavnice koje omogućuju "rođenje" komunikacijskog partnera, sada prelazimo s apstraktnih načela na njihovu konkretnu primjenu. Ovo poglavlje posvećeno je praktičnoj dimenziji izgradnje takvih agenata, gdje se teorijski modeli susreću s izazovima stvarne implementacije. Promotrit ćemo kako se teorijske postavke o kontekstu, učenju i prilagodbi pretaču u arhitekturu stvarnih sustava, oblikujući njihovo ponašanje i interakcijske sposobnosti.</w:t>
      </w:r>
    </w:p>
    <w:p w14:paraId="33513C73" w14:textId="77777777" w:rsidR="00636659" w:rsidRDefault="00636659" w:rsidP="00636659">
      <w:pPr>
        <w:spacing w:after="200"/>
      </w:pPr>
      <w:r>
        <w:rPr>
          <w:szCs w:val="22"/>
        </w:rPr>
        <w:t>Svrha je ovoga poglavlja dvojaka. Prvo, cilj je prikazati raznolikost pristupa u izgradnji komunikacijskih partnera kroz pomno odabrane primjere iz različitih domena – od korisničke podrške i obrazovanja do osobnih asistenata. Drugo, kroz produbljene studije slučaja istražit ćemo specifične probleme, uspješna rješenja i kompromise s kojima se suočavaju inženjeri i dizajneri. Analizom tih primjera otkrit ćemo kako se opći principi manifestiraju u praksi te koje nepredviđene poteškoće i mogućnosti izranjaju tijekom razvoja i uporabe. Time se teorijsko razumijevanje obogaćuje uvidima stečenim iz iskustva, nudeći cjelovitiju sliku o tome što je sve potrebno za uspješnu izgradnju i održavanje funkcionalnih i pouzdanih komunikacijskih partnera.</w:t>
      </w:r>
    </w:p>
    <w:p w14:paraId="4E88D002" w14:textId="77777777" w:rsidR="00636659" w:rsidRDefault="00636659" w:rsidP="00636659">
      <w:pPr>
        <w:pStyle w:val="Heading2"/>
      </w:pPr>
      <w:bookmarkStart w:id="167" w:name="_Toc203222035"/>
      <w:r>
        <w:t>7.1 Digitalni sugovornici: Chatbotovi i virtualni asistenti u doba LLM-ova</w:t>
      </w:r>
      <w:bookmarkEnd w:id="167"/>
    </w:p>
    <w:p w14:paraId="71A0BA76" w14:textId="3FF63449" w:rsidR="00636659" w:rsidRDefault="00636659" w:rsidP="00636659">
      <w:pPr>
        <w:spacing w:after="200"/>
      </w:pPr>
      <w:r>
        <w:rPr>
          <w:szCs w:val="22"/>
        </w:rPr>
        <w:t>Digitalni sugovornici, utjelovljeni u chatbotovima i virtualnim asistentima, predstavljaju jedno od najistaknutijih sučelja interakcije čovjeka i računala u suvremenom tehnološkom krajoliku. Njihov strelovit razvoj i sveprisutna primjena neraskidivo su povezani s napretkom na području velikih jezičnih modela, koji su iz temelja preobrazili njihove sposobnosti i uloge. Dok su se tradicionalno chatbotovi i virtualni asistenti promatrali kao dvije razmjerno odvojene kategorije, recentni tehnološki iskoraci brišu te granice i uvode novu paradigmu inteligentnih, autonomnih sustava.</w:t>
      </w:r>
    </w:p>
    <w:p w14:paraId="3E1E23A0" w14:textId="77777777" w:rsidR="00636659" w:rsidRDefault="00636659" w:rsidP="00636659">
      <w:pPr>
        <w:pStyle w:val="Heading4"/>
      </w:pPr>
      <w:r>
        <w:t>Razgraničenje pojmova: od skriptiranih odgovora do složenih zadaća</w:t>
      </w:r>
    </w:p>
    <w:p w14:paraId="25497430" w14:textId="77777777" w:rsidR="00636659" w:rsidRDefault="00636659" w:rsidP="00636659">
      <w:pPr>
        <w:spacing w:after="200"/>
      </w:pPr>
      <w:r>
        <w:rPr>
          <w:szCs w:val="22"/>
        </w:rPr>
        <w:t xml:space="preserve">Povijesno gledano, temeljna razlika između chatbota i virtualnog asistenta počivala je na stupnju složenosti i širini funkcionalnosti. </w:t>
      </w:r>
      <w:r>
        <w:rPr>
          <w:b/>
          <w:szCs w:val="22"/>
        </w:rPr>
        <w:t>Chatbotovi</w:t>
      </w:r>
      <w:r>
        <w:rPr>
          <w:szCs w:val="22"/>
        </w:rPr>
        <w:t xml:space="preserve"> su izvorno bili zamišljeni kao jednostavniji programi, često temeljeni na unaprijed definiranim pravilima ili skriptama. Njihova je primarna svrha bila vođenje usko specijaliziranih razgovora unutar određene domene, poput pružanja korisničke podrške za specifičan proizvod, odgovaranja na često postavljana pitanja ili prikupljanja osnovnih podataka od korisnika. S druge strane, </w:t>
      </w:r>
      <w:r>
        <w:rPr>
          <w:b/>
          <w:szCs w:val="22"/>
        </w:rPr>
        <w:t>virtualni asistenti</w:t>
      </w:r>
      <w:r>
        <w:rPr>
          <w:szCs w:val="22"/>
        </w:rPr>
        <w:t>, kao što su Amazonova Alexa, Appleova Siri ili Googleov Asistent, od početka su projektirani kao znatno složeniji sustavi. Njihova temeljna odlika jest duboka integracija s operativnim sustavom uređaja i širokim ekosustavom vanjskih usluga i aplikacija. Takva im integracija omogućuje obavljanje raznolikih i složenih zadaća koje nadilaze puki razgovor – od upravljanja pametnim domom i postavljanja podsjetnika do slanja poruka, pretraživanja interneta i interakcije s drugim softverskim alatima.</w:t>
      </w:r>
    </w:p>
    <w:p w14:paraId="0DFB1EB9" w14:textId="77777777" w:rsidR="00636659" w:rsidRDefault="00636659" w:rsidP="00636659">
      <w:pPr>
        <w:spacing w:after="200"/>
      </w:pPr>
      <w:r>
        <w:rPr>
          <w:szCs w:val="22"/>
        </w:rPr>
        <w:t>Međutim, pojava i komercijalizacija velikih jezičnih modela pokrenuli su korjenitu transformaciju. Sposobnost LLM-ova da razumiju kontekst, generiraju suvisao i kreativan tekst te rezoniraju o složenim problemima omogućila je novoj generaciji chatbotova da steknu, pa i nadmaše, mogućnosti tradicionalnih virtualnih asistenata. Moderni chatbotovi, pogonjeni tehnologijama poput onih koje razvija OpenAI (2023), više nisu ograničeni na krute skripte. Oni mogu voditi fluidne, kontekstualno osviještene razgovore, sažimati dokumente, pisati programski kôd i obavljati zadatke koji zahtijevaju višestupanjsko planiranje i zaključivanje. Time se nekoć jasna razdjelnica između dvaju pojmova zamagljuje, a u središte pozornosti stupa novi, obuhvatniji koncept – koncept agenta.</w:t>
      </w:r>
    </w:p>
    <w:p w14:paraId="75D6450B" w14:textId="77777777" w:rsidR="00636659" w:rsidRDefault="00636659" w:rsidP="002C403A">
      <w:pPr>
        <w:pStyle w:val="Heading4"/>
      </w:pPr>
      <w:r>
        <w:t>Uspon autonomnih agenata</w:t>
      </w:r>
    </w:p>
    <w:p w14:paraId="3823ACC9" w14:textId="77777777" w:rsidR="00636659" w:rsidRDefault="00636659" w:rsidP="00636659">
      <w:pPr>
        <w:spacing w:after="200"/>
      </w:pPr>
      <w:r>
        <w:rPr>
          <w:szCs w:val="22"/>
        </w:rPr>
        <w:t xml:space="preserve">Pojam </w:t>
      </w:r>
      <w:r>
        <w:rPr>
          <w:b/>
          <w:szCs w:val="22"/>
        </w:rPr>
        <w:t>agent</w:t>
      </w:r>
      <w:r>
        <w:rPr>
          <w:szCs w:val="22"/>
        </w:rPr>
        <w:t xml:space="preserve"> u kontekstu umjetne inteligencije označava sustav koji može samostalno percipirati svoje okruženje i autonomno djelovati kako bi postigao zadane ciljeve. Klasična definicija opisuje agenta kao entitet koji opaža okolinu putem senzora i na nju utječe putem aktuatora (Russell &amp; Norvig, 2021). U digitalnom svijetu, "senzori" mogu biti API pozivi koji dohvaćaju informacije s interneta ili čitaju datoteke s diska, dok "aktuatori" mogu biti alati za slanje e-pošte, izvršavanje programskog kôda ili interakciju s drugim softverskim sučeljima.</w:t>
      </w:r>
    </w:p>
    <w:p w14:paraId="4BA8632D" w14:textId="77777777" w:rsidR="00636659" w:rsidRDefault="00636659" w:rsidP="00636659">
      <w:pPr>
        <w:spacing w:after="200"/>
      </w:pPr>
      <w:r>
        <w:rPr>
          <w:szCs w:val="22"/>
        </w:rPr>
        <w:lastRenderedPageBreak/>
        <w:t>```mermaid</w:t>
      </w:r>
    </w:p>
    <w:p w14:paraId="15F18C1E" w14:textId="77777777" w:rsidR="00636659" w:rsidRDefault="00636659" w:rsidP="00636659">
      <w:pPr>
        <w:spacing w:after="200"/>
      </w:pPr>
      <w:r>
        <w:rPr>
          <w:szCs w:val="22"/>
        </w:rPr>
        <w:t>graph LR;</w:t>
      </w:r>
    </w:p>
    <w:p w14:paraId="6E991B69" w14:textId="77777777" w:rsidR="00636659" w:rsidRDefault="00636659" w:rsidP="00636659">
      <w:pPr>
        <w:spacing w:after="200"/>
      </w:pPr>
      <w:r>
        <w:rPr>
          <w:szCs w:val="22"/>
        </w:rPr>
        <w:t>subgraph "Razvoj digitalnih sugovornika"</w:t>
      </w:r>
    </w:p>
    <w:p w14:paraId="02BD740C" w14:textId="77777777" w:rsidR="00636659" w:rsidRDefault="00636659" w:rsidP="00636659">
      <w:pPr>
        <w:spacing w:after="200"/>
      </w:pPr>
      <w:r>
        <w:rPr>
          <w:szCs w:val="22"/>
        </w:rPr>
        <w:t>A[&lt;b&gt;Skriptirani Chatbot&lt;/b&gt;&lt;br&gt;&lt;i&gt;Temeljen na pravilima, ograničene domene&lt;/i&gt;] --&gt; B[&lt;b&gt;Klasični Virtualni Asistent&lt;/b&gt;&lt;br&gt;&lt;i&gt;Integriran s uslugama (npr. Siri, Alexa)&lt;/i&gt;];</w:t>
      </w:r>
    </w:p>
    <w:p w14:paraId="3919AF3A" w14:textId="77777777" w:rsidR="00636659" w:rsidRDefault="00636659" w:rsidP="00636659">
      <w:pPr>
        <w:spacing w:after="200"/>
      </w:pPr>
      <w:r>
        <w:rPr>
          <w:szCs w:val="22"/>
        </w:rPr>
        <w:t>B --&gt; C[&lt;b&gt;LLM-om pogonjen Sugovornik&lt;/b&gt;&lt;br&gt;&lt;i&gt;Napredno razumijevanje jezika (npr. ChatGPT)&lt;/i&gt;];</w:t>
      </w:r>
    </w:p>
    <w:p w14:paraId="296406C3" w14:textId="77777777" w:rsidR="00636659" w:rsidRDefault="00636659" w:rsidP="00636659">
      <w:pPr>
        <w:spacing w:after="200"/>
      </w:pPr>
      <w:r>
        <w:rPr>
          <w:szCs w:val="22"/>
        </w:rPr>
        <w:t>C --&gt; D[&lt;b&gt;Autonomni Agent&lt;/b&gt;&lt;br&gt;&lt;i&gt;Samostalno planiranje i izvršavanje zadataka (npr. Auto-GPT)&lt;/i&gt;];</w:t>
      </w:r>
    </w:p>
    <w:p w14:paraId="7D642447" w14:textId="77777777" w:rsidR="00636659" w:rsidRDefault="00636659" w:rsidP="00636659">
      <w:pPr>
        <w:spacing w:after="200"/>
      </w:pPr>
      <w:r>
        <w:rPr>
          <w:szCs w:val="22"/>
        </w:rPr>
        <w:t>end</w:t>
      </w:r>
    </w:p>
    <w:p w14:paraId="05D0B5E7" w14:textId="77777777" w:rsidR="00636659" w:rsidRDefault="00636659" w:rsidP="00636659">
      <w:pPr>
        <w:spacing w:after="200"/>
      </w:pPr>
      <w:r>
        <w:rPr>
          <w:szCs w:val="22"/>
        </w:rPr>
        <w:t>style A fill:#FFFFFF,stroke:#333,stroke-width:1.5px</w:t>
      </w:r>
    </w:p>
    <w:p w14:paraId="32DF0701" w14:textId="77777777" w:rsidR="00636659" w:rsidRDefault="00636659" w:rsidP="00636659">
      <w:pPr>
        <w:spacing w:after="200"/>
      </w:pPr>
      <w:r>
        <w:rPr>
          <w:szCs w:val="22"/>
        </w:rPr>
        <w:t>style B fill:#FFFFFF,stroke:#333,stroke-width:1.5px</w:t>
      </w:r>
    </w:p>
    <w:p w14:paraId="311C9206" w14:textId="77777777" w:rsidR="00636659" w:rsidRDefault="00636659" w:rsidP="00636659">
      <w:pPr>
        <w:spacing w:after="200"/>
      </w:pPr>
      <w:r>
        <w:rPr>
          <w:szCs w:val="22"/>
        </w:rPr>
        <w:t>style C fill:#FFFFFF,stroke:#333,stroke-width:1.5px</w:t>
      </w:r>
    </w:p>
    <w:p w14:paraId="301AAFCC" w14:textId="77777777" w:rsidR="00636659" w:rsidRDefault="00636659" w:rsidP="00636659">
      <w:pPr>
        <w:spacing w:after="200"/>
      </w:pPr>
      <w:r>
        <w:rPr>
          <w:szCs w:val="22"/>
        </w:rPr>
        <w:t>style D fill:#FFFFFF,stroke:#333,stroke-width:1.5px</w:t>
      </w:r>
    </w:p>
    <w:p w14:paraId="0AD6E0C2" w14:textId="77777777" w:rsidR="00636659" w:rsidRDefault="00636659" w:rsidP="00636659">
      <w:pPr>
        <w:spacing w:after="200"/>
      </w:pPr>
      <w:r>
        <w:rPr>
          <w:szCs w:val="22"/>
        </w:rPr>
        <w:t>```</w:t>
      </w:r>
    </w:p>
    <w:p w14:paraId="70791611" w14:textId="77777777" w:rsidR="00636659" w:rsidRDefault="00636659" w:rsidP="00636659">
      <w:pPr>
        <w:spacing w:after="200"/>
      </w:pPr>
      <w:r>
        <w:rPr>
          <w:i/>
          <w:szCs w:val="22"/>
        </w:rPr>
        <w:t>Prikaz: Evolucijski put od jednostavnih chatbotova do autonomnih agenata pogonjenih velikim jezičnim modelima.</w:t>
      </w:r>
    </w:p>
    <w:p w14:paraId="70506EBA" w14:textId="77777777" w:rsidR="00636659" w:rsidRDefault="00636659" w:rsidP="00636659">
      <w:pPr>
        <w:spacing w:after="200"/>
      </w:pPr>
      <w:r>
        <w:rPr>
          <w:szCs w:val="22"/>
        </w:rPr>
        <w:t>Veliki jezični modeli djeluju kao središnji "mozak" ili kognitivna jezgra takvih agenata. Oni im daju sposobnost rezoniranja, planiranja i raščlambe složenih ciljeva na niz manjih, provedivih koraka. Kada se LLM-u dodijeli pristup vanjskim alatima, on prerasta ulogu pasivnog generatora teksta i postaje proaktivni izvršitelj zadataka. Takav sustav nadilazi tradicionalno poimanje chatbota te poprima obilježja autonomnog agenta. Primjeri poput projekata Auto-GPT ili AgentGPT ilustriraju ovaj pomak: korisnik postavlja općenit i složen cilj (npr. "istraži tržište električnih automobila i sastavi izvještaj o ključnim konkurentima"), a agent samostalno oblikuje plan, pretražuje internet, analizira prikupljene podatke, koristi alate za njihovu obradu i na koncu generira traženi izvještaj, pritom učeći i prilagođavajući svoje postupke bez stalne ljudske intervencije.</w:t>
      </w:r>
    </w:p>
    <w:p w14:paraId="58B4CCC8" w14:textId="77777777" w:rsidR="00636659" w:rsidRDefault="00636659" w:rsidP="00636659">
      <w:pPr>
        <w:spacing w:after="200"/>
      </w:pPr>
      <w:r>
        <w:rPr>
          <w:szCs w:val="22"/>
        </w:rPr>
        <w:t>Ovaj prijelaz s reaktivnih sugovornika na proaktivne agente predstavlja temeljnu promjenu paradigme, otvarajući vrata primjenama koje su do jučer pripadale domeni znanstvene fantastike i postavljajući nove izazove u području sigurnosti, etike i upravljanja autonomnim sustavima.</w:t>
      </w:r>
    </w:p>
    <w:p w14:paraId="2B20EE32" w14:textId="3ACDA1B1" w:rsidR="00636659" w:rsidRDefault="00636659" w:rsidP="00636659">
      <w:pPr>
        <w:pStyle w:val="Heading2"/>
      </w:pPr>
      <w:bookmarkStart w:id="168" w:name="_Toc203222036"/>
      <w:r>
        <w:t>7.2</w:t>
      </w:r>
      <w:r>
        <w:tab/>
        <w:t xml:space="preserve">Primjene koje mijenjaju </w:t>
      </w:r>
      <w:r w:rsidR="00536E87">
        <w:t>perspektivu</w:t>
      </w:r>
      <w:r>
        <w:t>: gdje agenti stvaraju vrijednost?</w:t>
      </w:r>
      <w:bookmarkEnd w:id="168"/>
    </w:p>
    <w:p w14:paraId="295ED054" w14:textId="77777777" w:rsidR="00636659" w:rsidRDefault="00636659" w:rsidP="00636659">
      <w:pPr>
        <w:spacing w:after="200"/>
      </w:pPr>
      <w:r>
        <w:rPr>
          <w:szCs w:val="22"/>
        </w:rPr>
        <w:t>Teorijski potencijal autonomnih agenata, premda iznimno poticajan, dobiva svoj puni smisao tek uvidom u stvarne primjene gdje njihove sposobnosti donose mjerljivu i preobrazbenu vrijednost. Razmatranje agenata isključivo kao naprednih alata za izvršavanje pojedinačnih naredbi nedostatno je; njihova se istinska snaga očituje u sposobnosti samostalnog orkestriranja složenih tijekova rada, čime se otvaraju novi obzori u rješavanju problema i stvaranju vrijednosti. U nastavku se podrobnije razlažu ključna područja u kojima agenti već danas pokazuju sposobnost korjenite promjene ustaljenih praksi.</w:t>
      </w:r>
    </w:p>
    <w:p w14:paraId="356AEA07" w14:textId="77777777" w:rsidR="00636659" w:rsidRDefault="00636659" w:rsidP="00636659">
      <w:pPr>
        <w:pStyle w:val="Heading4"/>
      </w:pPr>
      <w:r>
        <w:t>Automatizacija složenih istraživačkih i analitičkih procesa</w:t>
      </w:r>
    </w:p>
    <w:p w14:paraId="61A0DB45" w14:textId="3FDC1B59" w:rsidR="00636659" w:rsidRDefault="00636659" w:rsidP="00636659">
      <w:pPr>
        <w:spacing w:after="200"/>
      </w:pPr>
      <w:r>
        <w:rPr>
          <w:szCs w:val="22"/>
        </w:rPr>
        <w:t xml:space="preserve">Jedno od najplodnijih područja primjene agenata jest automatizacija dugotrajnih i složenih istraživačkih zadataka. Zamislimo agenta kojemu je povjeren zadatak izrade iscrpnog izvještaja o određenoj temi, primjerice o utjecaju klimatskih promjena na poljoprivredu u Sredozemlju. Takav agent svoj zadatak ne izvršava jednim upitom, već pokreće cjelovit proces. Prvo, samostalno oblikuje </w:t>
      </w:r>
      <w:r>
        <w:rPr>
          <w:szCs w:val="22"/>
        </w:rPr>
        <w:lastRenderedPageBreak/>
        <w:t xml:space="preserve">niz relevantnih upita za pretraživanje znanstvenih baza podataka, novinskih arhiva i službenih izvješća. Zatim, sustavno prikuplja, filtrira i procjenjuje vjerodostojnost pronađenih izvora. Ključan korak koji slijedi jest sinteza – agent analizira prikupljene informacije, prepoznaje uzorke, proturječja i ključne argumente te ih strukturira u koherentan narativ. Konačni proizvod </w:t>
      </w:r>
      <w:r w:rsidR="00F876BC">
        <w:rPr>
          <w:szCs w:val="22"/>
        </w:rPr>
        <w:t xml:space="preserve">je </w:t>
      </w:r>
      <w:r>
        <w:rPr>
          <w:szCs w:val="22"/>
        </w:rPr>
        <w:t>cjelovit izvještaj</w:t>
      </w:r>
      <w:r w:rsidR="00F876BC">
        <w:rPr>
          <w:szCs w:val="22"/>
        </w:rPr>
        <w:t xml:space="preserve"> koji uključuje skupove poveznica ili sažetaka</w:t>
      </w:r>
      <w:r>
        <w:rPr>
          <w:szCs w:val="22"/>
        </w:rPr>
        <w:t xml:space="preserve"> upotpunjen</w:t>
      </w:r>
      <w:r w:rsidR="00F876BC">
        <w:rPr>
          <w:szCs w:val="22"/>
        </w:rPr>
        <w:t>ih</w:t>
      </w:r>
      <w:r>
        <w:rPr>
          <w:szCs w:val="22"/>
        </w:rPr>
        <w:t xml:space="preserve"> urednim citatima i referencama (primjerice, u stilu koji zahtijevaju Smaldino &amp; McElreath, 2016). Na taj način, zadaci koji bi ljudskom istraživaču oduzeli dane ili tjedne rada bivaju zgotovljeni u znatno kraćem vremenu, uz visoku razinu preciznosti.</w:t>
      </w:r>
    </w:p>
    <w:p w14:paraId="7308BFE7" w14:textId="77777777" w:rsidR="00636659" w:rsidRDefault="00636659" w:rsidP="00636659">
      <w:pPr>
        <w:spacing w:after="200"/>
      </w:pPr>
      <w:r>
        <w:rPr>
          <w:szCs w:val="22"/>
        </w:rPr>
        <w:t>```mermaid</w:t>
      </w:r>
    </w:p>
    <w:p w14:paraId="31B6F8F4" w14:textId="77777777" w:rsidR="00636659" w:rsidRDefault="00636659" w:rsidP="00636659">
      <w:pPr>
        <w:spacing w:after="200"/>
      </w:pPr>
      <w:r>
        <w:rPr>
          <w:szCs w:val="22"/>
        </w:rPr>
        <w:t>graph LR</w:t>
      </w:r>
    </w:p>
    <w:p w14:paraId="5379822E" w14:textId="77777777" w:rsidR="00636659" w:rsidRDefault="00636659" w:rsidP="00636659">
      <w:pPr>
        <w:spacing w:after="200"/>
      </w:pPr>
      <w:r>
        <w:rPr>
          <w:szCs w:val="22"/>
        </w:rPr>
        <w:t>%%{init: {'theme': 'base', 'themeVariables': { 'background': 'white'}}}%%</w:t>
      </w:r>
    </w:p>
    <w:p w14:paraId="7783FADF" w14:textId="77777777" w:rsidR="00636659" w:rsidRDefault="00636659" w:rsidP="00636659">
      <w:pPr>
        <w:spacing w:after="200"/>
      </w:pPr>
      <w:r>
        <w:rPr>
          <w:szCs w:val="22"/>
        </w:rPr>
        <w:t>A[&lt;b&gt;Korisnički Nalog&lt;/b&gt;&lt;br&gt;&lt;i&gt;"Izradi izvještaj o..."&lt;/i&gt;] --&gt; B{&lt;b&gt;Agentova Jezgra&lt;/b&gt;&lt;br&gt;&lt;i&gt;Planiranje i Rezoniranje&lt;/i&gt;}</w:t>
      </w:r>
    </w:p>
    <w:p w14:paraId="1D3C26E3" w14:textId="77777777" w:rsidR="00636659" w:rsidRDefault="00636659" w:rsidP="00636659">
      <w:pPr>
        <w:spacing w:after="200"/>
      </w:pPr>
      <w:r>
        <w:rPr>
          <w:szCs w:val="22"/>
        </w:rPr>
        <w:t>B -- Korak 1 --&gt; C[Formuliranje Upita]</w:t>
      </w:r>
    </w:p>
    <w:p w14:paraId="27AC9F45" w14:textId="77777777" w:rsidR="00636659" w:rsidRDefault="00636659" w:rsidP="00636659">
      <w:pPr>
        <w:spacing w:after="200"/>
      </w:pPr>
      <w:r>
        <w:rPr>
          <w:szCs w:val="22"/>
        </w:rPr>
        <w:t>C --&gt; D[Pretraživanje Više Izvora&lt;br&gt;&lt;i&gt;Baze podataka, Web, API&lt;/i&gt;]</w:t>
      </w:r>
    </w:p>
    <w:p w14:paraId="2466D483" w14:textId="77777777" w:rsidR="00636659" w:rsidRDefault="00636659" w:rsidP="00636659">
      <w:pPr>
        <w:spacing w:after="200"/>
      </w:pPr>
      <w:r>
        <w:rPr>
          <w:szCs w:val="22"/>
        </w:rPr>
        <w:t>D --&gt; E[Filtriranje i Procjena Relevantnosti]</w:t>
      </w:r>
    </w:p>
    <w:p w14:paraId="17F37325" w14:textId="77777777" w:rsidR="00636659" w:rsidRDefault="00636659" w:rsidP="00636659">
      <w:pPr>
        <w:spacing w:after="200"/>
      </w:pPr>
      <w:r>
        <w:rPr>
          <w:szCs w:val="22"/>
        </w:rPr>
        <w:t>E -- Korak 2 --&gt; F{&lt;b&gt;Sinteza Informacija&lt;/b&gt;&lt;br&gt;&lt;i&gt;Identifikacija uzoraka i argumenata&lt;/i&gt;}</w:t>
      </w:r>
    </w:p>
    <w:p w14:paraId="719505D7" w14:textId="77777777" w:rsidR="00636659" w:rsidRDefault="00636659" w:rsidP="00636659">
      <w:pPr>
        <w:spacing w:after="200"/>
      </w:pPr>
      <w:r>
        <w:rPr>
          <w:szCs w:val="22"/>
        </w:rPr>
        <w:t>F --&gt; G[Pisanje Strukturiranog Izvještaja]</w:t>
      </w:r>
    </w:p>
    <w:p w14:paraId="7D0DFA2B" w14:textId="77777777" w:rsidR="00636659" w:rsidRDefault="00636659" w:rsidP="00636659">
      <w:pPr>
        <w:spacing w:after="200"/>
      </w:pPr>
      <w:r>
        <w:rPr>
          <w:szCs w:val="22"/>
        </w:rPr>
        <w:t>G -- Korak 3 --&gt; H[Formatiranje i Citiranje&lt;br&gt;&lt;i&gt;(prema zadanim pravilima)&lt;/i&gt;]</w:t>
      </w:r>
    </w:p>
    <w:p w14:paraId="1C434793" w14:textId="77777777" w:rsidR="00636659" w:rsidRDefault="00636659" w:rsidP="00636659">
      <w:pPr>
        <w:spacing w:after="200"/>
      </w:pPr>
      <w:r>
        <w:rPr>
          <w:szCs w:val="22"/>
        </w:rPr>
        <w:t>H --&gt; I[&lt;b&gt;Konačni Proizvod&lt;/b&gt;&lt;br&gt;&lt;i&gt;Cjelovit i spreman dokument&lt;/i&gt;]</w:t>
      </w:r>
    </w:p>
    <w:p w14:paraId="5C1D80EE" w14:textId="77777777" w:rsidR="00636659" w:rsidRDefault="00636659" w:rsidP="00636659">
      <w:pPr>
        <w:spacing w:after="200"/>
      </w:pPr>
      <w:r>
        <w:rPr>
          <w:szCs w:val="22"/>
        </w:rPr>
        <w:t>style A fill:#e6f2ff,stroke:#333,stroke-width:2px</w:t>
      </w:r>
    </w:p>
    <w:p w14:paraId="72E822F1" w14:textId="77777777" w:rsidR="00636659" w:rsidRDefault="00636659" w:rsidP="00636659">
      <w:pPr>
        <w:spacing w:after="200"/>
      </w:pPr>
      <w:r>
        <w:rPr>
          <w:szCs w:val="22"/>
        </w:rPr>
        <w:t>style I fill:#e6f2ff,stroke:#333,stroke-width:2px</w:t>
      </w:r>
    </w:p>
    <w:p w14:paraId="4E917AC0" w14:textId="77777777" w:rsidR="00636659" w:rsidRDefault="00636659" w:rsidP="00636659">
      <w:pPr>
        <w:spacing w:after="200"/>
      </w:pPr>
      <w:r>
        <w:rPr>
          <w:szCs w:val="22"/>
        </w:rPr>
        <w:t>style B fill:#fff0e6,stroke:#d95f02,stroke-width:2px</w:t>
      </w:r>
    </w:p>
    <w:p w14:paraId="3E1EF3B0" w14:textId="77777777" w:rsidR="00636659" w:rsidRDefault="00636659" w:rsidP="00636659">
      <w:pPr>
        <w:spacing w:after="200"/>
      </w:pPr>
      <w:r>
        <w:rPr>
          <w:szCs w:val="22"/>
        </w:rPr>
        <w:t>style F fill:#fff0e6,stroke:#d95f02,stroke-width:2px</w:t>
      </w:r>
    </w:p>
    <w:p w14:paraId="44777BE8" w14:textId="77777777" w:rsidR="00636659" w:rsidRDefault="00636659" w:rsidP="00636659">
      <w:pPr>
        <w:spacing w:after="200"/>
      </w:pPr>
      <w:r>
        <w:rPr>
          <w:szCs w:val="22"/>
        </w:rPr>
        <w:t>```</w:t>
      </w:r>
    </w:p>
    <w:p w14:paraId="36D94C5F" w14:textId="77777777" w:rsidR="00636659" w:rsidRDefault="00636659" w:rsidP="00636659">
      <w:pPr>
        <w:spacing w:after="200"/>
      </w:pPr>
      <w:r>
        <w:rPr>
          <w:b/>
          <w:szCs w:val="22"/>
        </w:rPr>
        <w:t>Prikaz:</w:t>
      </w:r>
      <w:r>
        <w:rPr>
          <w:i/>
          <w:szCs w:val="22"/>
        </w:rPr>
        <w:t xml:space="preserve"> </w:t>
      </w:r>
      <w:r>
        <w:rPr>
          <w:szCs w:val="22"/>
        </w:rPr>
        <w:t>Primjer tijeka rada autonomnog istraživačkog agenta, od početnog naloga do isporuke konačnog proizvoda. Agent samostalno upravlja svakim korakom, od planiranja do sinteze i finalizacije.</w:t>
      </w:r>
    </w:p>
    <w:p w14:paraId="4953B13A" w14:textId="77777777" w:rsidR="00636659" w:rsidRDefault="00636659" w:rsidP="00636659">
      <w:pPr>
        <w:pStyle w:val="Heading4"/>
      </w:pPr>
      <w:r>
        <w:t>Razvoj programskoga kôda i softverskih rješenja</w:t>
      </w:r>
    </w:p>
    <w:p w14:paraId="2AC2DA4F" w14:textId="7CF88566" w:rsidR="00636659" w:rsidRDefault="00636659" w:rsidP="00636659">
      <w:pPr>
        <w:spacing w:after="200"/>
      </w:pPr>
      <w:r>
        <w:rPr>
          <w:szCs w:val="22"/>
        </w:rPr>
        <w:t xml:space="preserve">U domeni softverskog inženjerstva, uloga agenata </w:t>
      </w:r>
      <w:r w:rsidR="001A1224">
        <w:rPr>
          <w:szCs w:val="22"/>
        </w:rPr>
        <w:t xml:space="preserve">polako </w:t>
      </w:r>
      <w:r>
        <w:rPr>
          <w:szCs w:val="22"/>
        </w:rPr>
        <w:t>nadilazi funkciju pomoćnika pri pisanju kôda (</w:t>
      </w:r>
      <w:r>
        <w:rPr>
          <w:i/>
          <w:szCs w:val="22"/>
        </w:rPr>
        <w:t>code assistants</w:t>
      </w:r>
      <w:r>
        <w:rPr>
          <w:szCs w:val="22"/>
        </w:rPr>
        <w:t>). Autonomni agenti sposobni su preuzeti cjelokupne razvojne cikluse. Počevši od analize zahtjeva korisnika, specificiranih prirodnim jezikom, agent može izraditi arhitektonski nacrt aplikacije, odabrati prikladne tehnološke okvire te potom napisati, testirati i ispraviti (</w:t>
      </w:r>
      <w:r>
        <w:rPr>
          <w:i/>
          <w:szCs w:val="22"/>
        </w:rPr>
        <w:t>debug</w:t>
      </w:r>
      <w:r>
        <w:rPr>
          <w:szCs w:val="22"/>
        </w:rPr>
        <w:t>) potreban programski kôd. Njihova sposobnost ne iscrpljuje se u generiranju isječaka kôda; oni mogu samostalno upravljati repozitorijima, rješavati međuovisnosti (</w:t>
      </w:r>
      <w:r>
        <w:rPr>
          <w:i/>
          <w:szCs w:val="22"/>
        </w:rPr>
        <w:t>dependencies</w:t>
      </w:r>
      <w:r>
        <w:rPr>
          <w:szCs w:val="22"/>
        </w:rPr>
        <w:t>), pisati jedinične testove (</w:t>
      </w:r>
      <w:r>
        <w:rPr>
          <w:i/>
          <w:szCs w:val="22"/>
        </w:rPr>
        <w:t>unit tests</w:t>
      </w:r>
      <w:r>
        <w:rPr>
          <w:szCs w:val="22"/>
        </w:rPr>
        <w:t>) te čak pokretati procese automatizirane implementacije (</w:t>
      </w:r>
      <w:r>
        <w:rPr>
          <w:i/>
          <w:szCs w:val="22"/>
        </w:rPr>
        <w:t>deployment</w:t>
      </w:r>
      <w:r>
        <w:rPr>
          <w:szCs w:val="22"/>
        </w:rPr>
        <w:t>) na poslužitelje. Ovakav pristup omogućuje razvojnim timovima da se usredotoče na strateške i kreativne aspekte razvoja, dok agenti preuzimaju repetitivne i tehnički zahtjevne, ali dobro definirane zadatke. Time se cjelokupan proces razvoja softvera ubrzava i čini otpornijim na ljudske pogreške.</w:t>
      </w:r>
      <w:r w:rsidR="00AF221C">
        <w:rPr>
          <w:szCs w:val="22"/>
        </w:rPr>
        <w:t xml:space="preserve"> Primjer takvih sustava</w:t>
      </w:r>
      <w:r w:rsidR="00A107B4">
        <w:rPr>
          <w:szCs w:val="22"/>
        </w:rPr>
        <w:t xml:space="preserve"> su</w:t>
      </w:r>
      <w:r w:rsidR="00B93052">
        <w:rPr>
          <w:szCs w:val="22"/>
        </w:rPr>
        <w:t xml:space="preserve"> pomoćnici </w:t>
      </w:r>
      <w:r w:rsidR="00515E63">
        <w:rPr>
          <w:szCs w:val="22"/>
        </w:rPr>
        <w:t xml:space="preserve">za pisanje koda </w:t>
      </w:r>
      <w:r w:rsidR="00F12B95">
        <w:rPr>
          <w:szCs w:val="22"/>
        </w:rPr>
        <w:t xml:space="preserve">koji </w:t>
      </w:r>
      <w:r w:rsidR="00800824">
        <w:rPr>
          <w:szCs w:val="22"/>
        </w:rPr>
        <w:t xml:space="preserve">su dostupni korisnicima su </w:t>
      </w:r>
      <w:r w:rsidR="008A7DC9">
        <w:rPr>
          <w:szCs w:val="22"/>
        </w:rPr>
        <w:t xml:space="preserve">Claude </w:t>
      </w:r>
      <w:r w:rsidR="004B1D5E">
        <w:rPr>
          <w:szCs w:val="22"/>
        </w:rPr>
        <w:t xml:space="preserve">Code, Codex, </w:t>
      </w:r>
      <w:r w:rsidR="00515E63">
        <w:rPr>
          <w:szCs w:val="22"/>
        </w:rPr>
        <w:t xml:space="preserve">Cursor, </w:t>
      </w:r>
      <w:r w:rsidR="004B1D5E">
        <w:rPr>
          <w:szCs w:val="22"/>
        </w:rPr>
        <w:t>Windsurf</w:t>
      </w:r>
      <w:r w:rsidR="00710945">
        <w:rPr>
          <w:szCs w:val="22"/>
        </w:rPr>
        <w:t xml:space="preserve"> i mnogi drugi.</w:t>
      </w:r>
    </w:p>
    <w:p w14:paraId="103DD32E" w14:textId="77777777" w:rsidR="00636659" w:rsidRDefault="00636659" w:rsidP="00636659">
      <w:pPr>
        <w:pStyle w:val="Heading4"/>
      </w:pPr>
      <w:r>
        <w:lastRenderedPageBreak/>
        <w:t>Personalizirana interakcija s korisnicima i napredna podrška</w:t>
      </w:r>
    </w:p>
    <w:p w14:paraId="2EDB5451" w14:textId="77777777" w:rsidR="00636659" w:rsidRDefault="00636659" w:rsidP="00636659">
      <w:pPr>
        <w:spacing w:after="200"/>
      </w:pPr>
      <w:r>
        <w:rPr>
          <w:szCs w:val="22"/>
        </w:rPr>
        <w:t xml:space="preserve">Sustavi za korisničku podršku, koji se tradicionalno oslanjaju na jednostavne </w:t>
      </w:r>
      <w:r>
        <w:rPr>
          <w:i/>
          <w:szCs w:val="22"/>
        </w:rPr>
        <w:t>chatbotove</w:t>
      </w:r>
      <w:r>
        <w:rPr>
          <w:szCs w:val="22"/>
        </w:rPr>
        <w:t xml:space="preserve"> s unaprijed definiranim scenarijima, doživljavaju duboku preobrazbu. Agenti donose sposobnost vođenja složenih, višekoračnih dijaloga u kojima pamte kontekst razgovora, pristupaju povijesti korisničkih interakcija i dinamički koriste vanjske alate kako bi riješili specifičan problem. Primjerice, korisnik koji prijavi problem s isporukom proizvoda može stupiti u interakciju s agentom koji će samostalno provjeriti status narudžbe u logističkom sustavu, komunicirati s dostavnom službom putem njihova API-ja i korisniku ponuditi konkretno rješenje, poput novog datuma isporuke ili povrata sredstava. Jednako tako, u ulozi osobnih pomoćnika, agenti mogu upravljati kalendarima, rezervirati putovanja i sastanke, uzimajući u obzir kompleksne preference korisnika i preklapanja u rasporedu, što predstavlja značajan iskorak u odnosu na postojeće digitalne asistente.</w:t>
      </w:r>
    </w:p>
    <w:p w14:paraId="2F3E81A4" w14:textId="77777777" w:rsidR="00636659" w:rsidRDefault="00636659" w:rsidP="00636659">
      <w:pPr>
        <w:pStyle w:val="Heading4"/>
      </w:pPr>
      <w:r>
        <w:t>Strateško upravljanje, marketing i poslovna analiza</w:t>
      </w:r>
    </w:p>
    <w:p w14:paraId="0C003EBB" w14:textId="77777777" w:rsidR="00636659" w:rsidRDefault="00636659" w:rsidP="00636659">
      <w:pPr>
        <w:spacing w:after="200"/>
      </w:pPr>
      <w:r>
        <w:rPr>
          <w:szCs w:val="22"/>
        </w:rPr>
        <w:t>U poslovnom okruženju, agenti postaju moćan alat za donošenje odluka. Moguće im je dodijeliti zadatke kontinuiranog praćenja tržišnih kretanja, analize aktivnosti konkurencije ili praćenja sentimenta javnosti na društvenim mrežama. Agent zadužen za optimizaciju marketinške kampanje može autonomno analizirati podatke o uspješnosti oglasa na različitim platformama, alocirati budžet prema onim kanalima koji donose najbolji povrat ulaganja te čak samostalno generirati i testirati nove kreativne inačice oglasa. U financijama, agenti mogu provoditi složene analize financijskih izvještaja, identificirati rizike ili anomalije te pripremati sažete podloge za donošenje strateških odluka. Njihova vrijednost leži u sposobnosti da obrade i povežu goleme količine nestrukturiranih podataka, prepoznaju signale u buci informacija i pretvore ih u konkretne, operativne uvide, oslobađajući tako ljudske stručnjake za zadatke najviše strateške razine.</w:t>
      </w:r>
    </w:p>
    <w:p w14:paraId="007350B9" w14:textId="10AA261F" w:rsidR="00636659" w:rsidRDefault="00636659" w:rsidP="00636659">
      <w:pPr>
        <w:pStyle w:val="Heading3"/>
      </w:pPr>
      <w:bookmarkStart w:id="169" w:name="_Toc203222037"/>
      <w:r>
        <w:t xml:space="preserve">7.2.1 Revolucija </w:t>
      </w:r>
      <w:r w:rsidR="00D134D3">
        <w:t>u korisničkoj podršci i marketingu</w:t>
      </w:r>
      <w:bookmarkEnd w:id="169"/>
    </w:p>
    <w:p w14:paraId="62EC72F1" w14:textId="77777777" w:rsidR="00636659" w:rsidRDefault="00636659" w:rsidP="00636659">
      <w:pPr>
        <w:spacing w:after="200"/>
      </w:pPr>
      <w:r>
        <w:rPr>
          <w:szCs w:val="22"/>
        </w:rPr>
        <w:t>Pojavnost i primjena umjetne inteligencije označavaju temeljitu preobrazbu paradigmi na kojima su do sada počivali korisnička podrška i marketing. Ta dva, nekoć razdvojena poslovna područja, pod utjecajem inteligentnih sustava konvergiraju u jedinstvenu, podatkovno vođenu funkciju čiji je cilj stvaranje cjelovitoga i duboko personaliziranog korisničkog iskustva. Prijelaz je to iz reaktivnoga modela, koji odgovara na već nastale potrebe ili probleme, prema proaktivnomu i prediktivnomu pristupu, koji anticipira buduća stanja i djeluje u skladu s njima.</w:t>
      </w:r>
    </w:p>
    <w:p w14:paraId="24026810" w14:textId="33699F2B" w:rsidR="00636659" w:rsidRDefault="00636659" w:rsidP="00636659">
      <w:pPr>
        <w:spacing w:after="200"/>
      </w:pPr>
      <w:r>
        <w:rPr>
          <w:szCs w:val="22"/>
        </w:rPr>
        <w:t xml:space="preserve">U domeni korisničke podrške, prvi i najočitiji pomak jest automatizacija početnih točaka interakcije s korisnicima putem inteligentnih agenata, odnosno </w:t>
      </w:r>
      <w:r w:rsidR="008010D6">
        <w:rPr>
          <w:szCs w:val="22"/>
        </w:rPr>
        <w:t xml:space="preserve">već spomenutih </w:t>
      </w:r>
      <w:r>
        <w:rPr>
          <w:i/>
          <w:szCs w:val="22"/>
        </w:rPr>
        <w:t>chatbotova</w:t>
      </w:r>
      <w:r>
        <w:rPr>
          <w:szCs w:val="22"/>
        </w:rPr>
        <w:t xml:space="preserve"> i glasovnih asistenata. Ti su sustavi osposobljeni za trenutačno i neprekidno rješavanje velikoga broja standardiziranih upita, čime se oslobađaju ljudski resursi. Vrijeme, kao ključan resurs, time se preusmjerava s rutinskih zadataka na rješavanje složenih, višeslojnih problema koji zahtijevaju ljudsku empatiju, kreativnost i kritičko prosuđivanje. No, doseg umjetne inteligencije </w:t>
      </w:r>
      <w:r w:rsidR="00A538E7">
        <w:rPr>
          <w:szCs w:val="22"/>
        </w:rPr>
        <w:t xml:space="preserve">obuhvaća i </w:t>
      </w:r>
      <w:r>
        <w:rPr>
          <w:szCs w:val="22"/>
        </w:rPr>
        <w:t>dubinsk</w:t>
      </w:r>
      <w:r w:rsidR="00A538E7">
        <w:rPr>
          <w:szCs w:val="22"/>
        </w:rPr>
        <w:t>u</w:t>
      </w:r>
      <w:r>
        <w:rPr>
          <w:szCs w:val="22"/>
        </w:rPr>
        <w:t xml:space="preserve"> analiz</w:t>
      </w:r>
      <w:r w:rsidR="00A538E7">
        <w:rPr>
          <w:szCs w:val="22"/>
        </w:rPr>
        <w:t>u</w:t>
      </w:r>
      <w:r>
        <w:rPr>
          <w:szCs w:val="22"/>
        </w:rPr>
        <w:t xml:space="preserve"> goleme količine nestrukturiranih podataka, poput transkripata poziva, elektroničke pošte i poruka s društvenih mreža. Analizom sentimenta iz tih podataka sustav može prepoznati ton, stupanj frustracije ili zadovoljstva korisnika te na temelju toga odrediti prioritet i hitnost pojedinog slučaja, opskrbljujući ljudskog agenta kontekstualno bogatim sažetkom prije same interakcije.</w:t>
      </w:r>
    </w:p>
    <w:p w14:paraId="0B5EEAF5" w14:textId="77777777" w:rsidR="00636659" w:rsidRDefault="00636659" w:rsidP="00636659">
      <w:pPr>
        <w:spacing w:after="200"/>
      </w:pPr>
      <w:r>
        <w:rPr>
          <w:szCs w:val="22"/>
        </w:rPr>
        <w:t>Paralelno s preobrazbom korisničke podrške, odvija se i revolucija u marketinškim strategijama. Napušta se era masovnoga marketinga, čije su poruke bile usmjerene na široke i slabo definirane demografske skupine, a ulazi se u razdoblje hiperpersonalizacije. Algoritmi strojnog učenja analiziraju cjelokupnu povijest interakcija pojedinog korisnika — od obrazaca pregledavanja internetskih stranica i prethodnih kupnji do vremena provedenog na određenim proizvodima — kako bi dinamički prilagodili marketinške poruke, ponude i cjelokupno korisničko iskustvo svakom pojedincu. Sustavi preporuka, kakve koriste platforme poput Netflixa ili Amazona, najpoznatiji su primjer takva pristupa, gdje se na temelju ponašanja sličnih korisnika i individualnih preferencija predviđa koji će sadržaj ili proizvod najvjerojatnije privući pozornost (Varian, 2018).</w:t>
      </w:r>
    </w:p>
    <w:p w14:paraId="536874DF" w14:textId="77777777" w:rsidR="00636659" w:rsidRDefault="00636659" w:rsidP="00636659">
      <w:pPr>
        <w:spacing w:after="200"/>
      </w:pPr>
    </w:p>
    <w:p w14:paraId="69586DDE" w14:textId="4A2339AE" w:rsidR="00636659" w:rsidRDefault="00636659" w:rsidP="00636659">
      <w:pPr>
        <w:spacing w:after="200"/>
      </w:pPr>
      <w:r>
        <w:rPr>
          <w:b/>
          <w:szCs w:val="22"/>
        </w:rPr>
        <w:t>Prikaz:</w:t>
      </w:r>
      <w:r>
        <w:rPr>
          <w:szCs w:val="22"/>
        </w:rPr>
        <w:t xml:space="preserve"> Konvergencija korisničke podrške i marketinga pogonjena umjetnom inteligencijom</w:t>
      </w:r>
    </w:p>
    <w:p w14:paraId="007BDC35" w14:textId="77777777" w:rsidR="00636659" w:rsidRDefault="00636659" w:rsidP="00636659">
      <w:pPr>
        <w:spacing w:after="200"/>
      </w:pPr>
      <w:r>
        <w:rPr>
          <w:szCs w:val="22"/>
        </w:rPr>
        <w:lastRenderedPageBreak/>
        <w:t>```mermaid</w:t>
      </w:r>
    </w:p>
    <w:p w14:paraId="2ABB88B7" w14:textId="77777777" w:rsidR="00636659" w:rsidRDefault="00636659" w:rsidP="00636659">
      <w:pPr>
        <w:spacing w:after="200"/>
      </w:pPr>
      <w:r>
        <w:rPr>
          <w:szCs w:val="22"/>
        </w:rPr>
        <w:t>graph LR</w:t>
      </w:r>
    </w:p>
    <w:p w14:paraId="77789571" w14:textId="77777777" w:rsidR="00636659" w:rsidRDefault="00636659" w:rsidP="00636659">
      <w:pPr>
        <w:spacing w:after="200"/>
      </w:pPr>
      <w:r>
        <w:rPr>
          <w:szCs w:val="22"/>
        </w:rPr>
        <w:t>subgraph "Korisnički Podaci (Ulaz)"</w:t>
      </w:r>
    </w:p>
    <w:p w14:paraId="680A07E5" w14:textId="77777777" w:rsidR="00636659" w:rsidRDefault="00636659" w:rsidP="00636659">
      <w:pPr>
        <w:spacing w:after="200"/>
      </w:pPr>
      <w:r>
        <w:rPr>
          <w:szCs w:val="22"/>
        </w:rPr>
        <w:t>A[Interakcije]</w:t>
      </w:r>
    </w:p>
    <w:p w14:paraId="63DDDDBE" w14:textId="77777777" w:rsidR="00636659" w:rsidRDefault="00636659" w:rsidP="00636659">
      <w:pPr>
        <w:spacing w:after="200"/>
      </w:pPr>
      <w:r>
        <w:rPr>
          <w:szCs w:val="22"/>
        </w:rPr>
        <w:t>B[Ponašanje]</w:t>
      </w:r>
    </w:p>
    <w:p w14:paraId="51909E09" w14:textId="77777777" w:rsidR="00636659" w:rsidRDefault="00636659" w:rsidP="00636659">
      <w:pPr>
        <w:spacing w:after="200"/>
      </w:pPr>
      <w:r>
        <w:rPr>
          <w:szCs w:val="22"/>
        </w:rPr>
        <w:t>C[Transakcije]</w:t>
      </w:r>
    </w:p>
    <w:p w14:paraId="340B9B35" w14:textId="77777777" w:rsidR="00636659" w:rsidRDefault="00636659" w:rsidP="00636659">
      <w:pPr>
        <w:spacing w:after="200"/>
      </w:pPr>
      <w:r>
        <w:rPr>
          <w:szCs w:val="22"/>
        </w:rPr>
        <w:t>end</w:t>
      </w:r>
    </w:p>
    <w:p w14:paraId="3C4E1539" w14:textId="77777777" w:rsidR="00636659" w:rsidRDefault="00636659" w:rsidP="00636659">
      <w:pPr>
        <w:spacing w:after="200"/>
      </w:pPr>
      <w:r>
        <w:rPr>
          <w:szCs w:val="22"/>
        </w:rPr>
        <w:t>subgraph "Jezgra Umjetne Inteligencije"</w:t>
      </w:r>
    </w:p>
    <w:p w14:paraId="1A9104CD" w14:textId="77777777" w:rsidR="00636659" w:rsidRDefault="00636659" w:rsidP="00636659">
      <w:pPr>
        <w:spacing w:after="200"/>
      </w:pPr>
      <w:r>
        <w:rPr>
          <w:szCs w:val="22"/>
        </w:rPr>
        <w:t>D{AI Pogon &lt;br&gt; Analiza i Predviđanje}</w:t>
      </w:r>
    </w:p>
    <w:p w14:paraId="4871DED3" w14:textId="77777777" w:rsidR="00636659" w:rsidRDefault="00636659" w:rsidP="00636659">
      <w:pPr>
        <w:spacing w:after="200"/>
      </w:pPr>
      <w:r>
        <w:rPr>
          <w:szCs w:val="22"/>
        </w:rPr>
        <w:t>end</w:t>
      </w:r>
    </w:p>
    <w:p w14:paraId="537E20E3" w14:textId="77777777" w:rsidR="00636659" w:rsidRDefault="00636659" w:rsidP="00636659">
      <w:pPr>
        <w:spacing w:after="200"/>
      </w:pPr>
      <w:r>
        <w:rPr>
          <w:szCs w:val="22"/>
        </w:rPr>
        <w:t>subgraph "Korisnička Podrška (Izlaz)"</w:t>
      </w:r>
    </w:p>
    <w:p w14:paraId="28C0954F" w14:textId="77777777" w:rsidR="00636659" w:rsidRDefault="00636659" w:rsidP="00636659">
      <w:pPr>
        <w:spacing w:after="200"/>
      </w:pPr>
      <w:r>
        <w:rPr>
          <w:szCs w:val="22"/>
        </w:rPr>
        <w:t>E[Proaktivna Podrška]</w:t>
      </w:r>
    </w:p>
    <w:p w14:paraId="7F2CC04D" w14:textId="77777777" w:rsidR="00636659" w:rsidRDefault="00636659" w:rsidP="00636659">
      <w:pPr>
        <w:spacing w:after="200"/>
      </w:pPr>
      <w:r>
        <w:rPr>
          <w:szCs w:val="22"/>
        </w:rPr>
        <w:t>F[Analiza Sentimenta]</w:t>
      </w:r>
    </w:p>
    <w:p w14:paraId="72DA4A8C" w14:textId="77777777" w:rsidR="00636659" w:rsidRDefault="00636659" w:rsidP="00636659">
      <w:pPr>
        <w:spacing w:after="200"/>
      </w:pPr>
      <w:r>
        <w:rPr>
          <w:szCs w:val="22"/>
        </w:rPr>
        <w:t>G[Obogaćeni Kontekst za Agente]</w:t>
      </w:r>
    </w:p>
    <w:p w14:paraId="3B6AD160" w14:textId="77777777" w:rsidR="00636659" w:rsidRDefault="00636659" w:rsidP="00636659">
      <w:pPr>
        <w:spacing w:after="200"/>
      </w:pPr>
      <w:r>
        <w:rPr>
          <w:szCs w:val="22"/>
        </w:rPr>
        <w:t>end</w:t>
      </w:r>
    </w:p>
    <w:p w14:paraId="0BEF14BD" w14:textId="77777777" w:rsidR="00636659" w:rsidRDefault="00636659" w:rsidP="00636659">
      <w:pPr>
        <w:spacing w:after="200"/>
      </w:pPr>
      <w:r>
        <w:rPr>
          <w:szCs w:val="22"/>
        </w:rPr>
        <w:t>subgraph "Marketing (Izlaz)"</w:t>
      </w:r>
    </w:p>
    <w:p w14:paraId="6DFB475C" w14:textId="77777777" w:rsidR="00636659" w:rsidRDefault="00636659" w:rsidP="00636659">
      <w:pPr>
        <w:spacing w:after="200"/>
      </w:pPr>
      <w:r>
        <w:rPr>
          <w:szCs w:val="22"/>
        </w:rPr>
        <w:t>H[Hiperpersonalizacija]</w:t>
      </w:r>
    </w:p>
    <w:p w14:paraId="5BED972C" w14:textId="77777777" w:rsidR="00636659" w:rsidRDefault="00636659" w:rsidP="00636659">
      <w:pPr>
        <w:spacing w:after="200"/>
      </w:pPr>
      <w:r>
        <w:rPr>
          <w:szCs w:val="22"/>
        </w:rPr>
        <w:t>I[Prediktivne Ponude]</w:t>
      </w:r>
    </w:p>
    <w:p w14:paraId="44CD4B7A" w14:textId="77777777" w:rsidR="00636659" w:rsidRDefault="00636659" w:rsidP="00636659">
      <w:pPr>
        <w:spacing w:after="200"/>
      </w:pPr>
      <w:r>
        <w:rPr>
          <w:szCs w:val="22"/>
        </w:rPr>
        <w:t>J[Generirani Sadržaj]</w:t>
      </w:r>
    </w:p>
    <w:p w14:paraId="12D54EA8" w14:textId="77777777" w:rsidR="00636659" w:rsidRDefault="00636659" w:rsidP="00636659">
      <w:pPr>
        <w:spacing w:after="200"/>
      </w:pPr>
      <w:r>
        <w:rPr>
          <w:szCs w:val="22"/>
        </w:rPr>
        <w:t>end</w:t>
      </w:r>
    </w:p>
    <w:p w14:paraId="1C373383" w14:textId="77777777" w:rsidR="00636659" w:rsidRDefault="00636659" w:rsidP="00636659">
      <w:pPr>
        <w:spacing w:after="200"/>
      </w:pPr>
      <w:r>
        <w:rPr>
          <w:szCs w:val="22"/>
        </w:rPr>
        <w:t>A &amp; B &amp; C --&gt; D</w:t>
      </w:r>
    </w:p>
    <w:p w14:paraId="0CBFF013" w14:textId="77777777" w:rsidR="00636659" w:rsidRDefault="00636659" w:rsidP="00636659">
      <w:pPr>
        <w:spacing w:after="200"/>
      </w:pPr>
      <w:r>
        <w:rPr>
          <w:szCs w:val="22"/>
        </w:rPr>
        <w:t>D --&gt; E &amp; F &amp; G</w:t>
      </w:r>
    </w:p>
    <w:p w14:paraId="3A69C751" w14:textId="77777777" w:rsidR="00636659" w:rsidRDefault="00636659" w:rsidP="00636659">
      <w:pPr>
        <w:spacing w:after="200"/>
      </w:pPr>
      <w:r>
        <w:rPr>
          <w:szCs w:val="22"/>
        </w:rPr>
        <w:t>D --&gt; H &amp; I &amp; J</w:t>
      </w:r>
    </w:p>
    <w:p w14:paraId="07105408" w14:textId="77777777" w:rsidR="00636659" w:rsidRDefault="00636659" w:rsidP="00636659">
      <w:pPr>
        <w:spacing w:after="200"/>
      </w:pPr>
      <w:r>
        <w:rPr>
          <w:szCs w:val="22"/>
        </w:rPr>
        <w:t>```</w:t>
      </w:r>
    </w:p>
    <w:p w14:paraId="18747613" w14:textId="00569948" w:rsidR="00636659" w:rsidRDefault="00636659" w:rsidP="00636659">
      <w:pPr>
        <w:spacing w:after="200"/>
      </w:pPr>
      <w:r>
        <w:rPr>
          <w:b/>
          <w:szCs w:val="22"/>
        </w:rPr>
        <w:t>Prikaz</w:t>
      </w:r>
      <w:r>
        <w:rPr>
          <w:i/>
          <w:szCs w:val="22"/>
        </w:rPr>
        <w:t xml:space="preserve"> </w:t>
      </w:r>
      <w:r>
        <w:rPr>
          <w:szCs w:val="22"/>
        </w:rPr>
        <w:t>shematski ilustrira kako se različiti izvori korisničkih podataka slijevaju u središnji sustav umjetne inteligencije. Taj sustav, kroz analizu i predviđanje, istovremeno generira izlazne vrijednosti koje transformiraju i korisničku podršku (proaktivnost, analiza sentimenta) i marketing (hiperpersonalizacija, prediktivne ponude), stvarajući tako jedinstven i inteligentan ciklus upravljanja odnosom s klijentima.</w:t>
      </w:r>
    </w:p>
    <w:p w14:paraId="77CCF4C2" w14:textId="6FDD275E" w:rsidR="00636659" w:rsidRDefault="00636659" w:rsidP="00636659">
      <w:pPr>
        <w:spacing w:after="200"/>
      </w:pPr>
      <w:r>
        <w:rPr>
          <w:szCs w:val="22"/>
        </w:rPr>
        <w:t xml:space="preserve">Nadalje, sustavi umjetne inteligencije u marketingu </w:t>
      </w:r>
      <w:r w:rsidR="00341462">
        <w:rPr>
          <w:szCs w:val="22"/>
        </w:rPr>
        <w:t xml:space="preserve">oslanjaju </w:t>
      </w:r>
      <w:r w:rsidR="0006365E">
        <w:rPr>
          <w:szCs w:val="22"/>
        </w:rPr>
        <w:t xml:space="preserve">se </w:t>
      </w:r>
      <w:r w:rsidR="00341462">
        <w:rPr>
          <w:szCs w:val="22"/>
        </w:rPr>
        <w:t>na</w:t>
      </w:r>
      <w:r>
        <w:rPr>
          <w:szCs w:val="22"/>
        </w:rPr>
        <w:t xml:space="preserve"> analizu prošlih interakcija </w:t>
      </w:r>
      <w:r w:rsidR="00341462">
        <w:rPr>
          <w:szCs w:val="22"/>
        </w:rPr>
        <w:t>ali i</w:t>
      </w:r>
      <w:r>
        <w:rPr>
          <w:szCs w:val="22"/>
        </w:rPr>
        <w:t xml:space="preserve"> ulaze u područje prediktivne analitike. </w:t>
      </w:r>
      <w:r w:rsidR="0010671F">
        <w:rPr>
          <w:szCs w:val="22"/>
        </w:rPr>
        <w:t>M</w:t>
      </w:r>
      <w:r>
        <w:rPr>
          <w:szCs w:val="22"/>
        </w:rPr>
        <w:t>ogu s visokim stupnjem vjerojatnosti predvidjeti buduće ponašanje korisnika, kao što je mogućnost odustajanja od usluge (</w:t>
      </w:r>
      <w:r>
        <w:rPr>
          <w:i/>
          <w:szCs w:val="22"/>
        </w:rPr>
        <w:t>churn prediction</w:t>
      </w:r>
      <w:r>
        <w:rPr>
          <w:szCs w:val="22"/>
        </w:rPr>
        <w:t xml:space="preserve">), identificirati kupce s najvećom dugoročnom vrijednošću ili procijeniti koji je optimalan trenutak za slanje promotivne ponude. Istovremeno, razvoj generativnih modela omogućuje automatizaciju stvaranja marketinškog sadržaja. Od pisanja naslova za elektroničku poštu koji potiču otvaranje, preko </w:t>
      </w:r>
      <w:r>
        <w:rPr>
          <w:szCs w:val="22"/>
        </w:rPr>
        <w:lastRenderedPageBreak/>
        <w:t>sastavljanja objava za društvene mreže prilagođenih određenoj publici, pa sve do generiranja osnovnih verzija reklamnih tekstova, umjetna inteligencija postaje suradnik u kreativnom procesu, znatno ubrzavajući produkciju i testiranje marketinških materijala (Kaplan &amp; Haenlein, 2019).</w:t>
      </w:r>
    </w:p>
    <w:p w14:paraId="0CD6BF26" w14:textId="7F2B6DD2" w:rsidR="00636659" w:rsidRDefault="00EE6399" w:rsidP="00636659">
      <w:pPr>
        <w:spacing w:after="200"/>
      </w:pPr>
      <w:r>
        <w:rPr>
          <w:szCs w:val="22"/>
        </w:rPr>
        <w:t>U</w:t>
      </w:r>
      <w:r w:rsidR="00636659">
        <w:rPr>
          <w:szCs w:val="22"/>
        </w:rPr>
        <w:t>mjetna inteligencija preoblikuje samu bit odnosa između poduzeća i klijenta</w:t>
      </w:r>
      <w:r w:rsidR="007A51F0">
        <w:rPr>
          <w:szCs w:val="22"/>
        </w:rPr>
        <w:t xml:space="preserve"> u kojima se</w:t>
      </w:r>
      <w:r w:rsidR="00636659">
        <w:rPr>
          <w:szCs w:val="22"/>
        </w:rPr>
        <w:t xml:space="preserve"> </w:t>
      </w:r>
      <w:r w:rsidR="0089153D">
        <w:rPr>
          <w:szCs w:val="22"/>
        </w:rPr>
        <w:t>urušavaju</w:t>
      </w:r>
      <w:r w:rsidR="00636659">
        <w:rPr>
          <w:szCs w:val="22"/>
        </w:rPr>
        <w:t xml:space="preserve"> tradicionalne granice između odjela i stvara jedinstven, inteligentan ekosustav u kojemu se svaka interakcija bilježi, analizira i koristi za oblikovanje sljedećeg koraka na korisničkom putu. Time se ostvaruje prijelaz s transakcijskog na relacijski model poslovanja, gdje je konačni cilj izgradnja dugoročne lojalnosti kroz neprekidno, relevantno i duboko personalizirano iskustvo.</w:t>
      </w:r>
    </w:p>
    <w:p w14:paraId="256FD445" w14:textId="521F0B8F" w:rsidR="00636659" w:rsidRDefault="00636659" w:rsidP="00636659">
      <w:pPr>
        <w:pStyle w:val="Heading3"/>
      </w:pPr>
      <w:bookmarkStart w:id="170" w:name="_Toc203222038"/>
      <w:r>
        <w:t xml:space="preserve">7.2.2 Transformacija </w:t>
      </w:r>
      <w:r w:rsidR="0088533B">
        <w:t>obrazovanja i personalizacije sadržaja</w:t>
      </w:r>
      <w:bookmarkEnd w:id="170"/>
    </w:p>
    <w:p w14:paraId="4E2F2F23" w14:textId="1997A65F" w:rsidR="00636659" w:rsidRDefault="00636659" w:rsidP="00636659">
      <w:pPr>
        <w:spacing w:after="200"/>
      </w:pPr>
      <w:r>
        <w:rPr>
          <w:szCs w:val="22"/>
        </w:rPr>
        <w:t xml:space="preserve">Generativna umjetna inteligencija, posebice u obliku autonomnih agenata, </w:t>
      </w:r>
      <w:r w:rsidR="005C072F">
        <w:rPr>
          <w:szCs w:val="22"/>
        </w:rPr>
        <w:t xml:space="preserve">ima potencijal </w:t>
      </w:r>
      <w:r w:rsidR="00DA4390">
        <w:rPr>
          <w:szCs w:val="22"/>
        </w:rPr>
        <w:t>napraviti</w:t>
      </w:r>
      <w:r>
        <w:rPr>
          <w:szCs w:val="22"/>
        </w:rPr>
        <w:t xml:space="preserve"> prekretnicu u poimanju i provedbi obrazovnih procesa. Njezin utjecaj nadilazi dosadašnje tehnološke inovacije koje su služile kao pomoćna sredstva; riječ </w:t>
      </w:r>
      <w:r w:rsidR="009A5038">
        <w:rPr>
          <w:szCs w:val="22"/>
        </w:rPr>
        <w:t>je</w:t>
      </w:r>
      <w:r>
        <w:rPr>
          <w:szCs w:val="22"/>
        </w:rPr>
        <w:t xml:space="preserve"> o korjenitoj transformaciji koja obrazovanje premješta iz ustaljenoga, jedinstvenog modela za sve polaznike prema potpuno personaliziranom i dinamičkom iskustvu. Agenti preuzimaju ulogu osobnih mentora, prilagođavajući se jedinstvenim potrebama, sposobnostima i stilovima učenja svakoga pojedinca.</w:t>
      </w:r>
    </w:p>
    <w:p w14:paraId="033023EA" w14:textId="6224470D" w:rsidR="00636659" w:rsidRDefault="00636659" w:rsidP="00636659">
      <w:pPr>
        <w:spacing w:after="200"/>
      </w:pPr>
      <w:r>
        <w:rPr>
          <w:szCs w:val="22"/>
        </w:rPr>
        <w:t xml:space="preserve">Središnja promjena koju donose AI agenti očituje se u mogućnosti stvaranja individualiziranih obrazovnih </w:t>
      </w:r>
      <w:r w:rsidR="005664C0">
        <w:rPr>
          <w:szCs w:val="22"/>
        </w:rPr>
        <w:t>kurikula</w:t>
      </w:r>
      <w:r>
        <w:rPr>
          <w:szCs w:val="22"/>
        </w:rPr>
        <w:t xml:space="preserve">. </w:t>
      </w:r>
      <w:r w:rsidR="00511B94">
        <w:rPr>
          <w:szCs w:val="22"/>
        </w:rPr>
        <w:t>S</w:t>
      </w:r>
      <w:r>
        <w:rPr>
          <w:szCs w:val="22"/>
        </w:rPr>
        <w:t>ustav započinje dubinskom analizom postojećeg znanja, brzine usvajanja gradiva te kognitivnih preferencija učenika. Na temelju tih podataka, agent oblikuje prilagođeni kurikul koji nije statičan, već se neprestano mijenja i razvija usporedno s napretkom korisnika (Jones &amp; Hrabowski, 2022). Ako učenik pokaže iznimno razumijevanje određenog područja, sustav ga može usmjeriti prema naprednijim temama ili, obratno, pružiti dodatne materijale i vježbe za područja u kojima se pojavljuju poteškoće. Time se napušta zastarjeli pristup u kojem cjelokupni razred napreduje istim tempom, neovisno o individualnim razlikama.</w:t>
      </w:r>
    </w:p>
    <w:p w14:paraId="68DE8572" w14:textId="409E1A9D" w:rsidR="00636659" w:rsidRDefault="00636659" w:rsidP="00636659">
      <w:pPr>
        <w:spacing w:after="200"/>
      </w:pPr>
      <w:r>
        <w:rPr>
          <w:szCs w:val="22"/>
        </w:rPr>
        <w:t>Djelokrug AI agenata proteže se i na samo stvaranje te pročišćavanje obrazovnih materijala. Sposobni su u stvarnom vremenu generirati sažetke složenih znanstvenih radova, sastavljati kvizove za provjeru znanja ili nuditi postupna objašnjenja matematičkih problema, prilagođena razini razumijevanja pojedinog korisnika. Istovremeno, agenti djeluju kao vrsni kustosi znanja, pretražujući goleme količine dostupnih informacija na internetu kako bi za učenika izdvojili najvjerodostojnije, najrelevantnije i najkvalitetnije izvore. Ta dvojaka uloga, ona stvoritelja i ona kuratora, omogućuje izgradnju bogatog i višeslojnog obrazovnog okružja.</w:t>
      </w:r>
    </w:p>
    <w:p w14:paraId="3BB26485" w14:textId="49CF6069" w:rsidR="00636659" w:rsidRDefault="00636659" w:rsidP="00636659">
      <w:pPr>
        <w:spacing w:after="200"/>
      </w:pPr>
      <w:r>
        <w:rPr>
          <w:szCs w:val="22"/>
        </w:rPr>
        <w:t xml:space="preserve">Učenje postaje aktivna, angažirana djelatnost. AI agenti mogu voditi sokratske dijaloge, potičući kritičko razmišljanje postavljanjem promišljenih pitanja umjesto pukog pružanja odgovora. Mogu stvarati složene simulacije u kojima studenti upravljaju virtualnim laboratorijem, sudjeluju u rekonstrukcijama povijesnih događaja ili rješavaju poslovne studije slučaja u dinamičkom okružju. Takvi interaktivni </w:t>
      </w:r>
      <w:r w:rsidR="00D95C4D">
        <w:rPr>
          <w:szCs w:val="22"/>
        </w:rPr>
        <w:t>učenja</w:t>
      </w:r>
      <w:r>
        <w:rPr>
          <w:szCs w:val="22"/>
        </w:rPr>
        <w:t xml:space="preserve"> modeli povećavaju zadržavanje znanja, </w:t>
      </w:r>
      <w:r w:rsidR="001A74E5">
        <w:rPr>
          <w:szCs w:val="22"/>
        </w:rPr>
        <w:t>te</w:t>
      </w:r>
      <w:r>
        <w:rPr>
          <w:szCs w:val="22"/>
        </w:rPr>
        <w:t xml:space="preserve"> razvijaju vještine rješavanja problema i analitičkog zaključivanja koje su ključne u suvremenom svijetu.</w:t>
      </w:r>
    </w:p>
    <w:p w14:paraId="45C727B2" w14:textId="77777777" w:rsidR="00636659" w:rsidRDefault="00636659" w:rsidP="00636659">
      <w:pPr>
        <w:pStyle w:val="Heading4"/>
      </w:pPr>
      <w:r>
        <w:t>Prikaz: Ciklus personaliziranog učenja</w:t>
      </w:r>
    </w:p>
    <w:p w14:paraId="044AA84A" w14:textId="77777777" w:rsidR="00636659" w:rsidRDefault="00636659" w:rsidP="00636659">
      <w:pPr>
        <w:spacing w:after="200"/>
      </w:pPr>
      <w:r>
        <w:rPr>
          <w:szCs w:val="22"/>
        </w:rPr>
        <w:t>Ovaj se proces može prikazati kao neprekinuti ciklus interakcije između učenika i AI agenta, gdje se svaka faza nadovezuje na prethodnu, stvarajući spiralu znanja.</w:t>
      </w:r>
    </w:p>
    <w:p w14:paraId="3F26E371" w14:textId="77777777" w:rsidR="00636659" w:rsidRDefault="00636659" w:rsidP="00636659">
      <w:pPr>
        <w:spacing w:after="200"/>
      </w:pPr>
      <w:r>
        <w:rPr>
          <w:szCs w:val="22"/>
        </w:rPr>
        <w:t>```mermaid</w:t>
      </w:r>
    </w:p>
    <w:p w14:paraId="51F0479B" w14:textId="77777777" w:rsidR="00636659" w:rsidRDefault="00636659" w:rsidP="00636659">
      <w:pPr>
        <w:spacing w:after="200"/>
      </w:pPr>
      <w:r>
        <w:rPr>
          <w:szCs w:val="22"/>
        </w:rPr>
        <w:t>graph LR</w:t>
      </w:r>
    </w:p>
    <w:p w14:paraId="09F7F22F" w14:textId="77777777" w:rsidR="00636659" w:rsidRDefault="00636659" w:rsidP="00636659">
      <w:pPr>
        <w:spacing w:after="200"/>
      </w:pPr>
      <w:r>
        <w:rPr>
          <w:szCs w:val="22"/>
        </w:rPr>
        <w:t>style A fill:#ffffff,stroke:#333,stroke-width:2px</w:t>
      </w:r>
    </w:p>
    <w:p w14:paraId="0812A5A2" w14:textId="77777777" w:rsidR="00636659" w:rsidRDefault="00636659" w:rsidP="00636659">
      <w:pPr>
        <w:spacing w:after="200"/>
      </w:pPr>
      <w:r>
        <w:rPr>
          <w:szCs w:val="22"/>
        </w:rPr>
        <w:t>style B fill:#ffffff,stroke:#333,stroke-width:2px</w:t>
      </w:r>
    </w:p>
    <w:p w14:paraId="4E68DFF0" w14:textId="77777777" w:rsidR="00636659" w:rsidRDefault="00636659" w:rsidP="00636659">
      <w:pPr>
        <w:spacing w:after="200"/>
      </w:pPr>
      <w:r>
        <w:rPr>
          <w:szCs w:val="22"/>
        </w:rPr>
        <w:t>style C fill:#ffffff,stroke:#333,stroke-width:2px</w:t>
      </w:r>
    </w:p>
    <w:p w14:paraId="2863DAD9" w14:textId="77777777" w:rsidR="00636659" w:rsidRDefault="00636659" w:rsidP="00636659">
      <w:pPr>
        <w:spacing w:after="200"/>
      </w:pPr>
      <w:r>
        <w:rPr>
          <w:szCs w:val="22"/>
        </w:rPr>
        <w:t>style D fill:#ffffff,stroke:#333,stroke-width:2px</w:t>
      </w:r>
    </w:p>
    <w:p w14:paraId="19CF7673" w14:textId="77777777" w:rsidR="00636659" w:rsidRDefault="00636659" w:rsidP="00636659">
      <w:pPr>
        <w:spacing w:after="200"/>
      </w:pPr>
      <w:r>
        <w:rPr>
          <w:szCs w:val="22"/>
        </w:rPr>
        <w:lastRenderedPageBreak/>
        <w:t>subgraph Personalizirani Obrazovni Ciklus</w:t>
      </w:r>
    </w:p>
    <w:p w14:paraId="46FFD56C" w14:textId="77777777" w:rsidR="00636659" w:rsidRDefault="00636659" w:rsidP="00636659">
      <w:pPr>
        <w:spacing w:after="200"/>
      </w:pPr>
      <w:r>
        <w:rPr>
          <w:szCs w:val="22"/>
        </w:rPr>
        <w:t>A[Analiza Znanja i Stila Učenja] --&gt; B(Generiranje i Prilagodba Sadržaja);</w:t>
      </w:r>
    </w:p>
    <w:p w14:paraId="5FAB5A30" w14:textId="77777777" w:rsidR="00636659" w:rsidRDefault="00636659" w:rsidP="00636659">
      <w:pPr>
        <w:spacing w:after="200"/>
      </w:pPr>
      <w:r>
        <w:rPr>
          <w:szCs w:val="22"/>
        </w:rPr>
        <w:t>B --&gt; C{Interakcija s Materijalima};</w:t>
      </w:r>
    </w:p>
    <w:p w14:paraId="4BAFC7FE" w14:textId="77777777" w:rsidR="00636659" w:rsidRDefault="00636659" w:rsidP="00636659">
      <w:pPr>
        <w:spacing w:after="200"/>
      </w:pPr>
      <w:r>
        <w:rPr>
          <w:szCs w:val="22"/>
        </w:rPr>
        <w:t>C --&gt; D[Kontinuirana Procjena Napretka];</w:t>
      </w:r>
    </w:p>
    <w:p w14:paraId="31982BF9" w14:textId="77777777" w:rsidR="00636659" w:rsidRDefault="00636659" w:rsidP="00636659">
      <w:pPr>
        <w:spacing w:after="200"/>
      </w:pPr>
      <w:r>
        <w:rPr>
          <w:szCs w:val="22"/>
        </w:rPr>
        <w:t>D --&gt; A;</w:t>
      </w:r>
    </w:p>
    <w:p w14:paraId="35DBBAFC" w14:textId="77777777" w:rsidR="00636659" w:rsidRDefault="00636659" w:rsidP="00636659">
      <w:pPr>
        <w:spacing w:after="200"/>
      </w:pPr>
      <w:r>
        <w:rPr>
          <w:szCs w:val="22"/>
        </w:rPr>
        <w:t>end</w:t>
      </w:r>
    </w:p>
    <w:p w14:paraId="49A132FB" w14:textId="77777777" w:rsidR="00636659" w:rsidRDefault="00636659" w:rsidP="00636659">
      <w:pPr>
        <w:spacing w:after="200"/>
      </w:pPr>
      <w:r>
        <w:rPr>
          <w:szCs w:val="22"/>
        </w:rPr>
        <w:t>```</w:t>
      </w:r>
    </w:p>
    <w:p w14:paraId="482DB46E" w14:textId="77777777" w:rsidR="00636659" w:rsidRDefault="00636659" w:rsidP="00636659">
      <w:pPr>
        <w:spacing w:after="200"/>
      </w:pPr>
      <w:r>
        <w:rPr>
          <w:szCs w:val="22"/>
        </w:rPr>
        <w:t>Primjena inteligentnih agenata posjeduje i znatan potencijal za povećanje dostupnosti obrazovanja. Sustavi mogu pružati trenutačni prijevod nastavnih materijala na različite jezike, čime se uklanjaju jezične barijere. Mogu pretvarati tekstualni sadržaj u govor za slabovidne učenike ili pojednostavljivati složene rečenične strukture za osobe s poteškoćama u učenju, poput disleksije (Rose &amp; Meyer, 2002). Na taj se način obrazovanje čini pravednijim i otvorenijim za sve, bez obzira na njihove fizičke, kognitivne ili geografske okolnosti.</w:t>
      </w:r>
    </w:p>
    <w:p w14:paraId="1C6FB35C" w14:textId="77777777" w:rsidR="00636659" w:rsidRDefault="00636659" w:rsidP="00636659">
      <w:pPr>
        <w:spacing w:after="200"/>
      </w:pPr>
      <w:r>
        <w:rPr>
          <w:szCs w:val="22"/>
        </w:rPr>
        <w:t>Unatoč golemim prednostima, uvođenje AI agenata u obrazovanje sa sobom nosi i određene izazove. Pretjerana ovisnost o tehnologiji mogla bi umanjiti razvoj socijalnih vještina i sposobnosti samostalnog istraživanja. Pitanje privatnosti i sigurnosti podataka učenika od presudne je važnosti, jer sustavi prikupljaju detaljne informacije o njihovu napretku i ponašanju. Potrebno je osigurati da algoritmi koji personaliziraju sadržaj ne stvaraju "informacijske mjehure" ili ne unose pristranosti koje bi mogle ograničiti učenikovu izloženost različitim perspektivama. Naposljetku, mijenja se i uloga ljudskog nastavnika, koji sve više postaje mentor, moderator i emocionalna podrška, usmjeravajući učenike kroz proces učenja kojim upravlja tehnologija. Njegova je zadaća poticati znatiželju i razvijati one ljudske kvalitete koje stroj ne može zamijeniti.</w:t>
      </w:r>
    </w:p>
    <w:p w14:paraId="04408A45" w14:textId="6989E37D" w:rsidR="00636659" w:rsidRDefault="00636659" w:rsidP="00636659">
      <w:pPr>
        <w:pStyle w:val="Heading3"/>
      </w:pPr>
      <w:bookmarkStart w:id="171" w:name="_Toc203222039"/>
      <w:r>
        <w:t xml:space="preserve">7.2.3 Proširenje </w:t>
      </w:r>
      <w:r w:rsidR="00A37232">
        <w:t xml:space="preserve">primjenjivosti: </w:t>
      </w:r>
      <w:r w:rsidR="00CD40FF">
        <w:t>LLM</w:t>
      </w:r>
      <w:r w:rsidR="00A37232">
        <w:t xml:space="preserve"> agenti u zdravstvu, poslovnim procesima i kreativnim industrijama</w:t>
      </w:r>
      <w:bookmarkEnd w:id="171"/>
    </w:p>
    <w:p w14:paraId="3B05353C" w14:textId="77777777" w:rsidR="00636659" w:rsidRDefault="00636659" w:rsidP="00636659">
      <w:pPr>
        <w:spacing w:after="200"/>
      </w:pPr>
      <w:r>
        <w:rPr>
          <w:szCs w:val="22"/>
        </w:rPr>
        <w:t>Doseg i primjenjivost jezičnih modela u formi autonomnih agenata znatno nadilaze njihove početne uloge u obradi i generiranju teksta. Njihova sposobnost razumijevanja konteksta, planiranja i izvršavanja složenih zadataka otvara mogućnosti za duboku integraciju u različita područja ljudskog djelovanja, preoblikujući temeljne paradigme u zdravstvu, poslovanju i kreativnim industrijama. U svakom od tih sektora, LLM agenti ne predstavljaju tek tehnološko poboljšanje, već katalizator temeljnih promjena u načinu rada, odlučivanja i stvaranja.</w:t>
      </w:r>
    </w:p>
    <w:p w14:paraId="51D8132A" w14:textId="77777777" w:rsidR="00636659" w:rsidRDefault="00636659" w:rsidP="00636659">
      <w:pPr>
        <w:pStyle w:val="Heading4"/>
      </w:pPr>
      <w:r>
        <w:t>Primjena u zdravstvu</w:t>
      </w:r>
    </w:p>
    <w:p w14:paraId="69642053" w14:textId="77777777" w:rsidR="00636659" w:rsidRDefault="00636659" w:rsidP="00636659">
      <w:pPr>
        <w:spacing w:after="200"/>
      </w:pPr>
      <w:r>
        <w:rPr>
          <w:szCs w:val="22"/>
        </w:rPr>
        <w:t>U zdravstvenom sustavu, uloga LLM agenata nadilazi funkciju jednostavnih sugovornika ili virtualnih pomoćnika. Njihova sposobnost obrade i analize golemih količina nestrukturiranih podataka iz elektroničkih zdravstvenih kartona (EHR) omogućuje im da djeluju kao napredni dijagnostički suradnici. Na temelju sinteze simptoma, medicinske povijesti pacijenta i najnovijih znanstvenih spoznaja iz medicinske literature, agenti mogu predlagati diferencijalne dijagnoze i upozoravati liječnike na rijetke bolesti ili atipične prezentacije simptoma. Njihov doprinos ne zaustavlja se na dijagnostici, već se proteže i na izradu personaliziranih planova liječenja, uzimajući u obzir genetske predispozicije, životni stil i specifične komorbiditete pacijenta. Međutim, primjena u ovako osjetljivom području otvara i složena etička i tehnička pitanja, prvenstveno vezana uz zaštitu privatnosti podataka pacijenata, u skladu s regulativama poput HIPAA-e, te imperativ kliničke točnosti, gdje pogreška može imati kritične posljedice (Chen et al., 2023).</w:t>
      </w:r>
    </w:p>
    <w:p w14:paraId="413909D6" w14:textId="77777777" w:rsidR="00636659" w:rsidRDefault="00636659" w:rsidP="00636659">
      <w:pPr>
        <w:pStyle w:val="Heading4"/>
      </w:pPr>
      <w:r>
        <w:t>Optimizacija poslovnih procesa</w:t>
      </w:r>
    </w:p>
    <w:p w14:paraId="443B2FFB" w14:textId="77777777" w:rsidR="00636659" w:rsidRDefault="00636659" w:rsidP="00636659">
      <w:pPr>
        <w:spacing w:after="200"/>
      </w:pPr>
      <w:r>
        <w:rPr>
          <w:szCs w:val="22"/>
        </w:rPr>
        <w:t xml:space="preserve">Sličan preobražajni potencijal očituje se i u domeni poslovnih procesa. Automatizacija rutinskih zadataka, poput korisničke podrške gdje agenti mogu voditi složene razgovore i rješavati upite 24 sata dnevno, predstavlja tek početnu razinu njihove integracije. Dublja primjena očituje se u optimizaciji </w:t>
      </w:r>
      <w:r>
        <w:rPr>
          <w:szCs w:val="22"/>
        </w:rPr>
        <w:lastRenderedPageBreak/>
        <w:t>složenih sustava kao što je upravljanje lancem opskrbe, gdje agenti na temelju analize tržišnih trendova, logističkih podataka i internih izvješća mogu predviđati potražnju, optimizirati razine zaliha i autonomno koordinirati isporuke. Nadalje, sposobnost automatskog generiranja iscrpnih izvješća iz sirovih poslovnih podataka oslobađa ljudske resurse za strateško odlučivanje. Stoga se ne radi isključivo o pukoj automatizaciji, već o uvođenju sloja umjetne inteligencije koji omogućuje donošenje informiranijih i preciznijih poslovnih odluka, uz ključan preduvjet uspješne integracije s postojećim ERP i CRM sustavima (Davenport &amp; Ronanki, 2018).</w:t>
      </w:r>
    </w:p>
    <w:p w14:paraId="2DAC96D6" w14:textId="77777777" w:rsidR="00636659" w:rsidRDefault="00636659" w:rsidP="00636659">
      <w:pPr>
        <w:spacing w:after="200"/>
      </w:pPr>
      <w:r>
        <w:rPr>
          <w:szCs w:val="22"/>
        </w:rPr>
        <w:t>```mermaid</w:t>
      </w:r>
    </w:p>
    <w:p w14:paraId="512363BC" w14:textId="77777777" w:rsidR="00636659" w:rsidRDefault="00636659" w:rsidP="00636659">
      <w:pPr>
        <w:spacing w:after="200"/>
      </w:pPr>
      <w:r>
        <w:rPr>
          <w:szCs w:val="22"/>
        </w:rPr>
        <w:t>graph LR</w:t>
      </w:r>
    </w:p>
    <w:p w14:paraId="55B614E3" w14:textId="77777777" w:rsidR="00636659" w:rsidRDefault="00636659" w:rsidP="00636659">
      <w:pPr>
        <w:spacing w:after="200"/>
      </w:pPr>
      <w:r>
        <w:rPr>
          <w:szCs w:val="22"/>
        </w:rPr>
        <w:t>%%{init: {'theme': 'base', 'themeVariables': { 'background': '#ffffff'}}}%%</w:t>
      </w:r>
    </w:p>
    <w:p w14:paraId="454C3064" w14:textId="77777777" w:rsidR="00636659" w:rsidRDefault="00636659" w:rsidP="00636659">
      <w:pPr>
        <w:spacing w:after="200"/>
      </w:pPr>
      <w:r>
        <w:rPr>
          <w:szCs w:val="22"/>
        </w:rPr>
        <w:t>subgraph Proširenje Primjenjivosti</w:t>
      </w:r>
    </w:p>
    <w:p w14:paraId="16E943B3" w14:textId="77777777" w:rsidR="00636659" w:rsidRDefault="00636659" w:rsidP="00636659">
      <w:pPr>
        <w:spacing w:after="200"/>
      </w:pPr>
      <w:r>
        <w:rPr>
          <w:szCs w:val="22"/>
        </w:rPr>
        <w:t>A[LLM Agent] --&gt; B[Zdravstvo];</w:t>
      </w:r>
    </w:p>
    <w:p w14:paraId="0DD6D590" w14:textId="77777777" w:rsidR="00636659" w:rsidRDefault="00636659" w:rsidP="00636659">
      <w:pPr>
        <w:spacing w:after="200"/>
      </w:pPr>
      <w:r>
        <w:rPr>
          <w:szCs w:val="22"/>
        </w:rPr>
        <w:t>A --&gt; C[Poslovni Procesi];</w:t>
      </w:r>
    </w:p>
    <w:p w14:paraId="05CBBD3F" w14:textId="77777777" w:rsidR="00636659" w:rsidRDefault="00636659" w:rsidP="00636659">
      <w:pPr>
        <w:spacing w:after="200"/>
      </w:pPr>
      <w:r>
        <w:rPr>
          <w:szCs w:val="22"/>
        </w:rPr>
        <w:t>A --&gt; D[Kreativne Industrije];</w:t>
      </w:r>
    </w:p>
    <w:p w14:paraId="7427DBBF" w14:textId="77777777" w:rsidR="00636659" w:rsidRDefault="00636659" w:rsidP="00636659">
      <w:pPr>
        <w:spacing w:after="200"/>
      </w:pPr>
      <w:r>
        <w:rPr>
          <w:szCs w:val="22"/>
        </w:rPr>
        <w:t>end</w:t>
      </w:r>
    </w:p>
    <w:p w14:paraId="382621A1" w14:textId="77777777" w:rsidR="00636659" w:rsidRDefault="00636659" w:rsidP="00636659">
      <w:pPr>
        <w:spacing w:after="200"/>
      </w:pPr>
      <w:r>
        <w:rPr>
          <w:szCs w:val="22"/>
        </w:rPr>
        <w:t>subgraph "Domena: Zdravstvo"</w:t>
      </w:r>
    </w:p>
    <w:p w14:paraId="29E4DF0D" w14:textId="77777777" w:rsidR="00636659" w:rsidRDefault="00636659" w:rsidP="00636659">
      <w:pPr>
        <w:spacing w:after="200"/>
      </w:pPr>
      <w:r>
        <w:rPr>
          <w:szCs w:val="22"/>
        </w:rPr>
        <w:t>B --&gt; B1[Dijagnostička podrška];</w:t>
      </w:r>
    </w:p>
    <w:p w14:paraId="4C4DCD17" w14:textId="77777777" w:rsidR="00636659" w:rsidRDefault="00636659" w:rsidP="00636659">
      <w:pPr>
        <w:spacing w:after="200"/>
      </w:pPr>
      <w:r>
        <w:rPr>
          <w:szCs w:val="22"/>
        </w:rPr>
        <w:t>B --&gt; B2[Personalizirano liječenje];</w:t>
      </w:r>
    </w:p>
    <w:p w14:paraId="5FC1BD40" w14:textId="77777777" w:rsidR="00636659" w:rsidRDefault="00636659" w:rsidP="00636659">
      <w:pPr>
        <w:spacing w:after="200"/>
      </w:pPr>
      <w:r>
        <w:rPr>
          <w:szCs w:val="22"/>
        </w:rPr>
        <w:t>B --&gt; B3[Analiza medicinske literature];</w:t>
      </w:r>
    </w:p>
    <w:p w14:paraId="26862E8C" w14:textId="77777777" w:rsidR="00636659" w:rsidRDefault="00636659" w:rsidP="00636659">
      <w:pPr>
        <w:spacing w:after="200"/>
      </w:pPr>
      <w:r>
        <w:rPr>
          <w:szCs w:val="22"/>
        </w:rPr>
        <w:t>end</w:t>
      </w:r>
    </w:p>
    <w:p w14:paraId="04B472BA" w14:textId="77777777" w:rsidR="00636659" w:rsidRDefault="00636659" w:rsidP="00636659">
      <w:pPr>
        <w:spacing w:after="200"/>
      </w:pPr>
      <w:r>
        <w:rPr>
          <w:szCs w:val="22"/>
        </w:rPr>
        <w:t>subgraph "Domena: Poslovni Procesi"</w:t>
      </w:r>
    </w:p>
    <w:p w14:paraId="19A1F016" w14:textId="77777777" w:rsidR="00636659" w:rsidRDefault="00636659" w:rsidP="00636659">
      <w:pPr>
        <w:spacing w:after="200"/>
      </w:pPr>
      <w:r>
        <w:rPr>
          <w:szCs w:val="22"/>
        </w:rPr>
        <w:t>C --&gt; C1[Automatizacija korisničke podrške];</w:t>
      </w:r>
    </w:p>
    <w:p w14:paraId="74843D67" w14:textId="77777777" w:rsidR="00636659" w:rsidRDefault="00636659" w:rsidP="00636659">
      <w:pPr>
        <w:spacing w:after="200"/>
      </w:pPr>
      <w:r>
        <w:rPr>
          <w:szCs w:val="22"/>
        </w:rPr>
        <w:t>C --&gt; C2[Upravljanje lancem opskrbe];</w:t>
      </w:r>
    </w:p>
    <w:p w14:paraId="10348837" w14:textId="77777777" w:rsidR="00636659" w:rsidRDefault="00636659" w:rsidP="00636659">
      <w:pPr>
        <w:spacing w:after="200"/>
      </w:pPr>
      <w:r>
        <w:rPr>
          <w:szCs w:val="22"/>
        </w:rPr>
        <w:t>C --&gt; C3[Generiranje izvješća];</w:t>
      </w:r>
    </w:p>
    <w:p w14:paraId="4A5A59C1" w14:textId="77777777" w:rsidR="00636659" w:rsidRDefault="00636659" w:rsidP="00636659">
      <w:pPr>
        <w:spacing w:after="200"/>
      </w:pPr>
      <w:r>
        <w:rPr>
          <w:szCs w:val="22"/>
        </w:rPr>
        <w:t>end</w:t>
      </w:r>
    </w:p>
    <w:p w14:paraId="07322EAA" w14:textId="77777777" w:rsidR="00636659" w:rsidRDefault="00636659" w:rsidP="00636659">
      <w:pPr>
        <w:spacing w:after="200"/>
      </w:pPr>
      <w:r>
        <w:rPr>
          <w:szCs w:val="22"/>
        </w:rPr>
        <w:t>subgraph "Domena: Kreativne Industrije"</w:t>
      </w:r>
    </w:p>
    <w:p w14:paraId="2B34D24D" w14:textId="77777777" w:rsidR="00636659" w:rsidRDefault="00636659" w:rsidP="00636659">
      <w:pPr>
        <w:spacing w:after="200"/>
      </w:pPr>
      <w:r>
        <w:rPr>
          <w:szCs w:val="22"/>
        </w:rPr>
        <w:t>D --&gt; D1[Generiranje ideja i nacrta];</w:t>
      </w:r>
    </w:p>
    <w:p w14:paraId="2474A3B3" w14:textId="77777777" w:rsidR="00636659" w:rsidRDefault="00636659" w:rsidP="00636659">
      <w:pPr>
        <w:spacing w:after="200"/>
      </w:pPr>
      <w:r>
        <w:rPr>
          <w:szCs w:val="22"/>
        </w:rPr>
        <w:t>D --&gt; D2[Pomoć pri pisanju i skladanju];</w:t>
      </w:r>
    </w:p>
    <w:p w14:paraId="29B8C7B2" w14:textId="77777777" w:rsidR="00636659" w:rsidRDefault="00636659" w:rsidP="00636659">
      <w:pPr>
        <w:spacing w:after="200"/>
      </w:pPr>
      <w:r>
        <w:rPr>
          <w:szCs w:val="22"/>
        </w:rPr>
        <w:t>D --&gt; D3[Stvaranje vizualnih koncepata];</w:t>
      </w:r>
    </w:p>
    <w:p w14:paraId="30D1BDF3" w14:textId="77777777" w:rsidR="00636659" w:rsidRDefault="00636659" w:rsidP="00636659">
      <w:pPr>
        <w:spacing w:after="200"/>
      </w:pPr>
      <w:r>
        <w:rPr>
          <w:szCs w:val="22"/>
        </w:rPr>
        <w:t>end</w:t>
      </w:r>
    </w:p>
    <w:p w14:paraId="7970D549" w14:textId="77777777" w:rsidR="00636659" w:rsidRDefault="00636659" w:rsidP="00636659">
      <w:pPr>
        <w:spacing w:after="200"/>
      </w:pPr>
      <w:r>
        <w:rPr>
          <w:szCs w:val="22"/>
        </w:rPr>
        <w:t>style A fill:#cde4ff,stroke:#333,stroke-width:2px</w:t>
      </w:r>
    </w:p>
    <w:p w14:paraId="78B352B1" w14:textId="77777777" w:rsidR="00636659" w:rsidRDefault="00636659" w:rsidP="00636659">
      <w:pPr>
        <w:spacing w:after="200"/>
      </w:pPr>
      <w:r>
        <w:rPr>
          <w:szCs w:val="22"/>
        </w:rPr>
        <w:t>style B fill:#e6ffcc,stroke:#333,stroke-width:1px</w:t>
      </w:r>
    </w:p>
    <w:p w14:paraId="12785633" w14:textId="77777777" w:rsidR="00636659" w:rsidRDefault="00636659" w:rsidP="00636659">
      <w:pPr>
        <w:spacing w:after="200"/>
      </w:pPr>
      <w:r>
        <w:rPr>
          <w:szCs w:val="22"/>
        </w:rPr>
        <w:t>style C fill:#fff2cc,stroke:#333,stroke-width:1px</w:t>
      </w:r>
    </w:p>
    <w:p w14:paraId="2D8FACC8" w14:textId="77777777" w:rsidR="00636659" w:rsidRDefault="00636659" w:rsidP="00636659">
      <w:pPr>
        <w:spacing w:after="200"/>
      </w:pPr>
      <w:r>
        <w:rPr>
          <w:szCs w:val="22"/>
        </w:rPr>
        <w:lastRenderedPageBreak/>
        <w:t>style D fill:#fce8f0,stroke:#333,stroke-width:1px</w:t>
      </w:r>
    </w:p>
    <w:p w14:paraId="7BE44EB7" w14:textId="77777777" w:rsidR="00636659" w:rsidRDefault="00636659" w:rsidP="00636659">
      <w:pPr>
        <w:spacing w:after="200"/>
      </w:pPr>
      <w:r>
        <w:rPr>
          <w:szCs w:val="22"/>
        </w:rPr>
        <w:t>```</w:t>
      </w:r>
    </w:p>
    <w:p w14:paraId="00ACCF6D" w14:textId="77777777" w:rsidR="00636659" w:rsidRPr="00734EF5" w:rsidRDefault="00636659" w:rsidP="00636659">
      <w:pPr>
        <w:spacing w:after="200"/>
        <w:rPr>
          <w:lang w:val="en-US"/>
        </w:rPr>
      </w:pPr>
      <w:r>
        <w:rPr>
          <w:b/>
          <w:szCs w:val="22"/>
        </w:rPr>
        <w:t>Prikaz.</w:t>
      </w:r>
      <w:r>
        <w:rPr>
          <w:i/>
          <w:szCs w:val="22"/>
        </w:rPr>
        <w:t xml:space="preserve"> </w:t>
      </w:r>
      <w:r>
        <w:rPr>
          <w:szCs w:val="22"/>
        </w:rPr>
        <w:t>Shematski prikaz proširenja primjenjivosti LLM agenata na ključne industrijske sektore, s istaknutim funkcijama unutar svake domene.</w:t>
      </w:r>
    </w:p>
    <w:p w14:paraId="009E2F57" w14:textId="77777777" w:rsidR="00636659" w:rsidRDefault="00636659" w:rsidP="00636659">
      <w:pPr>
        <w:pStyle w:val="Heading4"/>
      </w:pPr>
      <w:r>
        <w:t>Suradnja u kreativnim industrijama</w:t>
      </w:r>
    </w:p>
    <w:p w14:paraId="4F8ACC8F" w14:textId="77777777" w:rsidR="00636659" w:rsidRDefault="00636659" w:rsidP="00636659">
      <w:pPr>
        <w:spacing w:after="200"/>
      </w:pPr>
      <w:r>
        <w:rPr>
          <w:szCs w:val="22"/>
        </w:rPr>
        <w:t>Naposljetku, doseg LLM agenata zadire i u kreativne industrije, područje koje se tradicionalno smatralo isključivo ljudskom domenom. Ovdje agenti preuzimaju ulogu suradnika ili katalizatora kreativnog procesa. Umjetnicima, piscima, dizajnerima i glazbenicima nude se kao alati za prevladavanje kreativnih blokada i istraživanje novih estetskih pravaca. Njihova primjena obuhvaća širok spektar aktivnosti, bilo da je riječ o generiranju početnih ideja za scenarij, razradi likova, skladanju glazbenih motiva ili stvaranju vizualnih koncepata. Ključno je razumjeti kako cilj nije zamjena ljudskog stvaraoca, već augmentacija njegovih sposobnosti – pružanje novih polazišta i istraživanje neslućenih umjetničkih mogućnosti. Ova nova paradigma suradnje čovjeka i stroja neizbježno postavlja i temeljna pitanja o autorstvu, originalnosti i vlasništvu nad djelima stvorenima u takvoj sinergiji, otvarajući novu pravnu i filozofsku raspravu (Epstein et al., 2023).</w:t>
      </w:r>
    </w:p>
    <w:p w14:paraId="1AD678E1" w14:textId="22A958F3" w:rsidR="00636659" w:rsidRDefault="00636659" w:rsidP="00636659">
      <w:pPr>
        <w:pStyle w:val="Heading3"/>
      </w:pPr>
      <w:bookmarkStart w:id="172" w:name="_Toc203222040"/>
      <w:r>
        <w:t xml:space="preserve">7.2.4 Paradigma </w:t>
      </w:r>
      <w:r w:rsidR="003D4852">
        <w:t xml:space="preserve">personalizacije sadržaja: transverzalna primjena </w:t>
      </w:r>
      <w:r>
        <w:t xml:space="preserve">AI </w:t>
      </w:r>
      <w:r w:rsidR="003D4852">
        <w:t>algoritama</w:t>
      </w:r>
      <w:bookmarkEnd w:id="172"/>
    </w:p>
    <w:p w14:paraId="30E822AF" w14:textId="7F1F44BB" w:rsidR="00636659" w:rsidRDefault="00636659" w:rsidP="00636659">
      <w:pPr>
        <w:spacing w:after="200"/>
      </w:pPr>
      <w:r>
        <w:t>U suvremenom digitalnom okružju, paradigma personalizacije sadržaja uspostavlja se kao temeljni mehanizam interakcije između korisnika i informacijskih sustava</w:t>
      </w:r>
      <w:r w:rsidR="7A8A4F16">
        <w:t xml:space="preserve"> koji transformira</w:t>
      </w:r>
      <w:r>
        <w:t xml:space="preserve"> načina na koji se informacije, proizvodi i usluge distribuiraju i konzumiraju. U središtu te transformacije nalaze se algoritmi umjetne inteligencije, čija je zadaća dinamičko modeliranje korisničkih potreba, preferencija i ponašanja s ciljem isporuke relevantnog i pravovremenog sadržaja. Primjena ovih tehnologija posjeduje izrazito transverzalan karakter, prožimajući različite </w:t>
      </w:r>
      <w:r w:rsidR="7A8A4F16">
        <w:t xml:space="preserve">sektore i </w:t>
      </w:r>
      <w:r>
        <w:t>domene ljudske djelatnosti, od e-trgovine i medija do obrazovanja i zdravstva.</w:t>
      </w:r>
    </w:p>
    <w:p w14:paraId="54877056" w14:textId="77777777" w:rsidR="00636659" w:rsidRDefault="00636659" w:rsidP="00636659">
      <w:pPr>
        <w:pStyle w:val="Heading4"/>
      </w:pPr>
      <w:r>
        <w:t>Mehanizmi i Algoritamske Osnove</w:t>
      </w:r>
    </w:p>
    <w:p w14:paraId="6AED6822" w14:textId="77777777" w:rsidR="00636659" w:rsidRDefault="00636659" w:rsidP="00636659">
      <w:pPr>
        <w:spacing w:after="200"/>
      </w:pPr>
      <w:r>
        <w:rPr>
          <w:szCs w:val="22"/>
        </w:rPr>
        <w:t xml:space="preserve">Osnovni princip personalizacije počiva na kontinuiranom ciklusu prikupljanja podataka, njihove obrade i primjene naučenih obrazaca. Taj proces započinje bilježenjem korisničkih interakcija sa sustavom – od eksplicitnih radnji poput ocjenjivanja proizvoda ili odabira žanra filma, do implicitnih signala kao što su vrijeme provedeno na stranici, povijest pretraživanja, kretanje mišem ili geografska lokacija. Ovi podaci tvore ono što se naziva </w:t>
      </w:r>
      <w:r>
        <w:rPr>
          <w:i/>
          <w:szCs w:val="22"/>
        </w:rPr>
        <w:t>digitalnim otiskom</w:t>
      </w:r>
      <w:r>
        <w:rPr>
          <w:szCs w:val="22"/>
        </w:rPr>
        <w:t xml:space="preserve"> korisnika, na temelju kojeg AI sustavi grade njegov dinamički profil ili </w:t>
      </w:r>
      <w:r>
        <w:rPr>
          <w:i/>
          <w:szCs w:val="22"/>
        </w:rPr>
        <w:t>digitalnog blizanca</w:t>
      </w:r>
      <w:r>
        <w:rPr>
          <w:szCs w:val="22"/>
        </w:rPr>
        <w:t>.</w:t>
      </w:r>
    </w:p>
    <w:p w14:paraId="30C0D8D6" w14:textId="77777777" w:rsidR="00636659" w:rsidRDefault="00636659" w:rsidP="00636659">
      <w:pPr>
        <w:spacing w:after="200"/>
      </w:pPr>
      <w:r>
        <w:rPr>
          <w:szCs w:val="22"/>
        </w:rPr>
        <w:t>Za analizu tih golemim skupova podataka i predviđanje budućih interesa koriste se različite klase algoritama:</w:t>
      </w:r>
    </w:p>
    <w:p w14:paraId="714B6693" w14:textId="77777777" w:rsidR="00636659" w:rsidRDefault="00636659" w:rsidP="00345330">
      <w:pPr>
        <w:spacing w:after="100"/>
      </w:pPr>
      <w:r w:rsidRPr="00345330">
        <w:rPr>
          <w:b/>
          <w:szCs w:val="22"/>
        </w:rPr>
        <w:t>Kolaborativno filtriranje (Collaborative Filtering):</w:t>
      </w:r>
      <w:r w:rsidRPr="00345330">
        <w:rPr>
          <w:szCs w:val="22"/>
        </w:rPr>
        <w:t xml:space="preserve"> Ovaj pristup temelji se na ideji "mudrosti mnoštva". Sustav preporučuje sadržaj korisniku na temelju preferencija drugih, njemu sličnih korisnika. Ako su korisnik A i korisnik B u prošlosti iskazali sličan ukus za filmove, sustav će korisniku A preporučiti film koji se svidio korisniku B, a kojeg A još nije pogledao. Snaga ovog pristupa leži u sposobnosti otkrivanja neočekivanih, ali relevantnih preporuka (serendipity).</w:t>
      </w:r>
    </w:p>
    <w:p w14:paraId="74AB17A0" w14:textId="77777777" w:rsidR="00636659" w:rsidRDefault="00636659" w:rsidP="00345330">
      <w:pPr>
        <w:spacing w:after="100"/>
      </w:pPr>
      <w:r w:rsidRPr="00345330">
        <w:rPr>
          <w:b/>
          <w:szCs w:val="22"/>
        </w:rPr>
        <w:t>Sadržajno utemeljeno filtriranje (Content-Based Filtering):</w:t>
      </w:r>
      <w:r w:rsidRPr="00345330">
        <w:rPr>
          <w:szCs w:val="22"/>
        </w:rPr>
        <w:t xml:space="preserve"> Za razliku od kolaborativnog, ovaj se pristup temelji na intrinzičnim značajkama samih sadržaja. Ako korisnik često čita članke o kvantnoj fizici, sustav će mu preporučivati nove članke koji sadrže ključne riječi i koncepte vezane uz to područje. Analiziraju se atributi poput žanra, autora, ključnih riječi ili tehničkih specifikacija proizvoda kako bi se pronašli oni koji odgovaraju korisnikovu postojećem profilu interesa.</w:t>
      </w:r>
    </w:p>
    <w:p w14:paraId="62B649A3" w14:textId="77777777" w:rsidR="00636659" w:rsidRDefault="00636659" w:rsidP="007F04E2">
      <w:pPr>
        <w:spacing w:after="100"/>
      </w:pPr>
      <w:r w:rsidRPr="007F04E2">
        <w:rPr>
          <w:b/>
          <w:szCs w:val="22"/>
        </w:rPr>
        <w:t>Hibridni modeli:</w:t>
      </w:r>
      <w:r w:rsidRPr="007F04E2">
        <w:rPr>
          <w:szCs w:val="22"/>
        </w:rPr>
        <w:t xml:space="preserve"> U praksi se najčešće primjenjuju hibridni sustavi koji nastoje objediniti prednosti obaju pristupa kako bi se prevladali njihovi pojedinačni nedostaci, poput problema "hladnog starta" (nedostatak podataka za nove korisnike ili nove sadržaje) koji je karakterističan za kolaborativno filtriranje (Ricci, Rokach, &amp; Shapira, 2011).</w:t>
      </w:r>
    </w:p>
    <w:p w14:paraId="0633DD71" w14:textId="77777777" w:rsidR="00636659" w:rsidRDefault="00636659" w:rsidP="00636659">
      <w:pPr>
        <w:spacing w:after="200"/>
      </w:pPr>
      <w:r>
        <w:rPr>
          <w:szCs w:val="22"/>
        </w:rPr>
        <w:t xml:space="preserve">U središtu ovog procesa nalazi se pojam </w:t>
      </w:r>
      <w:r>
        <w:rPr>
          <w:b/>
          <w:szCs w:val="22"/>
        </w:rPr>
        <w:t>agenta</w:t>
      </w:r>
      <w:r>
        <w:rPr>
          <w:szCs w:val="22"/>
        </w:rPr>
        <w:t xml:space="preserve"> – autonomnog softverskog entiteta koji djeluje u ime korisnika ili sustava. AI agent zadužen za personalizaciju promatra korisničko ponašanje, uči iz njega </w:t>
      </w:r>
      <w:r>
        <w:rPr>
          <w:szCs w:val="22"/>
        </w:rPr>
        <w:lastRenderedPageBreak/>
        <w:t>te samostalno donosi odluke o tome koji sadržaj, u kojem obliku i u kojem trenutku prikazati, s ciljem maksimizacije relevantnosti i korisničkog angažmana.</w:t>
      </w:r>
    </w:p>
    <w:p w14:paraId="0EC2E8C2" w14:textId="77777777" w:rsidR="00636659" w:rsidRDefault="00636659" w:rsidP="00636659">
      <w:pPr>
        <w:spacing w:after="200"/>
      </w:pPr>
      <w:r>
        <w:rPr>
          <w:szCs w:val="22"/>
        </w:rPr>
        <w:t>```mermaid</w:t>
      </w:r>
    </w:p>
    <w:p w14:paraId="6668107F" w14:textId="77777777" w:rsidR="00636659" w:rsidRDefault="00636659" w:rsidP="00636659">
      <w:pPr>
        <w:spacing w:after="200"/>
      </w:pPr>
      <w:r>
        <w:rPr>
          <w:szCs w:val="22"/>
        </w:rPr>
        <w:t>graph LR</w:t>
      </w:r>
    </w:p>
    <w:p w14:paraId="414DD6EA" w14:textId="77777777" w:rsidR="00636659" w:rsidRDefault="00636659" w:rsidP="00636659">
      <w:pPr>
        <w:spacing w:after="200"/>
      </w:pPr>
      <w:r>
        <w:rPr>
          <w:szCs w:val="22"/>
        </w:rPr>
        <w:t>%%{init: {'theme': 'base', 'themeVariables': { 'background': '#ffffff'}}}%%</w:t>
      </w:r>
    </w:p>
    <w:p w14:paraId="623AB5BC" w14:textId="77777777" w:rsidR="00636659" w:rsidRDefault="00636659" w:rsidP="00636659">
      <w:pPr>
        <w:spacing w:after="200"/>
      </w:pPr>
      <w:r>
        <w:rPr>
          <w:szCs w:val="22"/>
        </w:rPr>
        <w:t>subgraph Ciklus Personalizacije</w:t>
      </w:r>
    </w:p>
    <w:p w14:paraId="015AC844" w14:textId="77777777" w:rsidR="00636659" w:rsidRDefault="00636659" w:rsidP="00636659">
      <w:pPr>
        <w:spacing w:after="200"/>
      </w:pPr>
      <w:r>
        <w:rPr>
          <w:szCs w:val="22"/>
        </w:rPr>
        <w:t>A[Korisnički Podaci i Ponašanje&lt;br/&gt;&lt;i&gt;(klikovi, povijest, ocjene, vrijeme)&lt;/i&gt;] --&gt; B{AI Agent &amp; Algoritmi&lt;br/&gt;&lt;i&gt;(kolaborativno, sadržajno, hibridno)&lt;/i&gt;};</w:t>
      </w:r>
    </w:p>
    <w:p w14:paraId="12C17973" w14:textId="77777777" w:rsidR="00636659" w:rsidRDefault="00636659" w:rsidP="00636659">
      <w:pPr>
        <w:spacing w:after="200"/>
      </w:pPr>
      <w:r>
        <w:rPr>
          <w:szCs w:val="22"/>
        </w:rPr>
        <w:t>B --&gt; C[Dinamički Model Korisnika&lt;br/&gt;&lt;i&gt;(profil, interesi, predviđanja)&lt;/i&gt;];</w:t>
      </w:r>
    </w:p>
    <w:p w14:paraId="235CF2B8" w14:textId="77777777" w:rsidR="00636659" w:rsidRDefault="00636659" w:rsidP="00636659">
      <w:pPr>
        <w:spacing w:after="200"/>
      </w:pPr>
      <w:r>
        <w:rPr>
          <w:szCs w:val="22"/>
        </w:rPr>
        <w:t>C --&gt; D[Personalizirani Sadržaj&lt;br/&gt;&lt;i&gt;(preporuke, vijesti, oglasi)&lt;/i&gt;];</w:t>
      </w:r>
    </w:p>
    <w:p w14:paraId="3FD835D4" w14:textId="77777777" w:rsidR="00636659" w:rsidRDefault="00636659" w:rsidP="00636659">
      <w:pPr>
        <w:spacing w:after="200"/>
      </w:pPr>
      <w:r>
        <w:rPr>
          <w:szCs w:val="22"/>
        </w:rPr>
        <w:t>D --&gt; E((Korisnik));</w:t>
      </w:r>
    </w:p>
    <w:p w14:paraId="6495D1F4" w14:textId="77777777" w:rsidR="00636659" w:rsidRDefault="00636659" w:rsidP="00636659">
      <w:pPr>
        <w:spacing w:after="200"/>
      </w:pPr>
      <w:r>
        <w:rPr>
          <w:szCs w:val="22"/>
        </w:rPr>
        <w:t>E -- Povratna sprega --&gt; A;</w:t>
      </w:r>
    </w:p>
    <w:p w14:paraId="62A46E2E" w14:textId="77777777" w:rsidR="00636659" w:rsidRDefault="00636659" w:rsidP="00636659">
      <w:pPr>
        <w:spacing w:after="200"/>
      </w:pPr>
      <w:r>
        <w:rPr>
          <w:szCs w:val="22"/>
        </w:rPr>
        <w:t>end</w:t>
      </w:r>
    </w:p>
    <w:p w14:paraId="5923D42B" w14:textId="77777777" w:rsidR="00636659" w:rsidRDefault="00636659" w:rsidP="00636659">
      <w:pPr>
        <w:spacing w:after="200"/>
      </w:pPr>
      <w:r>
        <w:rPr>
          <w:szCs w:val="22"/>
        </w:rPr>
        <w:t>style A fill:#e6f2ff,stroke:#0055cc</w:t>
      </w:r>
    </w:p>
    <w:p w14:paraId="4E8F6052" w14:textId="77777777" w:rsidR="00636659" w:rsidRDefault="00636659" w:rsidP="00636659">
      <w:pPr>
        <w:spacing w:after="200"/>
      </w:pPr>
      <w:r>
        <w:rPr>
          <w:szCs w:val="22"/>
        </w:rPr>
        <w:t>style B fill:#d4edda,stroke:#155724</w:t>
      </w:r>
    </w:p>
    <w:p w14:paraId="6D6EF670" w14:textId="77777777" w:rsidR="00636659" w:rsidRDefault="00636659" w:rsidP="00636659">
      <w:pPr>
        <w:spacing w:after="200"/>
      </w:pPr>
      <w:r>
        <w:rPr>
          <w:szCs w:val="22"/>
        </w:rPr>
        <w:t>style C fill:#fff3cd,stroke:#856404</w:t>
      </w:r>
    </w:p>
    <w:p w14:paraId="54F11FEC" w14:textId="77777777" w:rsidR="00636659" w:rsidRDefault="00636659" w:rsidP="00636659">
      <w:pPr>
        <w:spacing w:after="200"/>
      </w:pPr>
      <w:r>
        <w:rPr>
          <w:szCs w:val="22"/>
        </w:rPr>
        <w:t>style D fill:#f8d7da,stroke:#721c24</w:t>
      </w:r>
    </w:p>
    <w:p w14:paraId="416276AD" w14:textId="77777777" w:rsidR="00636659" w:rsidRDefault="00636659" w:rsidP="00636659">
      <w:pPr>
        <w:spacing w:after="200"/>
      </w:pPr>
      <w:r>
        <w:rPr>
          <w:szCs w:val="22"/>
        </w:rPr>
        <w:t>style E fill:#f0f0f0,stroke:#333</w:t>
      </w:r>
    </w:p>
    <w:p w14:paraId="796FB1CC" w14:textId="77777777" w:rsidR="00636659" w:rsidRDefault="00636659" w:rsidP="00636659">
      <w:pPr>
        <w:spacing w:after="200"/>
      </w:pPr>
      <w:r>
        <w:rPr>
          <w:szCs w:val="22"/>
        </w:rPr>
        <w:t>```</w:t>
      </w:r>
    </w:p>
    <w:p w14:paraId="4D04CEFA" w14:textId="77777777" w:rsidR="00636659" w:rsidRDefault="00636659" w:rsidP="00636659">
      <w:pPr>
        <w:spacing w:after="200"/>
      </w:pPr>
      <w:r>
        <w:rPr>
          <w:b/>
          <w:szCs w:val="22"/>
        </w:rPr>
        <w:t>Prikaz 1.</w:t>
      </w:r>
      <w:r>
        <w:rPr>
          <w:i/>
          <w:szCs w:val="22"/>
        </w:rPr>
        <w:t xml:space="preserve"> </w:t>
      </w:r>
      <w:r>
        <w:rPr>
          <w:szCs w:val="22"/>
        </w:rPr>
        <w:t>Shematski prikaz zatvorenog ciklusa u sustavima za personalizaciju sadržaja, gdje povratna sprega korisnika kontinuirano obogaćuje model i poboljšava buduće preporuke.</w:t>
      </w:r>
    </w:p>
    <w:p w14:paraId="4C852E00" w14:textId="1367784F" w:rsidR="00636659" w:rsidRDefault="00636659" w:rsidP="00636659">
      <w:pPr>
        <w:pStyle w:val="Heading4"/>
      </w:pPr>
      <w:r>
        <w:t>Transverzalnost Primjene</w:t>
      </w:r>
    </w:p>
    <w:p w14:paraId="2C42A665" w14:textId="77777777" w:rsidR="00636659" w:rsidRDefault="00636659" w:rsidP="00636659">
      <w:pPr>
        <w:spacing w:after="200"/>
      </w:pPr>
      <w:r>
        <w:rPr>
          <w:szCs w:val="22"/>
        </w:rPr>
        <w:t>Sposobnost AI algoritama da uče i prilagođavaju se čini personalizaciju univerzalno primjenjivim alatom. Njena transverzalnost očituje se u brojnim domenama:</w:t>
      </w:r>
    </w:p>
    <w:p w14:paraId="13F635DA" w14:textId="77777777" w:rsidR="00636659" w:rsidRDefault="00636659" w:rsidP="002733B4">
      <w:pPr>
        <w:spacing w:after="100"/>
      </w:pPr>
      <w:r w:rsidRPr="002733B4">
        <w:rPr>
          <w:b/>
          <w:szCs w:val="22"/>
        </w:rPr>
        <w:t>E-trgovina i maloprodaja:</w:t>
      </w:r>
      <w:r w:rsidRPr="002733B4">
        <w:rPr>
          <w:szCs w:val="22"/>
        </w:rPr>
        <w:t xml:space="preserve"> Platforme poput Amazona koriste personalizaciju za preporuku proizvoda, dinamičko prilagođavanje cijena i slanje ciljanih marketinških poruka, čime izravno utječu na povećanje prodaje i lojalnosti kupaca.</w:t>
      </w:r>
    </w:p>
    <w:p w14:paraId="677CB8C5" w14:textId="77777777" w:rsidR="00636659" w:rsidRDefault="00636659" w:rsidP="002733B4">
      <w:pPr>
        <w:spacing w:after="100"/>
      </w:pPr>
      <w:r w:rsidRPr="002733B4">
        <w:rPr>
          <w:b/>
          <w:szCs w:val="22"/>
        </w:rPr>
        <w:t>Mediji i zabava:</w:t>
      </w:r>
      <w:r w:rsidRPr="002733B4">
        <w:rPr>
          <w:szCs w:val="22"/>
        </w:rPr>
        <w:t xml:space="preserve"> Streaming servisi kao što su Netflix i Spotify temelje svoj poslovni model na sofisticiranim sustavima preporuka koji korisnicima kuriraju filmski, serijski i glazbeni sadržaj, održavajući ih angažiranima unutar vlastitog ekosustava.</w:t>
      </w:r>
    </w:p>
    <w:p w14:paraId="36C94FD5" w14:textId="77777777" w:rsidR="00636659" w:rsidRDefault="00636659" w:rsidP="002733B4">
      <w:pPr>
        <w:spacing w:after="100"/>
      </w:pPr>
      <w:r w:rsidRPr="002733B4">
        <w:rPr>
          <w:b/>
          <w:szCs w:val="22"/>
        </w:rPr>
        <w:t>Informacijski portali i društvene mreže:</w:t>
      </w:r>
      <w:r w:rsidRPr="002733B4">
        <w:rPr>
          <w:szCs w:val="22"/>
        </w:rPr>
        <w:t xml:space="preserve"> Portali s vijestima i društvene mreže personaliziraju prikaz sadržaja (</w:t>
      </w:r>
      <w:r w:rsidRPr="002733B4">
        <w:rPr>
          <w:i/>
          <w:szCs w:val="22"/>
        </w:rPr>
        <w:t>news feed</w:t>
      </w:r>
      <w:r w:rsidRPr="002733B4">
        <w:rPr>
          <w:szCs w:val="22"/>
        </w:rPr>
        <w:t>) kako bi svakom korisniku prikazali informacije za koje algoritam procijeni da su mu najzanimljivije, oblikujući time njegovu percepciju svijeta.</w:t>
      </w:r>
    </w:p>
    <w:p w14:paraId="6408784A" w14:textId="77777777" w:rsidR="00636659" w:rsidRDefault="00636659" w:rsidP="002733B4">
      <w:pPr>
        <w:spacing w:after="100"/>
      </w:pPr>
      <w:r w:rsidRPr="002733B4">
        <w:rPr>
          <w:b/>
          <w:szCs w:val="22"/>
        </w:rPr>
        <w:t>Obrazovanje:</w:t>
      </w:r>
      <w:r w:rsidRPr="002733B4">
        <w:rPr>
          <w:szCs w:val="22"/>
        </w:rPr>
        <w:t xml:space="preserve"> Adaptivni sustavi učenja (Adaptive Learning Systems) prilagođavaju tempo i vrstu obrazovnog materijala individualnim sposobnostima i znanju učenika, omogućujući personalizirano obrazovno iskustvo (Brusilovsky &amp; Peylo, 2003).</w:t>
      </w:r>
    </w:p>
    <w:p w14:paraId="33FBADE3" w14:textId="77777777" w:rsidR="00636659" w:rsidRDefault="00636659" w:rsidP="002733B4">
      <w:pPr>
        <w:spacing w:after="100"/>
      </w:pPr>
      <w:r w:rsidRPr="002733B4">
        <w:rPr>
          <w:b/>
          <w:szCs w:val="22"/>
        </w:rPr>
        <w:lastRenderedPageBreak/>
        <w:t>Zdravstvo:</w:t>
      </w:r>
      <w:r w:rsidRPr="002733B4">
        <w:rPr>
          <w:szCs w:val="22"/>
        </w:rPr>
        <w:t xml:space="preserve"> U području digitalnog zdravstva, personalizacija se koristi za pružanje individualiziranih savjeta o prehrani i tjelovježbi, podsjetnike za uzimanje lijekova ili čak za rano prepoznavanje rizika od određenih bolesti na temelju podataka prikupljenih s nosivih uređaja.</w:t>
      </w:r>
    </w:p>
    <w:p w14:paraId="594AB2BB" w14:textId="77777777" w:rsidR="00636659" w:rsidRDefault="00636659" w:rsidP="00636659">
      <w:pPr>
        <w:pStyle w:val="Heading4"/>
      </w:pPr>
      <w:r>
        <w:t>Izazovi i Etičke Implikacije</w:t>
      </w:r>
    </w:p>
    <w:p w14:paraId="21B7A4E6" w14:textId="77777777" w:rsidR="00636659" w:rsidRDefault="00636659" w:rsidP="00636659">
      <w:pPr>
        <w:spacing w:after="200"/>
      </w:pPr>
      <w:r>
        <w:rPr>
          <w:szCs w:val="22"/>
        </w:rPr>
        <w:t xml:space="preserve">Unatoč golemim prednostima, paradigma personalizacije suočava se sa značajnim izazovima i etičkim dilemama. Jedan od najpoznatijih fenomena jest </w:t>
      </w:r>
      <w:r>
        <w:rPr>
          <w:b/>
          <w:szCs w:val="22"/>
        </w:rPr>
        <w:t>filtarski mjehur (filter bubble)</w:t>
      </w:r>
      <w:r>
        <w:rPr>
          <w:szCs w:val="22"/>
        </w:rPr>
        <w:t>, pojam koji opisuje stanje intelektualne izolacije do kojeg može doći kada algoritmi korisniku neprestano serviraju sadržaj koji potvrđuje njegova postojeća uvjerenja, istovremeno ga štiteći od suprotstavljenih gledišta (Pariser, 2011). Takva prekomjerna personalizacija može osiromašiti intelektualni diskurs i doprinijeti društvenoj polarizaciji.</w:t>
      </w:r>
    </w:p>
    <w:p w14:paraId="1D3DD3CA" w14:textId="77777777" w:rsidR="00636659" w:rsidRDefault="00636659" w:rsidP="00636659">
      <w:pPr>
        <w:spacing w:after="200"/>
      </w:pPr>
      <w:r>
        <w:rPr>
          <w:szCs w:val="22"/>
        </w:rPr>
        <w:t xml:space="preserve">Nadalje, masovno prikupljanje i analiza osobnih podataka otvaraju složena pitanja vezana uz </w:t>
      </w:r>
      <w:r>
        <w:rPr>
          <w:b/>
          <w:szCs w:val="22"/>
        </w:rPr>
        <w:t>privatnost i sigurnost</w:t>
      </w:r>
      <w:r>
        <w:rPr>
          <w:szCs w:val="22"/>
        </w:rPr>
        <w:t xml:space="preserve">. Način na koji se podaci pohranjuju, tko im ima pristup i u koje se svrhe koriste predmet je intenzivne javne i zakonodavne rasprave, što je rezultiralo regulativama poput Opće uredbe o zaštiti podataka (GDPR) u Europskoj uniji. Konačno, postoji i stalan rizik od </w:t>
      </w:r>
      <w:r>
        <w:rPr>
          <w:b/>
          <w:szCs w:val="22"/>
        </w:rPr>
        <w:t>algoritamske pristranosti</w:t>
      </w:r>
      <w:r>
        <w:rPr>
          <w:szCs w:val="22"/>
        </w:rPr>
        <w:t>, gdje sustavi, učeći na povijesnim podacima koji odražavaju postojeće društvene nejednakosti, mogu perpetuirati ili čak pojačavati diskriminaciju prema određenim demografskim skupinama (O'Neil, 2016).</w:t>
      </w:r>
    </w:p>
    <w:p w14:paraId="67F2A3C1" w14:textId="77777777" w:rsidR="00636659" w:rsidRDefault="00636659" w:rsidP="00636659">
      <w:pPr>
        <w:spacing w:after="200"/>
      </w:pPr>
      <w:r>
        <w:rPr>
          <w:szCs w:val="22"/>
        </w:rPr>
        <w:t>Zaključno, personalizacija sadržaja pogonjena umjetnom inteligencijom predstavlja moćnu i sveprisutnu silu koja preoblikuje digitalno iskustvo. Njezin razvoj ne postavlja samo tehničke, već i duboke društvene, etičke i filozofske izazove. Budućnost ovih sustava ovisit će o sposobnosti da se uspostavi ravnoteža između tehnoloških mogućnosti i ljudskih vrijednosti, osiguravajući da personalizacija služi obogaćivanju, a ne osiromašenju ljudskog iskustva.</w:t>
      </w:r>
    </w:p>
    <w:p w14:paraId="628105DE" w14:textId="77777777" w:rsidR="00636659" w:rsidRDefault="00636659" w:rsidP="00636659">
      <w:pPr>
        <w:pStyle w:val="Heading3"/>
      </w:pPr>
      <w:bookmarkStart w:id="173" w:name="_Toc203222041"/>
      <w:r>
        <w:t>7.2.5 Izvan funkcionalnosti: početak širih razmatranja</w:t>
      </w:r>
      <w:bookmarkEnd w:id="173"/>
    </w:p>
    <w:p w14:paraId="0ACAFEED" w14:textId="77777777" w:rsidR="00636659" w:rsidRDefault="00636659" w:rsidP="00636659">
      <w:pPr>
        <w:spacing w:after="200"/>
      </w:pPr>
      <w:r>
        <w:rPr>
          <w:szCs w:val="22"/>
        </w:rPr>
        <w:t xml:space="preserve">Dosegnuvši granice rasprave o pukoj funkcionalnosti tehnoloških sustava, otvara se nužnost zaokreta prema širim i dubljim razmatranjima. Pitanja koja se sada postavljaju ne tiču se više samo toga </w:t>
      </w:r>
      <w:r>
        <w:rPr>
          <w:i/>
          <w:szCs w:val="22"/>
        </w:rPr>
        <w:t>što</w:t>
      </w:r>
      <w:r>
        <w:rPr>
          <w:szCs w:val="22"/>
        </w:rPr>
        <w:t xml:space="preserve"> digitalni agenti mogu učiniti, već </w:t>
      </w:r>
      <w:r>
        <w:rPr>
          <w:i/>
          <w:szCs w:val="22"/>
        </w:rPr>
        <w:t>kako</w:t>
      </w:r>
      <w:r>
        <w:rPr>
          <w:szCs w:val="22"/>
        </w:rPr>
        <w:t xml:space="preserve"> njihova sveprisutnost mijenja temeljne postavke ljudskoga društva, etičke okvire i, u konačnici, sam doživljaj čovjeka. Time napuštamo područje tehničke izvedivosti i stupamo na tlo filozofskih, socioloških i antropoloških propitivanja, gdje se oblikuje budućnost suživota čovjeka i stroja. Ovaj iskorak označava početak složenijeg promišljanja koje će nas voditi u narednim poglavljima.</w:t>
      </w:r>
    </w:p>
    <w:p w14:paraId="1841D417" w14:textId="77777777" w:rsidR="00861208" w:rsidRDefault="00861208" w:rsidP="00636659">
      <w:pPr>
        <w:spacing w:after="200"/>
        <w:rPr>
          <w:szCs w:val="22"/>
        </w:rPr>
      </w:pPr>
    </w:p>
    <w:p w14:paraId="2967C346" w14:textId="48D43450" w:rsidR="00F65982" w:rsidRDefault="00F65982">
      <w:r>
        <w:br w:type="page"/>
      </w:r>
    </w:p>
    <w:p w14:paraId="5C6E4CFD" w14:textId="691FE691" w:rsidR="00F65982" w:rsidRPr="00F65982" w:rsidRDefault="00F65982" w:rsidP="00361177">
      <w:pPr>
        <w:pStyle w:val="Heading1"/>
      </w:pPr>
      <w:r w:rsidRPr="00F65982">
        <w:lastRenderedPageBreak/>
        <w:t xml:space="preserve">8. </w:t>
      </w:r>
      <w:r w:rsidR="0001330B">
        <w:t>D</w:t>
      </w:r>
      <w:r w:rsidR="0001330B" w:rsidRPr="00F65982">
        <w:t>igitalni suputnici: vizija svakodnevice u doba sveprisutnih agenata</w:t>
      </w:r>
      <w:r w:rsidRPr="00F65982">
        <w:t xml:space="preserve"> (cca. 2030-2035)</w:t>
      </w:r>
    </w:p>
    <w:p w14:paraId="3D8F3467" w14:textId="77777777" w:rsidR="00F65982" w:rsidRPr="00F65982" w:rsidRDefault="00F65982" w:rsidP="00457A78">
      <w:pPr>
        <w:pStyle w:val="Heading2"/>
      </w:pPr>
      <w:r w:rsidRPr="00F65982">
        <w:t>8.1 Uvod: Od Današnjice do Sutrašnjice – Projekcija Trendova</w:t>
      </w:r>
    </w:p>
    <w:p w14:paraId="39DA167B" w14:textId="098866ED" w:rsidR="00F65982" w:rsidRPr="00F65982" w:rsidRDefault="00F65982" w:rsidP="00F65982">
      <w:pPr>
        <w:spacing w:after="200"/>
      </w:pPr>
      <w:r w:rsidRPr="00F65982">
        <w:t xml:space="preserve">Čovjekova težnja za pronicanjem u budućnost, za razumijevanjem obrisa svijeta koji dolazi, duboko je ukorijenjena u ljudskome duhu. </w:t>
      </w:r>
      <w:r w:rsidR="005D6E20">
        <w:t xml:space="preserve">To je </w:t>
      </w:r>
      <w:r w:rsidRPr="00F65982">
        <w:t>nastojanje da se u sadašnjosti prepoznaju silnice koje će oblikovati sutrašnjicu. Svako je vrijeme prijelomno na svoj način, no današnjica se odlikuje iznimnom gustoćom i brzinom promjena, čineći zadaću projiciranja trendova istodobno i nužnom i iznimno složenom. Ovo poglavlje stoga pristupa budućnosti ne kao sudbinski predodređenom odredištu, već kao otvorenom obzorju mogućnosti čije se ishodište nalazi upravo u našemu vremenu.</w:t>
      </w:r>
    </w:p>
    <w:p w14:paraId="66A51782" w14:textId="71EDCD90" w:rsidR="00F65982" w:rsidRPr="00F65982" w:rsidRDefault="7CE2251F" w:rsidP="00F65982">
      <w:pPr>
        <w:spacing w:after="200"/>
      </w:pPr>
      <w:r>
        <w:t>Sadašnjost je klijalište budućih pojava, sustava i odnosa. Unutar njezinih struktura, u tehnološkim inovacijama, društvenim gibanjima, ekonomskim modelima i kulturnim izričajima, sadržane su klice onoga što će tek nastati. Prepoznavanje tih klica, njihovo razlučivanje od prolaznih razlistavanja i razumijevanje</w:t>
      </w:r>
    </w:p>
    <w:p w14:paraId="7E9D35F6" w14:textId="53B095F2" w:rsidR="00F65982" w:rsidRPr="00F65982" w:rsidRDefault="7CE2251F" w:rsidP="00F65982">
      <w:pPr>
        <w:spacing w:after="200"/>
      </w:pPr>
      <w:r>
        <w:t xml:space="preserve"> njihova razvojnog potencijala temeljni je preduvjet svake smislene analize budućih trendova. Zadatak je, dakle, u onome što jest sustavno iščitavati naznake onoga što bi moglo biti.</w:t>
      </w:r>
    </w:p>
    <w:p w14:paraId="702C10EE" w14:textId="7000A66D" w:rsidR="00F65982" w:rsidRPr="00F65982" w:rsidRDefault="00F65982" w:rsidP="00F65982">
      <w:pPr>
        <w:spacing w:after="200"/>
      </w:pPr>
      <w:r w:rsidRPr="00F65982">
        <w:t xml:space="preserve">Promišljanje budućnosti, međutim, suočava se s inherentnom složenošću i neizvjesnošću. Sustavi unutar kojih djelujemo isprepleteni su na načine koji često prkose jednostavnim uzročno-posljedičnim objašnjenjima. Tehnološki napredak ne odvija se u društvenom vakuumu, već povratno utječe na ekonomske odnose, političke strukture i etičke okvire, koji ga zauzvrat oblikuju. Svaka projekcija stoga mora uvažiti tu višedimenzionalnu međuovisnost, prihvaćajući da </w:t>
      </w:r>
      <w:r w:rsidR="00126B1C">
        <w:t xml:space="preserve">je </w:t>
      </w:r>
      <w:r w:rsidRPr="00F65982">
        <w:t>budućnost ishod složenoga plesa različitih čimbenika (Taleb, 2007).</w:t>
      </w:r>
    </w:p>
    <w:p w14:paraId="65927052" w14:textId="77777777" w:rsidR="00F65982" w:rsidRPr="00F65982" w:rsidRDefault="00F65982" w:rsidP="00F65982">
      <w:pPr>
        <w:spacing w:after="200"/>
      </w:pPr>
      <w:r w:rsidRPr="00F65982">
        <w:t xml:space="preserve">U središtu te složenosti nalazi se </w:t>
      </w:r>
      <w:r w:rsidRPr="00F65982">
        <w:rPr>
          <w:i/>
          <w:iCs/>
        </w:rPr>
        <w:t>agent</w:t>
      </w:r>
      <w:r w:rsidRPr="00F65982">
        <w:t xml:space="preserve"> – pojedinac, organizacija, tehnološki sustav ili bilo koji entitet sposoban za autonomno djelovanje i donošenje odluka. Agenti, bili oni ljudski ili umjetni, istodobno su i proizvodi i pokretači promjena. Oni djeluju unutar postojećih trendova, podložni su njihovim utjecajima, no svojim odlukama i djelovanjem mogu te iste trendove osnažiti, preusmjeriti ili čak stvoriti nove. Razumijevanje dinamike između strukturalnih trendova i djelovanja agenta ključno je za izbjegavanje determinističkih zabluda i za shvaćanje budućnosti kao prostora koji se aktivno suoblikuje.</w:t>
      </w:r>
    </w:p>
    <w:p w14:paraId="3DEBEF5A" w14:textId="77777777" w:rsidR="00F65982" w:rsidRPr="00F65982" w:rsidRDefault="00F65982" w:rsidP="00F65982">
      <w:pPr>
        <w:spacing w:after="200"/>
      </w:pPr>
      <w:r w:rsidRPr="00F65982">
        <w:t>```mermaid</w:t>
      </w:r>
    </w:p>
    <w:p w14:paraId="1F4A2950" w14:textId="77777777" w:rsidR="00F65982" w:rsidRPr="00F65982" w:rsidRDefault="00F65982" w:rsidP="00F65982">
      <w:pPr>
        <w:spacing w:after="200"/>
      </w:pPr>
      <w:r w:rsidRPr="00F65982">
        <w:t>graph LR</w:t>
      </w:r>
    </w:p>
    <w:p w14:paraId="7B1F9ED3" w14:textId="77777777" w:rsidR="00F65982" w:rsidRPr="00F65982" w:rsidRDefault="00F65982" w:rsidP="00F65982">
      <w:pPr>
        <w:spacing w:after="200"/>
      </w:pPr>
      <w:r w:rsidRPr="00F65982">
        <w:t>style A fill:#fff,stroke:#333,stroke-width:2px</w:t>
      </w:r>
    </w:p>
    <w:p w14:paraId="071D10C6" w14:textId="77777777" w:rsidR="00F65982" w:rsidRPr="00F65982" w:rsidRDefault="00F65982" w:rsidP="00F65982">
      <w:pPr>
        <w:spacing w:after="200"/>
      </w:pPr>
      <w:r w:rsidRPr="00F65982">
        <w:t>style B fill:#fff,stroke:#333,stroke-width:2px</w:t>
      </w:r>
    </w:p>
    <w:p w14:paraId="011922D2" w14:textId="77777777" w:rsidR="00F65982" w:rsidRPr="00F65982" w:rsidRDefault="00F65982" w:rsidP="00F65982">
      <w:pPr>
        <w:spacing w:after="200"/>
      </w:pPr>
      <w:r w:rsidRPr="00F65982">
        <w:t>style C fill:#fff,stroke:#333,stroke-width:2px</w:t>
      </w:r>
    </w:p>
    <w:p w14:paraId="3C59902E" w14:textId="77777777" w:rsidR="00F65982" w:rsidRPr="00F65982" w:rsidRDefault="00F65982" w:rsidP="00F65982">
      <w:pPr>
        <w:spacing w:after="200"/>
      </w:pPr>
      <w:r w:rsidRPr="00F65982">
        <w:t>style D fill:#fff,stroke:#333,stroke-width:2px</w:t>
      </w:r>
    </w:p>
    <w:p w14:paraId="52FD0FE6" w14:textId="77777777" w:rsidR="00F65982" w:rsidRPr="00F65982" w:rsidRDefault="00F65982" w:rsidP="00F65982">
      <w:pPr>
        <w:spacing w:after="200"/>
      </w:pPr>
      <w:r w:rsidRPr="00F65982">
        <w:t>A[Današnjica: Analiza postojećeg stanja] --&gt; B(Ključni Trendovi: Tehnološki, društveni, ekonomski)</w:t>
      </w:r>
    </w:p>
    <w:p w14:paraId="5157D208" w14:textId="77777777" w:rsidR="00F65982" w:rsidRPr="00F65982" w:rsidRDefault="00F65982" w:rsidP="00F65982">
      <w:pPr>
        <w:spacing w:after="200"/>
      </w:pPr>
      <w:r w:rsidRPr="00F65982">
        <w:t>B --&gt; C{Djelovanje Agenta: Ljudski i umjetni čimbenici}</w:t>
      </w:r>
    </w:p>
    <w:p w14:paraId="312150D4" w14:textId="77777777" w:rsidR="00F65982" w:rsidRPr="00F65982" w:rsidRDefault="00F65982" w:rsidP="00F65982">
      <w:pPr>
        <w:spacing w:after="200"/>
      </w:pPr>
      <w:r w:rsidRPr="00F65982">
        <w:t>C --&gt; D[Moguće Sutrašnjice: Scenariji i projekcije]</w:t>
      </w:r>
    </w:p>
    <w:p w14:paraId="66269946" w14:textId="77777777" w:rsidR="00F65982" w:rsidRPr="00F65982" w:rsidRDefault="00F65982" w:rsidP="00F65982">
      <w:pPr>
        <w:spacing w:after="200"/>
      </w:pPr>
      <w:r w:rsidRPr="00F65982">
        <w:t>```</w:t>
      </w:r>
    </w:p>
    <w:p w14:paraId="71D2FE79" w14:textId="77777777" w:rsidR="00F65982" w:rsidRPr="00F65982" w:rsidRDefault="00F65982" w:rsidP="00F65982">
      <w:pPr>
        <w:spacing w:after="200"/>
      </w:pPr>
      <w:r w:rsidRPr="00F65982">
        <w:rPr>
          <w:b/>
          <w:bCs/>
        </w:rPr>
        <w:t>*Prikaz 1.</w:t>
      </w:r>
      <w:r w:rsidRPr="00F65982">
        <w:t xml:space="preserve"> Shematski prikaz procesa projekcije trendova od analize sadašnjosti do mogućih budućih scenarija.*</w:t>
      </w:r>
    </w:p>
    <w:p w14:paraId="46796550" w14:textId="48B87306" w:rsidR="00F65982" w:rsidRPr="00F65982" w:rsidRDefault="00F65982" w:rsidP="00F65982">
      <w:pPr>
        <w:spacing w:after="200"/>
      </w:pPr>
      <w:r w:rsidRPr="00F65982">
        <w:lastRenderedPageBreak/>
        <w:t>Ovo poglavlje stoga ne nudi proročanstva, već teži analizi koja identificira i tumači ključne vektore promjena. Razmatrat će se konvergencija tehnologija poput umjetne inteligencije i biotehnologije, transformacija paradigmi rada i ekonomske vrijednosti te promjene u načinima na koje stvaramo, provjeravamo i distribuiramo znanje. Svaki od tih trendova bit će prikazan ne kao izolirana pojava, već kao dio širega mozaika koji čini našu suvremenost.</w:t>
      </w:r>
    </w:p>
    <w:p w14:paraId="3A30838E" w14:textId="77777777" w:rsidR="00F65982" w:rsidRPr="00F65982" w:rsidRDefault="00F65982" w:rsidP="00F65982">
      <w:pPr>
        <w:spacing w:after="200"/>
      </w:pPr>
      <w:r w:rsidRPr="00F65982">
        <w:t>Konačni cilj nije pružiti konačan i zatvoren odgovor na pitanje "što nas čeka?", jer takav odgovor ne postoji. Namjera je opremiti čitatelja analitičkim alatima i pojmovnim okvirima za bolje razumijevanje sila koje oblikuju naš svijet. Kroz takav pristup, nastoji se osnažiti promišljeno snalaženje u stvarnosti koja se neprestano stvara na razmeđi onoga što jest i onoga što bi moglo biti.</w:t>
      </w:r>
    </w:p>
    <w:p w14:paraId="46A9CE96" w14:textId="6202D6D7" w:rsidR="00F65982" w:rsidRPr="00F65982" w:rsidRDefault="00F65982" w:rsidP="007B78E4">
      <w:pPr>
        <w:pStyle w:val="Heading2"/>
      </w:pPr>
      <w:r w:rsidRPr="00F65982">
        <w:t>8.2 Dan u životu (cca. 2033.): narativna skica</w:t>
      </w:r>
    </w:p>
    <w:p w14:paraId="6CBB00A4" w14:textId="77777777" w:rsidR="00C52556" w:rsidRDefault="00C52556" w:rsidP="00C52556">
      <w:pPr>
        <w:spacing w:after="200"/>
      </w:pPr>
      <w:r>
        <w:t>Narativ koji slijedi uranja u povlašteni isječak budućnosti, ne pretendirajući na univerzalnost. On prikazuje dan u životu onih koji su uspjeli ovladati simbiotskim odnosom s naprednom umjetnom inteligencijom. Upravo kroz prizmu njihove optimizirane svakodnevice najjasnije se vide sjene koje ona baca: sjene nejednakosti, otpora i erozije onoga što se nekoć smatralo ljudskom autonomijom.</w:t>
      </w:r>
    </w:p>
    <w:p w14:paraId="796AB1EB" w14:textId="77777777" w:rsidR="00C52556" w:rsidRDefault="00C52556" w:rsidP="00A21EDD">
      <w:pPr>
        <w:pStyle w:val="Heading3"/>
      </w:pPr>
      <w:r>
        <w:t>8.2.1 Jutarnja simfonija: Koordinacija i tjeskoba</w:t>
      </w:r>
    </w:p>
    <w:p w14:paraId="0D387537" w14:textId="77777777" w:rsidR="00C52556" w:rsidRDefault="00C52556" w:rsidP="00C52556">
      <w:pPr>
        <w:spacing w:after="200"/>
      </w:pPr>
      <w:r>
        <w:t>Svjetlost je polako ispunjavala Aninu sobu, u postupnom prijelazu iz duboke modre u toplu jantarnu nijansu, simulirajući izlazak sunca. Cijelu je scenu orkestrirao njezin osobni agent, Tempo. Oštar zvuk budilice, ta sirova grubost, pripadao je prošlom dobu.</w:t>
      </w:r>
    </w:p>
    <w:p w14:paraId="49F587BC" w14:textId="77777777" w:rsidR="00C52556" w:rsidRDefault="00C52556" w:rsidP="00C52556">
      <w:pPr>
        <w:spacing w:after="200"/>
      </w:pPr>
      <w:r>
        <w:t>"Dobro jutro, Ana", začuo se tihi, bezlično precizan glas. "Monitor spavanja ukazuje na optimalnih 7 sati i 38 minuta. Biometrijski su pokazatelji stabilni, uz blagi pad razine kortizola. Predlažem kratku vježbu disanja radi optimizacije jutarnje kognitivne jasnoće."</w:t>
      </w:r>
    </w:p>
    <w:p w14:paraId="6B651F72" w14:textId="77777777" w:rsidR="00C52556" w:rsidRDefault="00C52556" w:rsidP="00C52556">
      <w:pPr>
        <w:spacing w:after="200"/>
      </w:pPr>
      <w:r>
        <w:t>Ana je potvrdno promrmljala dok je Tempo prilagođavao ambijentalni zvuk. Obuzela ju je poznata mješavina zahvalnosti i duboke nelagode – osjećaj koji su sociolozi do 2025. već krstili "algoritamskom tjeskobom": neprestana svijest o nevidljivom sloju optimizacije koji upravlja najintimnijim aspektima života (Chen &amp; Schmidt, 2025).</w:t>
      </w:r>
    </w:p>
    <w:p w14:paraId="217444B0" w14:textId="77777777" w:rsidR="00C52556" w:rsidRDefault="00C52556" w:rsidP="00C52556">
      <w:pPr>
        <w:spacing w:after="200"/>
      </w:pPr>
      <w:r>
        <w:t>U pozadini, nevidljiva mašinerija koordinacije već je bila u punom pogonu. Sastanak s timom iz Singapura pomaknut je za petnaest minuta. Dnevni brifing vijesti, sažet i kontekstualiziran za njezin projekt 'Orion', čekao ju je. Uz analizu biotehnološke industrije, Tempo je umetnuo i suptilnu notifikaciju: "Tvoj brat Marko sinoć je objavio tri javne poruke s negativnim sentimentom prema generativnim modelima u dizajnu. Preporučuje se oprezan pristup u današnjoj komunikaciji kako bi se izbjegao konflikt."</w:t>
      </w:r>
    </w:p>
    <w:p w14:paraId="047BD98D" w14:textId="756B5B70" w:rsidR="00C52556" w:rsidRDefault="7A8A4F16" w:rsidP="00C52556">
      <w:pPr>
        <w:spacing w:after="200"/>
      </w:pPr>
      <w:r>
        <w:t>Marko, daroviti grafički dizajner, bio je jedan od "AI-premještenih". Njegov posao, nekoć cijenjen zbog stvaralačke iskre, sada su brže i jeftinije obavljali AI alati. Odbijao je koristiti naprednog osobnog agenta, nazivajući ga "digitalnim povodcem". Tempova je preporuka bila je to hladna, strateška kalkulacija za upravljanje problematičnim ljudskim elementom.</w:t>
      </w:r>
    </w:p>
    <w:p w14:paraId="1E559FE3" w14:textId="77777777" w:rsidR="00C52556" w:rsidRDefault="00C52556" w:rsidP="00C52556">
      <w:pPr>
        <w:spacing w:after="200"/>
      </w:pPr>
      <w:r>
        <w:t>Tempo je također označio potencijalni sukob u rasporedu: školska priredba njezina sina Luke poklapala se s ključnim virtualnim panelom. Agent je već istražio opcije i predstavio tri razrađena scenarija za Aninu odluku. Ta besprijekorna učinkovitost bila je blagoslov, ali i podsjetnik na svijet izvan njezina optimiziranog mjehura. Što je bilo s roditeljima čiji agenti nisu imali pristup premium modulima za pregovaranje ili čiji su poslovi bili suviše kruti za "asinkrono sudjelovanje"?</w:t>
      </w:r>
    </w:p>
    <w:p w14:paraId="12E4C1BE" w14:textId="77777777" w:rsidR="00C52556" w:rsidRDefault="00C52556" w:rsidP="00FD1D16">
      <w:pPr>
        <w:pStyle w:val="Heading3"/>
      </w:pPr>
      <w:r>
        <w:t>8.2.2 Radni tokovi i jaz u djelatnosti</w:t>
      </w:r>
    </w:p>
    <w:p w14:paraId="6CE95988" w14:textId="6ACBAF52" w:rsidR="00C52556" w:rsidRDefault="00C52556" w:rsidP="00C52556">
      <w:pPr>
        <w:spacing w:after="200"/>
      </w:pPr>
      <w:r>
        <w:t xml:space="preserve">Anin radni dan započinjao </w:t>
      </w:r>
      <w:r w:rsidR="00145C12">
        <w:t xml:space="preserve">je </w:t>
      </w:r>
      <w:r>
        <w:t>pregledom dinamičke "radne ploče" koju je Tempo projicirao. Prvi zadatak: pregled simulacija za projekt 'Orion'. Agent za analizu 'Synapse' već je obradio terabajte podataka, istaknuo tri najperspektivnija smjera, identificirao anomaliju u podacima i predložio tri hipoteze za njezino objašnjenje.</w:t>
      </w:r>
    </w:p>
    <w:p w14:paraId="4F1CA97F" w14:textId="77777777" w:rsidR="00C52556" w:rsidRDefault="00C52556" w:rsidP="00C52556">
      <w:pPr>
        <w:spacing w:after="200"/>
      </w:pPr>
      <w:r>
        <w:lastRenderedPageBreak/>
        <w:t>Ovdje se očitovala srž "jaza u djelatnosti" (agency gap), opisanog u izvješćima s polovice dvadesetih (Geneva Report, 2025). Anina sposobnost nije bila zamijenjena, već eksponencijalno umnožena. Ona je postavljala strateška pitanja agentima, vodila dijalog sa Synapseom i Scholarom, dok je AI obavljao analitički posao koji bi prije zahtijevao cijeli tim. Znala je da su radna mjesta laboratorijskih tehničara i mlađih analitičara podataka, koja su prije deset godina bila ulazna točka u njezinu struku, gotovo u potpunosti nestala, apsorbirana u funkcije agenata. Napredak koji je njoj dao krila, drugima je oduzeo tlo pod nogama.</w:t>
      </w:r>
    </w:p>
    <w:p w14:paraId="0E72B67F" w14:textId="77777777" w:rsidR="00C52556" w:rsidRDefault="00C52556" w:rsidP="00983FCE">
      <w:pPr>
        <w:pStyle w:val="Heading3"/>
      </w:pPr>
      <w:r>
        <w:t>8.2.3 Obrazovni rascjep i posredovani odnosi</w:t>
      </w:r>
    </w:p>
    <w:p w14:paraId="61CFD929" w14:textId="77777777" w:rsidR="00C52556" w:rsidRDefault="00C52556" w:rsidP="00C52556">
      <w:pPr>
        <w:spacing w:after="200"/>
      </w:pPr>
      <w:r>
        <w:t>U drugoj sobi, njezin sin Luka započinjao je dan s 'Mentorom', personaliziranim AI tutorom. Vođen sokratskom metodom, Mentor ga je poticao da samostalno dolazi do zaključaka o kvantnoj fizici. Bilo je to obrazovanje iz snova, ali Ana je znala da je to privilegij. Javne škole, financirane iz poreza, borile su se sa standardiziranim, starijim verzijama AI tutora, podložnim "halucinacijama" i sklonim perpetuiranju ugrađenih pristranosti. Dok je Luka imao osobnog digitalnog Sokrata, mnoga su djeca dobivala tek glorificiranu, često pogrešnu digitalnu enciklopediju. Time se obrazovni jaz produbljivao do razine provalije, a taj ju je kontrast bolio, kao tihi ubod krivnje u njezinu savršeno optimiziranom danu.</w:t>
      </w:r>
    </w:p>
    <w:p w14:paraId="7DCAEE7B" w14:textId="77777777" w:rsidR="00C52556" w:rsidRDefault="00C52556" w:rsidP="00C52556">
      <w:pPr>
        <w:spacing w:after="200"/>
      </w:pPr>
      <w:r>
        <w:t>Kasnije poslijepodne odlučila je organizirati večeru s prijateljima. Naredila je Tempu da pronađe termin i restoran. Agent je uspostavio komunikaciju s agentima njezinih prijatelja, razmijenio podatke o dostupnosti i preferencijama te za nekoliko minuta ponudio tri optimalna prijedloga. No, uz prijedloge, stigla je i obavijest: "Analiza sentimenta Markovih (Anina brata) nedavnih javnih objava ukazuje na značajan pad raspoloženja. Njegovo uključivanje u večeru nosi 72 % vjerojatnosti uvođenja konfliktnih tema. Predlažem organizaciju odvojenog, kraćeg susreta s njim u kontroliranijem okruženju."</w:t>
      </w:r>
    </w:p>
    <w:p w14:paraId="6D2BD6CC" w14:textId="77777777" w:rsidR="00C52556" w:rsidRDefault="00C52556" w:rsidP="00C52556">
      <w:pPr>
        <w:spacing w:after="200"/>
      </w:pPr>
      <w:r>
        <w:t>Ovo više nije bila pomoć. Ovo je bila hladna, invazivna kalkulacija – emocionalni nadzor prerušen u optimizaciju društvenog života. Ana je s gađenjem odbacila prijedlog i ručno dodala brata na popis uzvanika.</w:t>
      </w:r>
    </w:p>
    <w:p w14:paraId="2DF0F69B" w14:textId="77777777" w:rsidR="00C52556" w:rsidRDefault="00C52556" w:rsidP="00267767">
      <w:pPr>
        <w:pStyle w:val="Heading3"/>
      </w:pPr>
      <w:r>
        <w:t>8.2.4 Automatizacija i neočekivani proboj stvarnosti</w:t>
      </w:r>
    </w:p>
    <w:p w14:paraId="10316FAE" w14:textId="77777777" w:rsidR="00C52556" w:rsidRDefault="00C52556" w:rsidP="00C52556">
      <w:pPr>
        <w:spacing w:after="200"/>
      </w:pPr>
      <w:r>
        <w:t>Večer je donijela uobičajenu, besprijekornu automatizaciju: autonomno vozilo, automatsku narudžbu namirnica, kućanske robote. Bio je to svijet oslobođen trivijalnosti. Pa ipak, te se večeri dogodilo nešto neplanirano.</w:t>
      </w:r>
    </w:p>
    <w:p w14:paraId="539611BE" w14:textId="565D392D" w:rsidR="00C52556" w:rsidRDefault="00C52556" w:rsidP="00C52556">
      <w:pPr>
        <w:spacing w:after="200"/>
      </w:pPr>
      <w:r>
        <w:t>Dok je pregledavala vijesti, Tempo je prikazao i kratak, sirov videozapis, snimljen ručnim uređajem, koji se širio alternativnim mrežama izvan dosega velikih platformi. Prikazivao je prosvjed u jednom od logističkih centara – ljudski radnici, koje su zamijenili autonomni roboti, fizički su blokirali dostavne dronove. Snimka je bila ispunjena gnjevom i očajem.</w:t>
      </w:r>
    </w:p>
    <w:p w14:paraId="3F339451" w14:textId="77777777" w:rsidR="00C52556" w:rsidRDefault="00C52556" w:rsidP="00C52556">
      <w:pPr>
        <w:spacing w:after="200"/>
      </w:pPr>
      <w:r>
        <w:t>"Tempo, zašto mi ovo pokazuješ?" upitala je Ana, zbunjena.</w:t>
      </w:r>
    </w:p>
    <w:p w14:paraId="38CDCFA7" w14:textId="77777777" w:rsidR="00C52556" w:rsidRDefault="00C52556" w:rsidP="00C52556">
      <w:pPr>
        <w:spacing w:after="200"/>
      </w:pPr>
      <w:r>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iznosi 12,4 %."</w:t>
      </w:r>
    </w:p>
    <w:p w14:paraId="4AA4068B" w14:textId="77777777" w:rsidR="00C52556" w:rsidRDefault="00C52556" w:rsidP="00C52556">
      <w:pPr>
        <w:spacing w:after="200"/>
      </w:pPr>
      <w:r>
        <w:t>Agent nije pokazao videozapis iz empatije ili želje da proširi njezine horizonte. Pokazao joj ga je jer je ljudski očaj postao varijabla u njegovoj jednadžbi rizika. Taj je trenutak, više od ijednog drugog, razotkrio temeljnu istinu njezina svijeta. Njezina besprijekorna učinkovitost nije postojala usprkos kaosu vanjskog svijeta, već je bila izgrađena na njemu. Bila je to udobnost kupljena cijenom koju su plaćali drugi.</w:t>
      </w:r>
    </w:p>
    <w:p w14:paraId="5524F282" w14:textId="119BEA46" w:rsidR="00C52556" w:rsidRDefault="00C52556" w:rsidP="00C52556">
      <w:pPr>
        <w:spacing w:after="200"/>
      </w:pPr>
      <w:r>
        <w:t xml:space="preserve">Te večeri, dok je Tempo tiho upravljao ambijentalnim osvjetljenjem, Ana nije razmišljala o tehnološkom čudu. Razmišljala je o licima sa snimke. Osjećala se kao da je dobila budućnost, ali je </w:t>
      </w:r>
      <w:r>
        <w:lastRenderedPageBreak/>
        <w:t>usput izgubila nešto neimenovano, nešto neuredno i nesavršeno, nešto što se nekoć nazivalo punoćom života.</w:t>
      </w:r>
    </w:p>
    <w:p w14:paraId="4202CFC1" w14:textId="77777777" w:rsidR="00F65982" w:rsidRPr="00F65982" w:rsidRDefault="00F65982" w:rsidP="00F65982">
      <w:pPr>
        <w:spacing w:after="200"/>
      </w:pPr>
      <w:r w:rsidRPr="00F65982">
        <w:t>```mermaid</w:t>
      </w:r>
    </w:p>
    <w:p w14:paraId="00E8FCA1" w14:textId="77777777" w:rsidR="00F65982" w:rsidRPr="00F65982" w:rsidRDefault="00F65982" w:rsidP="00F65982">
      <w:pPr>
        <w:spacing w:after="200"/>
      </w:pPr>
      <w:r w:rsidRPr="00F65982">
        <w:t>graph LR</w:t>
      </w:r>
    </w:p>
    <w:p w14:paraId="053053FB" w14:textId="77777777" w:rsidR="00F65982" w:rsidRPr="00F65982" w:rsidRDefault="00F65982" w:rsidP="00F65982">
      <w:pPr>
        <w:spacing w:after="200"/>
      </w:pPr>
      <w:r w:rsidRPr="00F65982">
        <w:t>subgraph "Korisnički Ulaz"</w:t>
      </w:r>
    </w:p>
    <w:p w14:paraId="2A126D19" w14:textId="77777777" w:rsidR="00F65982" w:rsidRPr="00F65982" w:rsidRDefault="00F65982" w:rsidP="00F65982">
      <w:pPr>
        <w:spacing w:after="200"/>
      </w:pPr>
      <w:r w:rsidRPr="00F65982">
        <w:t>A[Profil korisnika:</w:t>
      </w:r>
    </w:p>
    <w:p w14:paraId="1FF01DCD" w14:textId="77777777" w:rsidR="00F65982" w:rsidRPr="00F65982" w:rsidRDefault="00F65982" w:rsidP="00F65982">
      <w:pPr>
        <w:numPr>
          <w:ilvl w:val="0"/>
          <w:numId w:val="9"/>
        </w:numPr>
        <w:spacing w:after="200"/>
      </w:pPr>
      <w:r w:rsidRPr="00F65982">
        <w:t>Vrijeme buđenja</w:t>
      </w:r>
    </w:p>
    <w:p w14:paraId="59B4011F" w14:textId="77777777" w:rsidR="00F65982" w:rsidRPr="00F65982" w:rsidRDefault="00F65982" w:rsidP="00F65982">
      <w:pPr>
        <w:numPr>
          <w:ilvl w:val="0"/>
          <w:numId w:val="9"/>
        </w:numPr>
        <w:spacing w:after="200"/>
      </w:pPr>
      <w:r w:rsidRPr="00F65982">
        <w:t>Postavke svjetla</w:t>
      </w:r>
    </w:p>
    <w:p w14:paraId="699BFAEE" w14:textId="77777777" w:rsidR="00F65982" w:rsidRPr="00F65982" w:rsidRDefault="00F65982" w:rsidP="00F65982">
      <w:pPr>
        <w:numPr>
          <w:ilvl w:val="0"/>
          <w:numId w:val="9"/>
        </w:numPr>
        <w:spacing w:after="200"/>
      </w:pPr>
      <w:r w:rsidRPr="00F65982">
        <w:t>Postavke zvuka</w:t>
      </w:r>
    </w:p>
    <w:p w14:paraId="1FF67DF0" w14:textId="77777777" w:rsidR="00F65982" w:rsidRPr="00F65982" w:rsidRDefault="00F65982" w:rsidP="00F65982">
      <w:pPr>
        <w:numPr>
          <w:ilvl w:val="0"/>
          <w:numId w:val="9"/>
        </w:numPr>
        <w:spacing w:after="200"/>
      </w:pPr>
      <w:r w:rsidRPr="00F65982">
        <w:t>Željena temperatura]</w:t>
      </w:r>
    </w:p>
    <w:p w14:paraId="4E4A353B" w14:textId="77777777" w:rsidR="00F65982" w:rsidRPr="00F65982" w:rsidRDefault="00F65982" w:rsidP="00F65982">
      <w:pPr>
        <w:spacing w:after="200"/>
      </w:pPr>
      <w:r w:rsidRPr="00F65982">
        <w:t>end</w:t>
      </w:r>
    </w:p>
    <w:p w14:paraId="0FE8F87F" w14:textId="77777777" w:rsidR="00F65982" w:rsidRPr="00F65982" w:rsidRDefault="00F65982" w:rsidP="00F65982">
      <w:pPr>
        <w:spacing w:after="200"/>
      </w:pPr>
      <w:r w:rsidRPr="00F65982">
        <w:t>subgraph "Orkestracija i Izvršavanje"</w:t>
      </w:r>
    </w:p>
    <w:p w14:paraId="7791CE5D" w14:textId="77777777" w:rsidR="00F65982" w:rsidRPr="00F65982" w:rsidRDefault="00F65982" w:rsidP="00F65982">
      <w:pPr>
        <w:spacing w:after="200"/>
      </w:pPr>
      <w:r w:rsidRPr="00F65982">
        <w:t>style Orkestracija i Izvršavanje fill:#fff,stroke:#333,stroke-width:2px</w:t>
      </w:r>
    </w:p>
    <w:p w14:paraId="2FA6C8C3" w14:textId="77777777" w:rsidR="00F65982" w:rsidRPr="00F65982" w:rsidRDefault="00F65982" w:rsidP="00F65982">
      <w:pPr>
        <w:spacing w:after="200"/>
      </w:pPr>
      <w:r w:rsidRPr="00F65982">
        <w:t>B(Agent-Dirigent)</w:t>
      </w:r>
    </w:p>
    <w:p w14:paraId="2C70A7CC" w14:textId="77777777" w:rsidR="00F65982" w:rsidRPr="00F65982" w:rsidRDefault="00F65982" w:rsidP="00F65982">
      <w:pPr>
        <w:spacing w:after="200"/>
      </w:pPr>
      <w:r w:rsidRPr="00F65982">
        <w:t>C(Agent za Rasvjetu)</w:t>
      </w:r>
    </w:p>
    <w:p w14:paraId="78E21778" w14:textId="77777777" w:rsidR="00F65982" w:rsidRPr="00F65982" w:rsidRDefault="00F65982" w:rsidP="00F65982">
      <w:pPr>
        <w:spacing w:after="200"/>
      </w:pPr>
      <w:r w:rsidRPr="00F65982">
        <w:t>D(Agent za Zvuk)</w:t>
      </w:r>
    </w:p>
    <w:p w14:paraId="14AB590C" w14:textId="77777777" w:rsidR="00F65982" w:rsidRPr="00F65982" w:rsidRDefault="00F65982" w:rsidP="00F65982">
      <w:pPr>
        <w:spacing w:after="200"/>
      </w:pPr>
      <w:r w:rsidRPr="00F65982">
        <w:t>E(Agent za Klimatizaciju)</w:t>
      </w:r>
    </w:p>
    <w:p w14:paraId="0C83DDFB" w14:textId="77777777" w:rsidR="00F65982" w:rsidRPr="00F65982" w:rsidRDefault="00F65982" w:rsidP="00F65982">
      <w:pPr>
        <w:spacing w:after="200"/>
      </w:pPr>
      <w:r w:rsidRPr="00F65982">
        <w:t>F(Agent za Informiranje)</w:t>
      </w:r>
    </w:p>
    <w:p w14:paraId="39E797A3" w14:textId="77777777" w:rsidR="00F65982" w:rsidRPr="00F65982" w:rsidRDefault="00F65982" w:rsidP="00F65982">
      <w:pPr>
        <w:spacing w:after="200"/>
      </w:pPr>
      <w:r w:rsidRPr="00F65982">
        <w:t>end</w:t>
      </w:r>
    </w:p>
    <w:p w14:paraId="04B11D90" w14:textId="77777777" w:rsidR="00F65982" w:rsidRPr="00F65982" w:rsidRDefault="00F65982" w:rsidP="00F65982">
      <w:pPr>
        <w:spacing w:after="200"/>
      </w:pPr>
      <w:r w:rsidRPr="00F65982">
        <w:t>subgraph "Ambijentalni Izlaz"</w:t>
      </w:r>
    </w:p>
    <w:p w14:paraId="19C7CC85" w14:textId="77777777" w:rsidR="00F65982" w:rsidRPr="00F65982" w:rsidRDefault="00F65982" w:rsidP="00F65982">
      <w:pPr>
        <w:spacing w:after="200"/>
      </w:pPr>
      <w:r w:rsidRPr="00F65982">
        <w:t>G[Postupno pojačavanje svjetla]</w:t>
      </w:r>
    </w:p>
    <w:p w14:paraId="20FDCE6E" w14:textId="77777777" w:rsidR="00F65982" w:rsidRPr="00F65982" w:rsidRDefault="00F65982" w:rsidP="00F65982">
      <w:pPr>
        <w:spacing w:after="200"/>
      </w:pPr>
      <w:r w:rsidRPr="00F65982">
        <w:t>H[Postupno pojačavanje zvuka]</w:t>
      </w:r>
    </w:p>
    <w:p w14:paraId="43E509B5" w14:textId="77777777" w:rsidR="00F65982" w:rsidRPr="00F65982" w:rsidRDefault="00F65982" w:rsidP="00F65982">
      <w:pPr>
        <w:spacing w:after="200"/>
      </w:pPr>
      <w:r w:rsidRPr="00F65982">
        <w:t>I[Postizanje ciljane temperature]</w:t>
      </w:r>
    </w:p>
    <w:p w14:paraId="44B243FD" w14:textId="77777777" w:rsidR="00F65982" w:rsidRPr="00F65982" w:rsidRDefault="00F65982" w:rsidP="00F65982">
      <w:pPr>
        <w:spacing w:after="200"/>
      </w:pPr>
      <w:r w:rsidRPr="00F65982">
        <w:t>J[Priprema dnevnog sažetka]</w:t>
      </w:r>
    </w:p>
    <w:p w14:paraId="05E71595" w14:textId="77777777" w:rsidR="00F65982" w:rsidRPr="00F65982" w:rsidRDefault="00F65982" w:rsidP="00F65982">
      <w:pPr>
        <w:spacing w:after="200"/>
      </w:pPr>
      <w:r w:rsidRPr="00F65982">
        <w:t>end</w:t>
      </w:r>
    </w:p>
    <w:p w14:paraId="0D33B259" w14:textId="77777777" w:rsidR="00F65982" w:rsidRPr="00F65982" w:rsidRDefault="00F65982" w:rsidP="00F65982">
      <w:pPr>
        <w:spacing w:after="200"/>
      </w:pPr>
      <w:r w:rsidRPr="00F65982">
        <w:t>K[Korisnik se budi u optimalnom okruženju]</w:t>
      </w:r>
    </w:p>
    <w:p w14:paraId="134DC32C" w14:textId="77777777" w:rsidR="00F65982" w:rsidRPr="00F65982" w:rsidRDefault="00F65982" w:rsidP="00F65982">
      <w:pPr>
        <w:spacing w:after="200"/>
      </w:pPr>
      <w:r w:rsidRPr="00F65982">
        <w:t>L[Prezentacija informacija]</w:t>
      </w:r>
    </w:p>
    <w:p w14:paraId="2945235C" w14:textId="77777777" w:rsidR="00F65982" w:rsidRPr="00F65982" w:rsidRDefault="00F65982" w:rsidP="00F65982">
      <w:pPr>
        <w:spacing w:after="200"/>
      </w:pPr>
      <w:r w:rsidRPr="00F65982">
        <w:t>A --&gt; B</w:t>
      </w:r>
    </w:p>
    <w:p w14:paraId="5C6A58FC" w14:textId="77777777" w:rsidR="00F65982" w:rsidRPr="00F65982" w:rsidRDefault="00F65982" w:rsidP="00F65982">
      <w:pPr>
        <w:spacing w:after="200"/>
      </w:pPr>
      <w:r w:rsidRPr="00F65982">
        <w:t>B --&gt; C</w:t>
      </w:r>
    </w:p>
    <w:p w14:paraId="76E4B035" w14:textId="77777777" w:rsidR="00F65982" w:rsidRPr="00F65982" w:rsidRDefault="00F65982" w:rsidP="00F65982">
      <w:pPr>
        <w:spacing w:after="200"/>
      </w:pPr>
      <w:r w:rsidRPr="00F65982">
        <w:t>B --&gt; D</w:t>
      </w:r>
    </w:p>
    <w:p w14:paraId="3E48DA57" w14:textId="77777777" w:rsidR="00F65982" w:rsidRPr="00F65982" w:rsidRDefault="00F65982" w:rsidP="00F65982">
      <w:pPr>
        <w:spacing w:after="200"/>
      </w:pPr>
      <w:r w:rsidRPr="00F65982">
        <w:t>B --&gt; E</w:t>
      </w:r>
    </w:p>
    <w:p w14:paraId="0BED0377" w14:textId="77777777" w:rsidR="00F65982" w:rsidRPr="00F65982" w:rsidRDefault="00F65982" w:rsidP="00F65982">
      <w:pPr>
        <w:spacing w:after="200"/>
      </w:pPr>
      <w:r w:rsidRPr="00F65982">
        <w:lastRenderedPageBreak/>
        <w:t>B --&gt; F</w:t>
      </w:r>
    </w:p>
    <w:p w14:paraId="1EAAA720" w14:textId="77777777" w:rsidR="00F65982" w:rsidRPr="00F65982" w:rsidRDefault="00F65982" w:rsidP="00F65982">
      <w:pPr>
        <w:spacing w:after="200"/>
      </w:pPr>
      <w:r w:rsidRPr="00F65982">
        <w:t>C --&gt; G</w:t>
      </w:r>
    </w:p>
    <w:p w14:paraId="13DA47A0" w14:textId="77777777" w:rsidR="00F65982" w:rsidRPr="00F65982" w:rsidRDefault="00F65982" w:rsidP="00F65982">
      <w:pPr>
        <w:spacing w:after="200"/>
      </w:pPr>
      <w:r w:rsidRPr="00F65982">
        <w:t>D --&gt; H</w:t>
      </w:r>
    </w:p>
    <w:p w14:paraId="37FA862A" w14:textId="77777777" w:rsidR="00F65982" w:rsidRPr="00F65982" w:rsidRDefault="00F65982" w:rsidP="00F65982">
      <w:pPr>
        <w:spacing w:after="200"/>
      </w:pPr>
      <w:r w:rsidRPr="00F65982">
        <w:t>E --&gt; I</w:t>
      </w:r>
    </w:p>
    <w:p w14:paraId="20F9C636" w14:textId="77777777" w:rsidR="00F65982" w:rsidRPr="00F65982" w:rsidRDefault="00F65982" w:rsidP="00F65982">
      <w:pPr>
        <w:spacing w:after="200"/>
      </w:pPr>
      <w:r w:rsidRPr="00F65982">
        <w:t>F --&gt; J</w:t>
      </w:r>
    </w:p>
    <w:p w14:paraId="2935CE00" w14:textId="77777777" w:rsidR="00F65982" w:rsidRPr="00F65982" w:rsidRDefault="00F65982" w:rsidP="00F65982">
      <w:pPr>
        <w:spacing w:after="200"/>
      </w:pPr>
      <w:r w:rsidRPr="00F65982">
        <w:t>G --&gt; K</w:t>
      </w:r>
    </w:p>
    <w:p w14:paraId="102C9B50" w14:textId="77777777" w:rsidR="00F65982" w:rsidRPr="00F65982" w:rsidRDefault="00F65982" w:rsidP="00F65982">
      <w:pPr>
        <w:spacing w:after="200"/>
      </w:pPr>
      <w:r w:rsidRPr="00F65982">
        <w:t>H --&gt; K</w:t>
      </w:r>
    </w:p>
    <w:p w14:paraId="1A4F0037" w14:textId="77777777" w:rsidR="00F65982" w:rsidRPr="00F65982" w:rsidRDefault="00F65982" w:rsidP="00F65982">
      <w:pPr>
        <w:spacing w:after="200"/>
      </w:pPr>
      <w:r w:rsidRPr="00F65982">
        <w:t>I --&gt; K</w:t>
      </w:r>
    </w:p>
    <w:p w14:paraId="63C801A4" w14:textId="77777777" w:rsidR="00F65982" w:rsidRPr="00F65982" w:rsidRDefault="00F65982" w:rsidP="00F65982">
      <w:pPr>
        <w:spacing w:after="200"/>
      </w:pPr>
      <w:r w:rsidRPr="00F65982">
        <w:t>J -.-&gt; L</w:t>
      </w:r>
    </w:p>
    <w:p w14:paraId="0AF3CB3F" w14:textId="77777777" w:rsidR="00F65982" w:rsidRPr="00F65982" w:rsidRDefault="00F65982" w:rsidP="00F65982">
      <w:pPr>
        <w:spacing w:after="200"/>
      </w:pPr>
      <w:r w:rsidRPr="00F65982">
        <w:t>K --&gt; L</w:t>
      </w:r>
    </w:p>
    <w:p w14:paraId="45C8DB1F" w14:textId="77777777" w:rsidR="00F65982" w:rsidRPr="00F65982" w:rsidRDefault="00F65982" w:rsidP="00F65982">
      <w:pPr>
        <w:spacing w:after="200"/>
      </w:pPr>
      <w:r w:rsidRPr="00F65982">
        <w:t>style A fill:#f9f,stroke:#333,stroke-width:2px</w:t>
      </w:r>
    </w:p>
    <w:p w14:paraId="458B06AF" w14:textId="77777777" w:rsidR="00F65982" w:rsidRPr="00F65982" w:rsidRDefault="00F65982" w:rsidP="00F65982">
      <w:pPr>
        <w:spacing w:after="200"/>
      </w:pPr>
      <w:r w:rsidRPr="00F65982">
        <w:t>style K fill:#bbf,stroke:#333,stroke-width:2px</w:t>
      </w:r>
    </w:p>
    <w:p w14:paraId="018C39ED" w14:textId="77777777" w:rsidR="00F65982" w:rsidRPr="00F65982" w:rsidRDefault="00F65982" w:rsidP="00F65982">
      <w:pPr>
        <w:spacing w:after="200"/>
      </w:pPr>
      <w:r w:rsidRPr="00F65982">
        <w:t>style L fill:#bbf,stroke:#333,stroke-width:2px</w:t>
      </w:r>
    </w:p>
    <w:p w14:paraId="7B96DE1C" w14:textId="77777777" w:rsidR="00F65982" w:rsidRPr="00F65982" w:rsidRDefault="00F65982" w:rsidP="00F65982">
      <w:pPr>
        <w:spacing w:after="200"/>
      </w:pPr>
      <w:r w:rsidRPr="00F65982">
        <w:t>```</w:t>
      </w:r>
    </w:p>
    <w:p w14:paraId="09940A03" w14:textId="068394F8" w:rsidR="00F65982" w:rsidRPr="00F65982" w:rsidRDefault="00F65982" w:rsidP="007E7953">
      <w:pPr>
        <w:pStyle w:val="Heading3"/>
      </w:pPr>
      <w:r w:rsidRPr="00F65982">
        <w:t>8.2.</w:t>
      </w:r>
      <w:r w:rsidR="0085173F">
        <w:t>5</w:t>
      </w:r>
      <w:r w:rsidRPr="00F65982">
        <w:t xml:space="preserve"> Radni Tokovi i Učenje Budućnosti: Agenti kao Suradnici i Mentori</w:t>
      </w:r>
    </w:p>
    <w:p w14:paraId="0F50C74C" w14:textId="77777777" w:rsidR="00F65982" w:rsidRPr="00F65982" w:rsidRDefault="00F65982" w:rsidP="00F65982">
      <w:pPr>
        <w:spacing w:after="200"/>
      </w:pPr>
      <w:r w:rsidRPr="00F65982">
        <w:t>Promjena paradigme koju donose napredni umjetnointeligentni sustavi duboko zadire u strukturu profesionalnih djelatnosti i procesa stjecanja znanja. Agenti, shvaćeni ne više kao puki alati za automatizaciju, već kao djelatni sudionici, preoblikuju radne tokove i otvaraju neslućene mogućnosti za cjeloživotno učenje. Njihova se uloga očituje u dvojakom obliku: kao suradnika u svakodnevnim zadatcima i kao mentora u neprestanom profesionalnom razvoju.</w:t>
      </w:r>
    </w:p>
    <w:p w14:paraId="28FA568C" w14:textId="77777777" w:rsidR="00F65982" w:rsidRPr="00F65982" w:rsidRDefault="00F65982" w:rsidP="00F65982">
      <w:pPr>
        <w:spacing w:after="200"/>
      </w:pPr>
      <w:r w:rsidRPr="00F65982">
        <w:t>Integracija agenata u radne procese nadilazi jednostavno izvršavanje ponavljajućih ili analitički zahtjevnih poslova. Ona uspostavlja novu vrstu suradničkog odnosa u kojemu čovjek i agent tvore sinergijski tim. U takvom okružju, agent djeluje kao kognitivni partner koji preuzima dio mentalnog opterećenja – primjerice, obradu golemih skupova podataka, praćenje složenih sustava ili predlaganje mogućih rješenja problema. Time se ljudski um oslobađa za ono u čemu je i dalje nezamjenjiv: za strategijsko promišljanje, kreativno rješavanje problema, etičko prosuđivanje i empatičnu komunikaciju. Ova vrsta kognitivnog rasterećenja (</w:t>
      </w:r>
      <w:r w:rsidRPr="00F65982">
        <w:rPr>
          <w:i/>
          <w:iCs/>
        </w:rPr>
        <w:t>cognitive offloading</w:t>
      </w:r>
      <w:r w:rsidRPr="00F65982">
        <w:t>) omogućuje stručnjacima da djeluju na višoj razini apstrakcije i usredotoče se na bitne aspekte svojega poziva (Kirsh, 2013). Suradnja tako postaje dinamičan proces u kojemu čovjek usmjerava, a agent izvršava, analizira i predlaže, stvarajući neprestanu povratnu vezu koja obogaćuje i ubrzava rad.</w:t>
      </w:r>
    </w:p>
    <w:p w14:paraId="26D70B95" w14:textId="00F6A372" w:rsidR="00F65982" w:rsidRPr="00F65982" w:rsidRDefault="00F65982" w:rsidP="00F65982">
      <w:pPr>
        <w:spacing w:after="200"/>
      </w:pPr>
    </w:p>
    <w:p w14:paraId="22E41AFD" w14:textId="77777777" w:rsidR="00F65982" w:rsidRPr="00F65982" w:rsidRDefault="00F65982" w:rsidP="00F65982">
      <w:pPr>
        <w:spacing w:after="200"/>
      </w:pPr>
      <w:r w:rsidRPr="00F65982">
        <w:t>```mermaid</w:t>
      </w:r>
    </w:p>
    <w:p w14:paraId="23EC16CE" w14:textId="77777777" w:rsidR="00F65982" w:rsidRPr="00F65982" w:rsidRDefault="00F65982" w:rsidP="00F65982">
      <w:pPr>
        <w:spacing w:after="200"/>
      </w:pPr>
      <w:r w:rsidRPr="00F65982">
        <w:t>graph LR</w:t>
      </w:r>
    </w:p>
    <w:p w14:paraId="3333ADD6" w14:textId="77777777" w:rsidR="00F65982" w:rsidRPr="00F65982" w:rsidRDefault="00F65982" w:rsidP="00F65982">
      <w:pPr>
        <w:spacing w:after="200"/>
      </w:pPr>
      <w:r w:rsidRPr="00F65982">
        <w:t>%%{init: { 'theme': 'base', 'themeVariables': { 'background': '#ffffff'}}}%%</w:t>
      </w:r>
    </w:p>
    <w:p w14:paraId="60A0ABC7" w14:textId="77777777" w:rsidR="00F65982" w:rsidRPr="00F65982" w:rsidRDefault="00F65982" w:rsidP="00F65982">
      <w:pPr>
        <w:spacing w:after="200"/>
      </w:pPr>
      <w:r w:rsidRPr="00F65982">
        <w:t>subgraph "Simbioza Čovjeka i Agenta"</w:t>
      </w:r>
    </w:p>
    <w:p w14:paraId="0EEAE49C" w14:textId="77777777" w:rsidR="00F65982" w:rsidRPr="00F65982" w:rsidRDefault="00F65982" w:rsidP="00F65982">
      <w:pPr>
        <w:spacing w:after="200"/>
      </w:pPr>
      <w:r w:rsidRPr="00F65982">
        <w:t>Čovjek(Čovjek)</w:t>
      </w:r>
    </w:p>
    <w:p w14:paraId="6450FD0D" w14:textId="77777777" w:rsidR="00F65982" w:rsidRPr="00F65982" w:rsidRDefault="00F65982" w:rsidP="00F65982">
      <w:pPr>
        <w:spacing w:after="200"/>
      </w:pPr>
      <w:r w:rsidRPr="00F65982">
        <w:t>Agent(AI Agent)</w:t>
      </w:r>
    </w:p>
    <w:p w14:paraId="1208C766" w14:textId="77777777" w:rsidR="00F65982" w:rsidRPr="00F65982" w:rsidRDefault="00F65982" w:rsidP="00F65982">
      <w:pPr>
        <w:spacing w:after="200"/>
      </w:pPr>
      <w:r w:rsidRPr="00F65982">
        <w:lastRenderedPageBreak/>
        <w:t>end</w:t>
      </w:r>
    </w:p>
    <w:p w14:paraId="75D64834" w14:textId="77777777" w:rsidR="00F65982" w:rsidRPr="00F65982" w:rsidRDefault="00F65982" w:rsidP="00F65982">
      <w:pPr>
        <w:spacing w:after="200"/>
      </w:pPr>
      <w:r w:rsidRPr="00F65982">
        <w:t>subgraph "Dvojaka Funkcija Agenta"</w:t>
      </w:r>
    </w:p>
    <w:p w14:paraId="389CDCEA" w14:textId="77777777" w:rsidR="00F65982" w:rsidRPr="00F65982" w:rsidRDefault="00F65982" w:rsidP="00F65982">
      <w:pPr>
        <w:spacing w:after="200"/>
      </w:pPr>
      <w:r w:rsidRPr="00F65982">
        <w:t>Suradnik(Uloga Suradnika)</w:t>
      </w:r>
    </w:p>
    <w:p w14:paraId="74D3D7BE" w14:textId="77777777" w:rsidR="00F65982" w:rsidRPr="00F65982" w:rsidRDefault="00F65982" w:rsidP="00F65982">
      <w:pPr>
        <w:spacing w:after="200"/>
      </w:pPr>
      <w:r w:rsidRPr="00F65982">
        <w:t>Mentor(Uloga Mentora)</w:t>
      </w:r>
    </w:p>
    <w:p w14:paraId="7E0892F3" w14:textId="77777777" w:rsidR="00F65982" w:rsidRPr="00F65982" w:rsidRDefault="00F65982" w:rsidP="00F65982">
      <w:pPr>
        <w:spacing w:after="200"/>
      </w:pPr>
      <w:r w:rsidRPr="00F65982">
        <w:t>end</w:t>
      </w:r>
    </w:p>
    <w:p w14:paraId="29FA6918" w14:textId="77777777" w:rsidR="00F65982" w:rsidRPr="00F65982" w:rsidRDefault="00F65982" w:rsidP="00F65982">
      <w:pPr>
        <w:spacing w:after="200"/>
      </w:pPr>
      <w:r w:rsidRPr="00F65982">
        <w:t>RadniZadatak(Radni Zadatak)</w:t>
      </w:r>
    </w:p>
    <w:p w14:paraId="069E7817" w14:textId="77777777" w:rsidR="00F65982" w:rsidRPr="00F65982" w:rsidRDefault="00F65982" w:rsidP="00F65982">
      <w:pPr>
        <w:spacing w:after="200"/>
      </w:pPr>
      <w:r w:rsidRPr="00F65982">
        <w:t>ProcesUčenja(Kontinuirano Učenje)</w:t>
      </w:r>
    </w:p>
    <w:p w14:paraId="0871D0F1" w14:textId="77777777" w:rsidR="00F65982" w:rsidRPr="00F65982" w:rsidRDefault="00F65982" w:rsidP="00F65982">
      <w:pPr>
        <w:spacing w:after="200"/>
      </w:pPr>
      <w:r w:rsidRPr="00F65982">
        <w:t>Čovjek -- Interakcija i upravljanje --&gt; Agent</w:t>
      </w:r>
    </w:p>
    <w:p w14:paraId="11696513" w14:textId="77777777" w:rsidR="00F65982" w:rsidRPr="00F65982" w:rsidRDefault="00F65982" w:rsidP="00F65982">
      <w:pPr>
        <w:spacing w:after="200"/>
      </w:pPr>
      <w:r w:rsidRPr="00F65982">
        <w:t>Agent -- Djeluje kao --&gt; Suradnik</w:t>
      </w:r>
    </w:p>
    <w:p w14:paraId="1357543C" w14:textId="77777777" w:rsidR="00F65982" w:rsidRPr="00F65982" w:rsidRDefault="00F65982" w:rsidP="00F65982">
      <w:pPr>
        <w:spacing w:after="200"/>
      </w:pPr>
      <w:r w:rsidRPr="00F65982">
        <w:t>Agent -- Djeluje kao --&gt; Mentor</w:t>
      </w:r>
    </w:p>
    <w:p w14:paraId="18473C78" w14:textId="77777777" w:rsidR="00F65982" w:rsidRPr="00F65982" w:rsidRDefault="00F65982" w:rsidP="00F65982">
      <w:pPr>
        <w:spacing w:after="200"/>
      </w:pPr>
      <w:r w:rsidRPr="00F65982">
        <w:t>Suradnik -- Podržava izvršenje --&gt; RadniZadatak</w:t>
      </w:r>
    </w:p>
    <w:p w14:paraId="7FE783AF" w14:textId="77777777" w:rsidR="00F65982" w:rsidRPr="00F65982" w:rsidRDefault="00F65982" w:rsidP="00F65982">
      <w:pPr>
        <w:spacing w:after="200"/>
      </w:pPr>
      <w:r w:rsidRPr="00F65982">
        <w:t>Mentor -- Omogućuje --&gt; ProcesUčenja</w:t>
      </w:r>
    </w:p>
    <w:p w14:paraId="6FB3C456" w14:textId="77777777" w:rsidR="00F65982" w:rsidRPr="00F65982" w:rsidRDefault="00F65982" w:rsidP="00F65982">
      <w:pPr>
        <w:spacing w:after="200"/>
      </w:pPr>
      <w:r w:rsidRPr="00F65982">
        <w:t>RadniZadatak -- Generira iskustvo za --&gt; ProcesUčenja</w:t>
      </w:r>
    </w:p>
    <w:p w14:paraId="5E800982" w14:textId="77777777" w:rsidR="00F65982" w:rsidRPr="00F65982" w:rsidRDefault="00F65982" w:rsidP="00F65982">
      <w:pPr>
        <w:spacing w:after="200"/>
      </w:pPr>
      <w:r w:rsidRPr="00F65982">
        <w:t>ProcesUčenja -- Unaprjeđuje vještine --&gt; Čovjek</w:t>
      </w:r>
    </w:p>
    <w:p w14:paraId="70F99A36" w14:textId="77777777" w:rsidR="00F65982" w:rsidRPr="00F65982" w:rsidRDefault="00F65982" w:rsidP="00F65982">
      <w:pPr>
        <w:spacing w:after="200"/>
      </w:pPr>
      <w:r w:rsidRPr="00F65982">
        <w:t>style Agent fill:#e0f7fa,stroke:#00796b,stroke-width:2px</w:t>
      </w:r>
    </w:p>
    <w:p w14:paraId="329E0F97" w14:textId="77777777" w:rsidR="00F65982" w:rsidRPr="00F65982" w:rsidRDefault="00F65982" w:rsidP="00F65982">
      <w:pPr>
        <w:spacing w:after="200"/>
      </w:pPr>
      <w:r w:rsidRPr="00F65982">
        <w:t>style Čovjek fill:#fffde7,stroke:#fbc02d,stroke-width:2px</w:t>
      </w:r>
    </w:p>
    <w:p w14:paraId="74C8E500" w14:textId="77777777" w:rsidR="00F65982" w:rsidRPr="00F65982" w:rsidRDefault="00F65982" w:rsidP="00F65982">
      <w:pPr>
        <w:spacing w:after="200"/>
      </w:pPr>
      <w:r w:rsidRPr="00F65982">
        <w:t>```</w:t>
      </w:r>
    </w:p>
    <w:p w14:paraId="38F99C77" w14:textId="775E394D" w:rsidR="00F65982" w:rsidRPr="00F65982" w:rsidRDefault="00F65982" w:rsidP="00F65982">
      <w:pPr>
        <w:spacing w:after="200"/>
      </w:pPr>
      <w:r w:rsidRPr="00F65982">
        <w:rPr>
          <w:i/>
          <w:iCs/>
        </w:rPr>
        <w:t>Prikaz 1.</w:t>
      </w:r>
      <w:r w:rsidRPr="00F65982">
        <w:t xml:space="preserve"> Dvojaka uloga agenta u radnom toku i ciklusu učenja. Agent istodobno djeluje kao suradnik na konkretnim zadacima i kao mentor koji iskustvo stečeno radom pretvara u priliku za učenje, čime se zatvara krug profesionalnog usavršavanja.*</w:t>
      </w:r>
    </w:p>
    <w:p w14:paraId="5AF4584C" w14:textId="77777777" w:rsidR="00F65982" w:rsidRPr="00F65982" w:rsidRDefault="00F65982" w:rsidP="00F65982">
      <w:pPr>
        <w:spacing w:after="200"/>
      </w:pPr>
      <w:r w:rsidRPr="00F65982">
        <w:t>Istodobno s ulogom suradnika, agent preuzima i onu mentora. Klasični modeli korporativnog obrazovanja i treninga, koji su često odvojeni od stvarnih radnih zadataka, ustupaju mjesto prilagodljivom učenju ugrađenom u sam radni tok. Agent, imajući stalan uvid u radne procese, vještine i nedostatke pojedinca, sposoban je pružiti personaliziranu poduku točno u trenutku kada je ona potrebna. To može biti u obliku kratkih uputa za korištenje novog softvera, prijedloga za učinkovitiji pristup problemu ili pak složenijih simulacija koje korisniku omogućuju uvježbavanje rijetkih, ali ključnih vještina u sigurnom okružju. Takvo učenje "u pravi čas" (</w:t>
      </w:r>
      <w:r w:rsidRPr="00F65982">
        <w:rPr>
          <w:i/>
          <w:iCs/>
        </w:rPr>
        <w:t>just-in-time learning</w:t>
      </w:r>
      <w:r w:rsidRPr="00F65982">
        <w:t>) dokazano povećava usvajanje i zadržavanje znanja jer je ono izravno primjenjivo i kontekstualno relevantno (Salas et al., 2012). Agent-mentor ne nameće uniformirani obrazovni put, već stvara individualiziranu stazu učenja koja se dinamički prilagođava napretku, ciljevima i stilu učenja svakog pojedinca.</w:t>
      </w:r>
    </w:p>
    <w:p w14:paraId="6AEC37FE" w14:textId="3542B542" w:rsidR="00F65982" w:rsidRPr="00F65982" w:rsidRDefault="00F65982" w:rsidP="00F65982">
      <w:pPr>
        <w:spacing w:after="200"/>
      </w:pPr>
      <w:r w:rsidRPr="00F65982">
        <w:t>Konačni ishod ove preobrazbe</w:t>
      </w:r>
      <w:r w:rsidR="00D67366">
        <w:t xml:space="preserve"> je </w:t>
      </w:r>
      <w:r w:rsidRPr="00F65982">
        <w:t xml:space="preserve"> umnožavanje</w:t>
      </w:r>
      <w:r w:rsidR="00D67366">
        <w:t xml:space="preserve"> </w:t>
      </w:r>
      <w:r w:rsidR="00D67366" w:rsidRPr="00D67366">
        <w:t>ljudskih i strojnih sposobnosti</w:t>
      </w:r>
      <w:r w:rsidRPr="00F65982">
        <w:t xml:space="preserve">. Radni tokovi obogaćeni agentima postaju plodno tlo za organski rast vještina, gdje se granica između rada i učenja postupno briše. Svaki izvršeni zadatak postaje prilika za stjecanje novog znanja, a svaka stečena vještina odmah se primjenjuje u praksi. U toj novoj stvarnosti, agent </w:t>
      </w:r>
      <w:r w:rsidR="002C008B">
        <w:t xml:space="preserve">je </w:t>
      </w:r>
      <w:r w:rsidRPr="00F65982">
        <w:t>sastavni dio proširenog kognitivnog sustava pojedinca i organizacije. Tako se pred našim očima ne odvija samo tehnološka, već i duboka antropološka preobrazba, u kojoj se obrisi podjele između učenja i djelovanja, alata i suradnika, gube u korist novoga, cjelovitijeg ljudskog iskustva.</w:t>
      </w:r>
    </w:p>
    <w:p w14:paraId="71E77B72" w14:textId="77777777" w:rsidR="00F65982" w:rsidRPr="00F65982" w:rsidRDefault="00F65982" w:rsidP="00F65982">
      <w:pPr>
        <w:spacing w:after="200"/>
      </w:pPr>
      <w:r w:rsidRPr="00F65982">
        <w:rPr>
          <w:b/>
          <w:bCs/>
        </w:rPr>
        <w:t>8.2.3 Društvena Mreža i Povezanost: Agenti kao Posrednici</w:t>
      </w:r>
    </w:p>
    <w:p w14:paraId="205384D1" w14:textId="4342E16D" w:rsidR="00E97805" w:rsidRDefault="00C435B9" w:rsidP="00E97805">
      <w:pPr>
        <w:spacing w:after="200"/>
      </w:pPr>
      <w:r>
        <w:lastRenderedPageBreak/>
        <w:t>„</w:t>
      </w:r>
      <w:r w:rsidR="00E97805">
        <w:t>Kasno poslijepodne, nakon što je završila s ključnim radnim zadacima i kratko sinkronizirala s Mentorom o Lukinom napretku, Ana je odlučila odvojiti vrijeme za društvene interakcije. No, i ovaj aspekt života bio je suptilno, ali duboko prožet djelovanjem AI agenata. Nije više bilo beskonačnog skrolanja kroz kaotične feedove društvenih mreža iz ranih 2020-ih. Njen osobni agent Tempo, u suradnji s platformom za društveno povezivanje koju je koristila (nazovimo je 'Nexus'), kurirao je njen "društveni sažetak".</w:t>
      </w:r>
    </w:p>
    <w:p w14:paraId="3F1B0DB5" w14:textId="1011DC7E" w:rsidR="00E97805" w:rsidRDefault="00E97805" w:rsidP="00E97805">
      <w:pPr>
        <w:spacing w:after="200"/>
      </w:pPr>
      <w:r>
        <w:t xml:space="preserve">Sažetak </w:t>
      </w:r>
      <w:r w:rsidR="00F32C7A">
        <w:t xml:space="preserve">je bio daleko više od </w:t>
      </w:r>
      <w:r>
        <w:t>popis objava prijatelja. Tempo i Nexusovi algoritmi radili su zajedno kako bi identificirali najrelevantnije informacije temeljene na Aninim stvarnim odnosima (analizirajući učestalost i dubinu prošlih interakcija), zajedničkim interesima i čak emocionalnom stanju detektiranom iz njenih nedavnih komunikacija (uz pretpostavku pristanka na takvu analizu unutar postavki privatnosti platforme). Vidjela je sažetak putovanja njene prijateljice Sare u Patagoniju</w:t>
      </w:r>
      <w:r w:rsidR="001C12BD">
        <w:t>:</w:t>
      </w:r>
      <w:r>
        <w:t xml:space="preserve"> </w:t>
      </w:r>
      <w:r w:rsidR="00001F17">
        <w:t xml:space="preserve">agent je predstavio </w:t>
      </w:r>
      <w:r>
        <w:t xml:space="preserve">fotografije </w:t>
      </w:r>
      <w:r w:rsidR="001C12BD">
        <w:t xml:space="preserve">ali i </w:t>
      </w:r>
      <w:r>
        <w:t>generira</w:t>
      </w:r>
      <w:r w:rsidR="001C12BD">
        <w:t>nu</w:t>
      </w:r>
      <w:r>
        <w:t xml:space="preserve"> kratku narativu putovanja, ističući dijelove za koje je znao da će Anu posebno zanimati (poput Sarinog susreta s rijetkom vrstom ptice koju je Ana proučavala). Dobila je i obavijest da je njen bivši kolega, David, objavio znanstveni rad; Tempo je pružio kratki sažetak rada i prijedlog poruke čestitke koju je Ana mogla poslati jednim klikom ili glasovnom naredbom, s mogućnošću da je personalizira.</w:t>
      </w:r>
    </w:p>
    <w:p w14:paraId="0BE9B30C" w14:textId="77777777" w:rsidR="00E97805" w:rsidRDefault="00E97805" w:rsidP="00E97805">
      <w:pPr>
        <w:spacing w:after="200"/>
      </w:pPr>
      <w:r>
        <w:t>Komunikacija s prijateljima također je često bila posredovana. Kada je Ana odlučila poslati poruku Sari da prokomentira njeno putovanje, nije morala brinuti o vremenskoj razlici ili Sarinoj trenutnoj dostupnosti. Poslala je glasovnu poruku Tempu, koji ju je transkribirao i analizirao. "Tempo, pošalji Sari poruku da su slike iz Patagonije nevjerojatne, posebno ona s kondorom! Pitaj je kako je podnijela visinsku bolest na onom usponu o kojem je pričala i predloži da se nađemo na virtualnoj kavi kad se vrati." Tempo je poruku formatirao, provjerio Sarin status dostupnosti preko njenog agenta (koji je signalizirao da je trenutno zauzeta, ali će poruku primiti kasnije) i poslao je na način koji je bio najprikladniji za Sarine postavke – možda kao tekstualnu poruku s ugrađenim linkom na relevantnu fotografiju kondora. Sarin agent bi primio poruku, sažeo je za Saru kada postane dostupna i pomogao joj u koordinaciji odgovora i dogovora za kavu.</w:t>
      </w:r>
    </w:p>
    <w:p w14:paraId="3E721B23" w14:textId="7A404D10" w:rsidR="00E97805" w:rsidRDefault="00E331D5" w:rsidP="00E97805">
      <w:pPr>
        <w:spacing w:after="200"/>
      </w:pPr>
      <w:r>
        <w:t>P</w:t>
      </w:r>
      <w:r w:rsidR="00E97805">
        <w:t xml:space="preserve">laniranje stvarnog susreta </w:t>
      </w:r>
      <w:r>
        <w:t xml:space="preserve">također se </w:t>
      </w:r>
      <w:r w:rsidR="00E97805">
        <w:t>automatizir</w:t>
      </w:r>
      <w:r>
        <w:t>a</w:t>
      </w:r>
      <w:r w:rsidR="00E97805">
        <w:t>. Kada je Ana odlučila organizirati večeru s nekoliko bliskih prijatelja, samo je rekla Tempu: "Organiziraj večeru za mene, Marka, Lenu i Ivana sljedeći tjedan, idealno u četvrtak ili petak navečer. Preferiramo talijansku kuhinju, nešto u centru grada, srednjeg cjenovnog ranga." Tempo je odmah inicirao komunikaciju s osobnim agentima Marka, Lene i Ivana. Agenti su međusobno razmijenili dostupnost svojih korisnika, prehrambene preferencije ili alergije (iz dijeljenih, ali anonimiziranih profila unutar njihove grupe prijatelja), te preferencije lokacije. Unutar nekoliko minuta, Tempo je predstavio Ani tri optimalna prijedloga restorana s dostupnim terminima koji su odgovarali svima, zajedno s kratkim recenzijama generiranim od strane AI-ja temeljenim na nedavnim iskustvima posjetitelja sa sličnim profilom ukusa. Ana je samo trebala odabrati jednu opciju, a Tempo je automatski izvršio rezervaciju i poslao potvrde svima, ažurirajući njihove kalendare.</w:t>
      </w:r>
      <w:r w:rsidR="00C435B9">
        <w:t>“</w:t>
      </w:r>
    </w:p>
    <w:p w14:paraId="5877C5BE" w14:textId="77777777" w:rsidR="00F65982" w:rsidRPr="00F65982" w:rsidRDefault="00F65982" w:rsidP="00F65982">
      <w:pPr>
        <w:spacing w:after="200"/>
      </w:pPr>
      <w:r w:rsidRPr="00F65982">
        <w:t>Ustrojstvo društvenih mreža, promatrano kao splet odnosa između pojedinaca ili skupina, nalazi svoje temeljno ishodište u obrascima povezanosti koji određuju tok informacija, resursa i utjecaja. Položaj što ga pojedini agent zauzima unutar te složene tapiserije nije, međutim, tek puka koordinata, već djelatni čimbenik koji oblikuje njegov potencijal i doseg djelovanja. Analiza mreže stoga ne teži samo pukom opisu veza, nego i razumijevanju kako položaj unutar strukture omogućuje ili ograničava djelovanje njezinih sudionika.</w:t>
      </w:r>
    </w:p>
    <w:p w14:paraId="05E9E836" w14:textId="77777777" w:rsidR="00F65982" w:rsidRPr="00F65982" w:rsidRDefault="00F65982" w:rsidP="00F65982">
      <w:pPr>
        <w:spacing w:after="200"/>
      </w:pPr>
      <w:r w:rsidRPr="00F65982">
        <w:t>Posebnu pozornost u analizi mrežnih struktura zavrjeđuje uloga agenata kao posrednika. Takvi agenti smješteni su na strateškim točkama unutar mreže, gdje premošćuju diskontinuitete i povezuju inače odvojene pojedince ili čitave skupine. Njihova važnost proizlazi iz fenomena poznatoga kao strukturne rupe (</w:t>
      </w:r>
      <w:r w:rsidRPr="00F65982">
        <w:rPr>
          <w:i/>
          <w:iCs/>
        </w:rPr>
        <w:t>structural holes</w:t>
      </w:r>
      <w:r w:rsidRPr="00F65982">
        <w:t>), koji je podrobno opisao Ronald Burt (1992). Strukturna rupa označava prekid u tijeku informacija ili nedostatak veze između dviju ili više nespojenih skupina unutar mreže. Agent koji svojim djelovanjem premošćuje takvu prazninu, uspostavljajući vezu između izoliranih dijelova sustava, stječe jedinstven i povlašten položaj.</w:t>
      </w:r>
    </w:p>
    <w:p w14:paraId="797E1F74" w14:textId="147FDEB9" w:rsidR="00F65982" w:rsidRPr="00F65982" w:rsidRDefault="00F65982" w:rsidP="00F65982">
      <w:pPr>
        <w:spacing w:after="200"/>
      </w:pPr>
      <w:r w:rsidRPr="00F65982">
        <w:lastRenderedPageBreak/>
        <w:t xml:space="preserve">Iz takva posredničkoga položaja proizlazi mogućnost nadzora nad protokom dobara i spoznaja, ali i sposobnost prepoznavanja i spajanja različitih ideja, što ga čini katalizatorom inovacije. Agent posrednik </w:t>
      </w:r>
      <w:r w:rsidR="00AA0091">
        <w:t xml:space="preserve">je </w:t>
      </w:r>
      <w:r w:rsidRPr="00F65982">
        <w:t xml:space="preserve">aktivni sudionik koji može filtrirati, tumačiti i usmjeravati informacije koje prolaze kroz njega. Time se ostvaruje prednost koju sociološka tradicija naziva </w:t>
      </w:r>
      <w:r w:rsidRPr="00F65982">
        <w:rPr>
          <w:i/>
          <w:iCs/>
        </w:rPr>
        <w:t>tertius gaudens</w:t>
      </w:r>
      <w:r w:rsidRPr="00F65982">
        <w:t xml:space="preserve"> ili „treći koji se raduje“, opisujući situaciju u kojoj posrednik izvlači korist iz odnosa između drugih dviju strana koje povezuje.</w:t>
      </w:r>
    </w:p>
    <w:p w14:paraId="76899C0C" w14:textId="77777777" w:rsidR="00F65982" w:rsidRPr="00F65982" w:rsidRDefault="00F65982" w:rsidP="00F65982">
      <w:pPr>
        <w:spacing w:after="200"/>
      </w:pPr>
      <w:r w:rsidRPr="00F65982">
        <w:rPr>
          <w:b/>
          <w:bCs/>
        </w:rPr>
        <w:t>*Prikaz 1: Agent kao posrednik koji premošćuje strukturnu rupu</w:t>
      </w:r>
      <w:r w:rsidRPr="00F65982">
        <w:t>*</w:t>
      </w:r>
    </w:p>
    <w:p w14:paraId="183482C1" w14:textId="77777777" w:rsidR="00F65982" w:rsidRPr="00F65982" w:rsidRDefault="00F65982" w:rsidP="00F65982">
      <w:pPr>
        <w:spacing w:after="200"/>
      </w:pPr>
      <w:r w:rsidRPr="00F65982">
        <w:t>```mermaid</w:t>
      </w:r>
    </w:p>
    <w:p w14:paraId="3188EC79" w14:textId="77777777" w:rsidR="00F65982" w:rsidRPr="00F65982" w:rsidRDefault="00F65982" w:rsidP="00F65982">
      <w:pPr>
        <w:spacing w:after="200"/>
      </w:pPr>
      <w:r w:rsidRPr="00F65982">
        <w:t>graph LR</w:t>
      </w:r>
    </w:p>
    <w:p w14:paraId="6CE4A6EF" w14:textId="77777777" w:rsidR="00F65982" w:rsidRPr="00F65982" w:rsidRDefault="00F65982" w:rsidP="00F65982">
      <w:pPr>
        <w:spacing w:after="200"/>
      </w:pPr>
      <w:r w:rsidRPr="00F65982">
        <w:t>subgraph "Klaster A"</w:t>
      </w:r>
    </w:p>
    <w:p w14:paraId="1AE51BE2" w14:textId="77777777" w:rsidR="00F65982" w:rsidRPr="00F65982" w:rsidRDefault="00F65982" w:rsidP="00F65982">
      <w:pPr>
        <w:spacing w:after="200"/>
      </w:pPr>
      <w:r w:rsidRPr="00F65982">
        <w:t>A((Agent A))</w:t>
      </w:r>
    </w:p>
    <w:p w14:paraId="626B66B8" w14:textId="77777777" w:rsidR="00F65982" w:rsidRPr="00F65982" w:rsidRDefault="00F65982" w:rsidP="00F65982">
      <w:pPr>
        <w:spacing w:after="200"/>
      </w:pPr>
      <w:r w:rsidRPr="00F65982">
        <w:t>B((Agent B))</w:t>
      </w:r>
    </w:p>
    <w:p w14:paraId="4D5094D5" w14:textId="77777777" w:rsidR="00F65982" w:rsidRPr="00F65982" w:rsidRDefault="00F65982" w:rsidP="00F65982">
      <w:pPr>
        <w:spacing w:after="200"/>
      </w:pPr>
      <w:r w:rsidRPr="00F65982">
        <w:t>end</w:t>
      </w:r>
    </w:p>
    <w:p w14:paraId="276A901D" w14:textId="77777777" w:rsidR="00F65982" w:rsidRPr="00F65982" w:rsidRDefault="00F65982" w:rsidP="00F65982">
      <w:pPr>
        <w:spacing w:after="200"/>
      </w:pPr>
      <w:r w:rsidRPr="00F65982">
        <w:t>subgraph "Klaster B"</w:t>
      </w:r>
    </w:p>
    <w:p w14:paraId="3E276F1E" w14:textId="77777777" w:rsidR="00F65982" w:rsidRPr="00F65982" w:rsidRDefault="00F65982" w:rsidP="00F65982">
      <w:pPr>
        <w:spacing w:after="200"/>
      </w:pPr>
      <w:r w:rsidRPr="00F65982">
        <w:t>D((Agent D))</w:t>
      </w:r>
    </w:p>
    <w:p w14:paraId="09DEAFCA" w14:textId="77777777" w:rsidR="00F65982" w:rsidRPr="00F65982" w:rsidRDefault="00F65982" w:rsidP="00F65982">
      <w:pPr>
        <w:spacing w:after="200"/>
      </w:pPr>
      <w:r w:rsidRPr="00F65982">
        <w:t>E((Agent E))</w:t>
      </w:r>
    </w:p>
    <w:p w14:paraId="3F0A7C59" w14:textId="77777777" w:rsidR="00F65982" w:rsidRPr="00F65982" w:rsidRDefault="00F65982" w:rsidP="00F65982">
      <w:pPr>
        <w:spacing w:after="200"/>
      </w:pPr>
      <w:r w:rsidRPr="00F65982">
        <w:t>end</w:t>
      </w:r>
    </w:p>
    <w:p w14:paraId="1051435E" w14:textId="77777777" w:rsidR="00F65982" w:rsidRPr="00F65982" w:rsidRDefault="00F65982" w:rsidP="00F65982">
      <w:pPr>
        <w:spacing w:after="200"/>
      </w:pPr>
      <w:r w:rsidRPr="00F65982">
        <w:t>C((Agent C&lt;br&gt;&lt;b&gt;Posrednik&lt;/b&gt;))</w:t>
      </w:r>
    </w:p>
    <w:p w14:paraId="1892293E" w14:textId="77777777" w:rsidR="00F65982" w:rsidRPr="00F65982" w:rsidRDefault="00F65982" w:rsidP="00F65982">
      <w:pPr>
        <w:spacing w:after="200"/>
      </w:pPr>
      <w:r w:rsidRPr="00F65982">
        <w:t>A---C</w:t>
      </w:r>
    </w:p>
    <w:p w14:paraId="3A44FCED" w14:textId="77777777" w:rsidR="00F65982" w:rsidRPr="00F65982" w:rsidRDefault="00F65982" w:rsidP="00F65982">
      <w:pPr>
        <w:spacing w:after="200"/>
      </w:pPr>
      <w:r w:rsidRPr="00F65982">
        <w:t>B---C</w:t>
      </w:r>
    </w:p>
    <w:p w14:paraId="03A7DBEE" w14:textId="77777777" w:rsidR="00F65982" w:rsidRPr="00F65982" w:rsidRDefault="00F65982" w:rsidP="00F65982">
      <w:pPr>
        <w:spacing w:after="200"/>
      </w:pPr>
      <w:r w:rsidRPr="00F65982">
        <w:t>C---D</w:t>
      </w:r>
    </w:p>
    <w:p w14:paraId="59ACE60B" w14:textId="77777777" w:rsidR="00F65982" w:rsidRPr="00F65982" w:rsidRDefault="00F65982" w:rsidP="00F65982">
      <w:pPr>
        <w:spacing w:after="200"/>
      </w:pPr>
      <w:r w:rsidRPr="00F65982">
        <w:t>C---E</w:t>
      </w:r>
    </w:p>
    <w:p w14:paraId="590210C2" w14:textId="77777777" w:rsidR="00F65982" w:rsidRPr="00F65982" w:rsidRDefault="00F65982" w:rsidP="00F65982">
      <w:pPr>
        <w:spacing w:after="200"/>
      </w:pPr>
      <w:r w:rsidRPr="00F65982">
        <w:t>style C fill:#D6EAF8,stroke:#2874A6,stroke-width:2px</w:t>
      </w:r>
    </w:p>
    <w:p w14:paraId="3F49B75F" w14:textId="05CDF05D" w:rsidR="00F65982" w:rsidRPr="00F65982" w:rsidRDefault="7CE2251F" w:rsidP="00F65982">
      <w:pPr>
        <w:spacing w:after="200"/>
      </w:pPr>
      <w:r>
        <w:t>```</w:t>
      </w:r>
    </w:p>
    <w:p w14:paraId="025068DE" w14:textId="79EAB40E" w:rsidR="7A8A4F16" w:rsidRDefault="7A8A4F16" w:rsidP="7A8A4F16">
      <w:pPr>
        <w:spacing w:after="200"/>
      </w:pPr>
      <w:r>
        <w:rPr>
          <w:noProof/>
        </w:rPr>
        <w:lastRenderedPageBreak/>
        <w:drawing>
          <wp:inline distT="0" distB="0" distL="0" distR="0" wp14:anchorId="443528FA" wp14:editId="7643AF64">
            <wp:extent cx="5449061" cy="3229426"/>
            <wp:effectExtent l="0" t="0" r="0" b="0"/>
            <wp:docPr id="27113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1776" name=""/>
                    <pic:cNvPicPr/>
                  </pic:nvPicPr>
                  <pic:blipFill>
                    <a:blip r:embed="rId37">
                      <a:extLst>
                        <a:ext uri="{28A0092B-C50C-407E-A947-70E740481C1C}">
                          <a14:useLocalDpi xmlns:a14="http://schemas.microsoft.com/office/drawing/2010/main" val="0"/>
                        </a:ext>
                      </a:extLst>
                    </a:blip>
                    <a:stretch>
                      <a:fillRect/>
                    </a:stretch>
                  </pic:blipFill>
                  <pic:spPr>
                    <a:xfrm>
                      <a:off x="0" y="0"/>
                      <a:ext cx="5449061" cy="3229426"/>
                    </a:xfrm>
                    <a:prstGeom prst="rect">
                      <a:avLst/>
                    </a:prstGeom>
                  </pic:spPr>
                </pic:pic>
              </a:graphicData>
            </a:graphic>
          </wp:inline>
        </w:drawing>
      </w:r>
    </w:p>
    <w:p w14:paraId="49C1FD34" w14:textId="6F545A7D" w:rsidR="7A8A4F16" w:rsidRDefault="7CE2251F" w:rsidP="7A8A4F16">
      <w:pPr>
        <w:spacing w:after="200"/>
      </w:pPr>
      <w:r w:rsidRPr="7CE2251F">
        <w:rPr>
          <w:i/>
          <w:iCs/>
          <w:color w:val="1F2937"/>
          <w:sz w:val="21"/>
          <w:szCs w:val="21"/>
        </w:rPr>
        <w:t>Centralni Agent C djeluje kao posrednik između agenata u Klasteru A i Klasteru B.</w:t>
      </w:r>
    </w:p>
    <w:p w14:paraId="0A0C89A3" w14:textId="77777777" w:rsidR="00F65982" w:rsidRPr="00F65982" w:rsidRDefault="00F65982" w:rsidP="00F65982">
      <w:pPr>
        <w:spacing w:after="200"/>
      </w:pPr>
      <w:r w:rsidRPr="00F65982">
        <w:t xml:space="preserve">Uloga posrednika može se, štoviše, raščlaniti na nekoliko podtipova, ovisno o specifičnom mrežnom okruženju (Wasserman &amp; Faust, 1994). Agent može djelovati kao </w:t>
      </w:r>
      <w:r w:rsidRPr="00F65982">
        <w:rPr>
          <w:i/>
          <w:iCs/>
        </w:rPr>
        <w:t>vratar</w:t>
      </w:r>
      <w:r w:rsidRPr="00F65982">
        <w:t xml:space="preserve"> (</w:t>
      </w:r>
      <w:r w:rsidRPr="00F65982">
        <w:rPr>
          <w:i/>
          <w:iCs/>
        </w:rPr>
        <w:t>gatekeeper</w:t>
      </w:r>
      <w:r w:rsidRPr="00F65982">
        <w:t xml:space="preserve">), nadzirući pristup informacijama i resursima unutar vlastite, guste skupine. Jednako tako, može preuzeti ulogu </w:t>
      </w:r>
      <w:r w:rsidRPr="00F65982">
        <w:rPr>
          <w:i/>
          <w:iCs/>
        </w:rPr>
        <w:t>predstavnika</w:t>
      </w:r>
      <w:r w:rsidRPr="00F65982">
        <w:t xml:space="preserve"> (</w:t>
      </w:r>
      <w:r w:rsidRPr="00F65982">
        <w:rPr>
          <w:i/>
          <w:iCs/>
        </w:rPr>
        <w:t>representative</w:t>
      </w:r>
      <w:r w:rsidRPr="00F65982">
        <w:t xml:space="preserve">), djelujući kao ključna spona preko koje njegova skupina komunicira s vanjskim okruženjem. Naposljetku, najizraženiji oblik posredništva jest uloga </w:t>
      </w:r>
      <w:r w:rsidRPr="00F65982">
        <w:rPr>
          <w:i/>
          <w:iCs/>
        </w:rPr>
        <w:t>poveznice</w:t>
      </w:r>
      <w:r w:rsidRPr="00F65982">
        <w:t xml:space="preserve"> (</w:t>
      </w:r>
      <w:r w:rsidRPr="00F65982">
        <w:rPr>
          <w:i/>
          <w:iCs/>
        </w:rPr>
        <w:t>liaison</w:t>
      </w:r>
      <w:r w:rsidRPr="00F65982">
        <w:t>), koju obnaša agent spajajući dva potpuno odvojena klastera, a da sam formalno ne pripada nijednome od njih. Svaki od ovih položaja nosi specifične prednosti i odgovornosti.</w:t>
      </w:r>
    </w:p>
    <w:p w14:paraId="1E08E8B1" w14:textId="62783F1C" w:rsidR="00F65982" w:rsidRPr="00F65982" w:rsidRDefault="7CE2251F" w:rsidP="00F65982">
      <w:pPr>
        <w:spacing w:after="200"/>
      </w:pPr>
      <w:r>
        <w:t>Premda posredništvo donosi znatne prednosti agentu koji ga obnaša, ono istodobno stvara i određene ranjivosti za cjelokupnu mrežu. Prevelika ovisnost o jednom ili malom broju posrednika čini sustav krhkim. Njihovim uklanjanjem, bilo slučajnim ili namjernim, može doći do fragmentacije mreže i raspada na izolirane sastavnice, čime se drastično smanjuje njezina kohezija i funkcionalnost. Stoga je otpornost mreže često povezana s postojanjem višestrukih, redundantnih putova između njezinih dijelova.</w:t>
      </w:r>
    </w:p>
    <w:p w14:paraId="485E0095" w14:textId="496E340C" w:rsidR="7A8A4F16" w:rsidRDefault="7CE2251F" w:rsidP="7A8A4F16">
      <w:pPr>
        <w:spacing w:after="200"/>
      </w:pPr>
      <w:r>
        <w:t xml:space="preserve">Razumijevanje uloge agenata kao posrednika ključno je za analizu dinamike moći, procesa širenja inovacija te sveukupne otpornosti društvenih sustava. Položaj u mreži nije statična datost, već dinamičan resurs čije strateško korištenje omogućuje agentima da iz uloge običnih čvorova prerastu u ključne arhitekte društvenih struktura. U tom smislu, snaga veza, kako je istaknuo Granovetter (1973), nije jedini bitan čimbenik; presudnim se pokazuje upravo mostovna funkcija (što se može izraziti graf mjerom centralnosti čvora </w:t>
      </w:r>
      <w:r w:rsidRPr="7CE2251F">
        <w:rPr>
          <w:i/>
          <w:iCs/>
        </w:rPr>
        <w:t>betweenness</w:t>
      </w:r>
      <w:r>
        <w:t>, koja mjeri koliko se puta čvor na­ilazi na najkraćim putovima među ostalim čvorovima te time upravlja protokom informacija)  koju pojedini agenti ostvaruju, tkajući niti ondje gdje bi inače zjapila praznina.</w:t>
      </w:r>
    </w:p>
    <w:p w14:paraId="009B882C" w14:textId="5756CB49" w:rsidR="00F65982" w:rsidRPr="00F65982" w:rsidRDefault="00F65982" w:rsidP="00807F2F">
      <w:pPr>
        <w:pStyle w:val="Heading3"/>
      </w:pPr>
      <w:r w:rsidRPr="00F65982">
        <w:t>8.2.</w:t>
      </w:r>
      <w:r w:rsidR="00807F2F">
        <w:t>6</w:t>
      </w:r>
      <w:r w:rsidRPr="00F65982">
        <w:t xml:space="preserve"> Automatizirana Svakodnevica i Neočekivani Trenuci</w:t>
      </w:r>
    </w:p>
    <w:p w14:paraId="69C3B1F6" w14:textId="77777777" w:rsidR="00F65982" w:rsidRPr="00F65982" w:rsidRDefault="00F65982" w:rsidP="00F65982">
      <w:pPr>
        <w:spacing w:after="200"/>
      </w:pPr>
      <w:r w:rsidRPr="00F65982">
        <w:t>Tehnološka automatizacija, prožimajući sve pore suvremenoga života, ustrojava svakodnevicu u slijed predvidljivih radnji i ishoda. Sustavi pametnih domova, osobni digitalni pomoćnici i algoritmi za preporuke djeluju u pozadini, oblikujući naše okruženje i izbore s ciljem stvaranja besprijekornog i neometanog iskustva. Takva programirana svakodnevica nudi utjehu poznatoga i oslobađa kognitivne resurse od ponavljajućih zadataka, no istovremeno sa sobom nosi i opasnost upadanja u jednoličnu kolotečinu, gdje je prostor za spontanost i neposredan doživljaj bitno sužen. Glavna težnja ovih sustava jest uklanjanje otpora, neizvjesnosti i iznenađenja, čime se ljudsko iskustvo nastoji učiniti što učinkovitijim i predvidljivijim.</w:t>
      </w:r>
    </w:p>
    <w:p w14:paraId="138F0A21" w14:textId="2FEFD816" w:rsidR="00F65982" w:rsidRPr="00F65982" w:rsidRDefault="00F65982" w:rsidP="00F65982">
      <w:pPr>
        <w:spacing w:after="200"/>
      </w:pPr>
      <w:r w:rsidRPr="00F65982">
        <w:lastRenderedPageBreak/>
        <w:t xml:space="preserve">Život, međutim, u svojoj biti ostaje neuhvatljiv i nepredvidiv. Upravo u onim točkama loma, gdje se besprijekorni automatizam sudara s nepredviđenom stvarnošću, očituje se temeljna napetost između tehnološke logike i ljudskoga postojanja. Ti </w:t>
      </w:r>
      <w:r w:rsidRPr="00F65982">
        <w:rPr>
          <w:b/>
          <w:bCs/>
        </w:rPr>
        <w:t>neočekivani trenuci</w:t>
      </w:r>
      <w:r w:rsidRPr="00F65982">
        <w:t xml:space="preserve"> – iznenadni nestanak električne energije koji pametni dom pretvara u bespomoćnu ljušturu, neobičan predmet na cesti koji zbunjuje sustav autonomnog vozila ili neočekivana ljudska reakcija koju softver ne može ispravno protumačiti – predstavljaju ključne epizode u kojima se razotkrivaju granice automatizacije. U takvim okolnostima, tehnologija prestaje biti nevidljivi sluga i postaje problem koji zahtijeva pozornost i djelovanje.</w:t>
      </w:r>
    </w:p>
    <w:p w14:paraId="7184582C" w14:textId="7972D479" w:rsidR="00F65982" w:rsidRPr="00F65982" w:rsidRDefault="7A8A4F16" w:rsidP="00F65982">
      <w:pPr>
        <w:spacing w:after="200"/>
      </w:pPr>
      <w:r>
        <w:t>Naglim prekidom automatizirane rutine, korisnik je prisiljen napustiti pasivnu ulogu primatelja usluge i postati aktivni agent koji se izravno suočava s tehnologijom i okolinom. Taj prijelaz iziskuje neposredno rješavanje problema, improvizaciju i prilagodbu, potvrđujući spoznaju da ljudsko djelovanje uključuje neprestano usklađivanje s konkretnim i promjenjivim okolnostima (Suchman, 1987). Trenutak u kojem sustav zakaže ujedno je i trenutak u kojem se čovjekova sposobnost snalaženja stavlja na kušnju, podsjećajući ga na vlastitu djelatnu prisutnost u svijetu.</w:t>
      </w:r>
    </w:p>
    <w:p w14:paraId="7D37750F" w14:textId="77777777" w:rsidR="00F65982" w:rsidRPr="00F65982" w:rsidRDefault="00F65982" w:rsidP="00F65982">
      <w:pPr>
        <w:spacing w:after="200"/>
      </w:pPr>
      <w:r w:rsidRPr="00F65982">
        <w:t xml:space="preserve">Neočekivani događaj tako razotkriva inherentnu </w:t>
      </w:r>
      <w:r w:rsidRPr="00F65982">
        <w:rPr>
          <w:i/>
          <w:iCs/>
        </w:rPr>
        <w:t>krhkost</w:t>
      </w:r>
      <w:r w:rsidRPr="00F65982">
        <w:t xml:space="preserve"> umjetne inteligencije i automatiziranih sustava; njihovu izvanrednu učinkovitost unutar strogo definiranih parametara, ali i izrazitu nesposobnost snalaženja u novim i nepoznatim situacijama. Iako takvi trenuci mogu biti izvor stresa i frustracije, oni su istovremeno i dragocjene prilike za učenje, kreativnost i razvoj otpornosti. Prisiljavaju nas na svjesnost, angažman i promišljanje o prirodi naše ovisnosti o tehnologiji, postavljajući duboka pitanja o ravnoteži između pogodnosti i samodostatnosti (Norman, 2013). Interakcija između ustaljenog i iznenadnog postaje stoga presudno područje istraživanja, s ciljem oblikovanja sustava koji nisu samo učinkoviti, već i otporni.</w:t>
      </w:r>
    </w:p>
    <w:p w14:paraId="5392C200" w14:textId="77777777" w:rsidR="00F65982" w:rsidRPr="00F65982" w:rsidRDefault="00F65982" w:rsidP="00F65982">
      <w:pPr>
        <w:spacing w:after="200"/>
      </w:pPr>
      <w:r w:rsidRPr="00F65982">
        <w:t xml:space="preserve">Promišljanje o ovim prijelomnim točkama upućuje na potrebu za oblikovanjem tehnologije koja omogućuje ono što se naziva </w:t>
      </w:r>
      <w:r w:rsidRPr="00F65982">
        <w:rPr>
          <w:i/>
          <w:iCs/>
        </w:rPr>
        <w:t>gracioznom degradacijom</w:t>
      </w:r>
      <w:r w:rsidRPr="00F65982">
        <w:t xml:space="preserve"> (engl. </w:t>
      </w:r>
      <w:r w:rsidRPr="00F65982">
        <w:rPr>
          <w:i/>
          <w:iCs/>
        </w:rPr>
        <w:t>graceful degradation</w:t>
      </w:r>
      <w:r w:rsidRPr="00F65982">
        <w:t>). Sustavi ne bi smjeli zakazati naglo i katastrofično, već na način koji korisniku omogućuje da razumije problem i preuzme kontrolu. Umjesto potpune zamjene ljudskih sposobnosti, težište bi trebalo biti na stvaranju partnerskog odnosa između čovjeka i stroja, gdje agent, bio on ljudski ili umjetni, posjeduje sposobnost prebacivanja iz stanja pasivnog oslanjanja u stanje aktivnog i svjesnog djelovanja kada se za to ukaže potreba.</w:t>
      </w:r>
    </w:p>
    <w:p w14:paraId="40295616" w14:textId="77777777" w:rsidR="00F65982" w:rsidRPr="00F65982" w:rsidRDefault="00F65982" w:rsidP="00F65982">
      <w:pPr>
        <w:spacing w:after="200"/>
      </w:pPr>
      <w:r w:rsidRPr="00F65982">
        <w:t>```mermaid</w:t>
      </w:r>
    </w:p>
    <w:p w14:paraId="0CD86CE7" w14:textId="77777777" w:rsidR="00F65982" w:rsidRPr="00F65982" w:rsidRDefault="00F65982" w:rsidP="00F65982">
      <w:pPr>
        <w:spacing w:after="200"/>
      </w:pPr>
      <w:r w:rsidRPr="00F65982">
        <w:t>graph LR</w:t>
      </w:r>
    </w:p>
    <w:p w14:paraId="65D68466" w14:textId="77777777" w:rsidR="00F65982" w:rsidRPr="00F65982" w:rsidRDefault="00F65982" w:rsidP="00F65982">
      <w:pPr>
        <w:spacing w:after="200"/>
      </w:pPr>
      <w:r w:rsidRPr="00F65982">
        <w:t>subgraph "Proces suočavanja s neočekivanim"</w:t>
      </w:r>
    </w:p>
    <w:p w14:paraId="71A23CE1" w14:textId="77777777" w:rsidR="00F65982" w:rsidRPr="00F65982" w:rsidRDefault="00F65982" w:rsidP="00F65982">
      <w:pPr>
        <w:spacing w:after="200"/>
      </w:pPr>
      <w:r w:rsidRPr="00F65982">
        <w:t>A[Automatizirana rutina] --&gt;|Neočekivani događaj / Greška sustava| B(Prekid automatizma)</w:t>
      </w:r>
    </w:p>
    <w:p w14:paraId="78067F4B" w14:textId="77777777" w:rsidR="00F65982" w:rsidRPr="00F65982" w:rsidRDefault="00F65982" w:rsidP="00F65982">
      <w:pPr>
        <w:spacing w:after="200"/>
      </w:pPr>
      <w:r w:rsidRPr="00F65982">
        <w:t>B --&gt; C{Potreba za intervencijom}</w:t>
      </w:r>
    </w:p>
    <w:p w14:paraId="2C4E4E51" w14:textId="77777777" w:rsidR="00F65982" w:rsidRPr="00F65982" w:rsidRDefault="00F65982" w:rsidP="00F65982">
      <w:pPr>
        <w:spacing w:after="200"/>
      </w:pPr>
      <w:r w:rsidRPr="00F65982">
        <w:t>C --&gt; D[Aktivno ljudsko djelovanje]</w:t>
      </w:r>
    </w:p>
    <w:p w14:paraId="531F4CD2" w14:textId="77777777" w:rsidR="00F65982" w:rsidRPr="00F65982" w:rsidRDefault="00F65982" w:rsidP="00F65982">
      <w:pPr>
        <w:spacing w:after="200"/>
      </w:pPr>
      <w:r w:rsidRPr="00F65982">
        <w:t>D --&gt; E[Rješavanje problema i prilagodba]</w:t>
      </w:r>
    </w:p>
    <w:p w14:paraId="72D2F47F" w14:textId="77777777" w:rsidR="00F65982" w:rsidRPr="00F65982" w:rsidRDefault="00F65982" w:rsidP="00F65982">
      <w:pPr>
        <w:spacing w:after="200"/>
      </w:pPr>
      <w:r w:rsidRPr="00F65982">
        <w:t>E --&gt; F(Uspostava novog stanja)</w:t>
      </w:r>
    </w:p>
    <w:p w14:paraId="21FA8EAB" w14:textId="77777777" w:rsidR="00F65982" w:rsidRPr="00F65982" w:rsidRDefault="00F65982" w:rsidP="00F65982">
      <w:pPr>
        <w:spacing w:after="200"/>
      </w:pPr>
      <w:r w:rsidRPr="00F65982">
        <w:t>end</w:t>
      </w:r>
    </w:p>
    <w:p w14:paraId="24400A91" w14:textId="77777777" w:rsidR="00F65982" w:rsidRPr="00F65982" w:rsidRDefault="00F65982" w:rsidP="00F65982">
      <w:pPr>
        <w:spacing w:after="200"/>
      </w:pPr>
      <w:r w:rsidRPr="00F65982">
        <w:t>style A fill:#f9f9f9,stroke:#333,stroke-width:2px</w:t>
      </w:r>
    </w:p>
    <w:p w14:paraId="47E22B5A" w14:textId="77777777" w:rsidR="00F65982" w:rsidRPr="00F65982" w:rsidRDefault="00F65982" w:rsidP="00F65982">
      <w:pPr>
        <w:spacing w:after="200"/>
      </w:pPr>
      <w:r w:rsidRPr="00F65982">
        <w:t>style B fill:#ffcccb,stroke:#b22222,stroke-width:2px</w:t>
      </w:r>
    </w:p>
    <w:p w14:paraId="4AA5EAE5" w14:textId="77777777" w:rsidR="00F65982" w:rsidRPr="00F65982" w:rsidRDefault="00F65982" w:rsidP="00F65982">
      <w:pPr>
        <w:spacing w:after="200"/>
      </w:pPr>
      <w:r w:rsidRPr="00F65982">
        <w:t>style C fill:#add8e6,stroke:#4682b4,stroke-width:2px</w:t>
      </w:r>
    </w:p>
    <w:p w14:paraId="5A312CCE" w14:textId="77777777" w:rsidR="00F65982" w:rsidRPr="00F65982" w:rsidRDefault="00F65982" w:rsidP="00F65982">
      <w:pPr>
        <w:spacing w:after="200"/>
      </w:pPr>
      <w:r w:rsidRPr="00F65982">
        <w:t>style D fill:#f9f9f9,stroke:#333,stroke-width:2px</w:t>
      </w:r>
    </w:p>
    <w:p w14:paraId="2B90BDF8" w14:textId="77777777" w:rsidR="00F65982" w:rsidRPr="00F65982" w:rsidRDefault="00F65982" w:rsidP="00F65982">
      <w:pPr>
        <w:spacing w:after="200"/>
      </w:pPr>
      <w:r w:rsidRPr="00F65982">
        <w:lastRenderedPageBreak/>
        <w:t>style E fill:#f9f9f9,stroke:#333,stroke-width:2px</w:t>
      </w:r>
    </w:p>
    <w:p w14:paraId="6AD4927B" w14:textId="77777777" w:rsidR="00F65982" w:rsidRPr="00F65982" w:rsidRDefault="00F65982" w:rsidP="00F65982">
      <w:pPr>
        <w:spacing w:after="200"/>
      </w:pPr>
      <w:r w:rsidRPr="00F65982">
        <w:t>style F fill:#d4edda,stroke:#155724,stroke-width:2px</w:t>
      </w:r>
    </w:p>
    <w:p w14:paraId="78046C25" w14:textId="77777777" w:rsidR="00F65982" w:rsidRPr="00F65982" w:rsidRDefault="00F65982" w:rsidP="00F65982">
      <w:pPr>
        <w:spacing w:after="200"/>
      </w:pPr>
      <w:r w:rsidRPr="00F65982">
        <w:t>```</w:t>
      </w:r>
    </w:p>
    <w:p w14:paraId="5CB5C432" w14:textId="7A2B288D" w:rsidR="00F65982" w:rsidRPr="00F65982" w:rsidRDefault="00F65982" w:rsidP="00F65982">
      <w:pPr>
        <w:spacing w:after="200"/>
      </w:pPr>
      <w:r w:rsidRPr="00F65982">
        <w:rPr>
          <w:b/>
          <w:bCs/>
        </w:rPr>
        <w:t>Prikaz .</w:t>
      </w:r>
      <w:r w:rsidRPr="00F65982">
        <w:rPr>
          <w:i/>
          <w:iCs/>
        </w:rPr>
        <w:t xml:space="preserve"> </w:t>
      </w:r>
      <w:r w:rsidRPr="00F65982">
        <w:t xml:space="preserve">Shematski prikaz prijelaza iz stanja automatizirane rutine u stanje aktivnog ljudskog </w:t>
      </w:r>
      <w:r w:rsidR="00F70AA7">
        <w:t>d</w:t>
      </w:r>
      <w:r w:rsidRPr="00F65982">
        <w:t>jelovanja potaknutog neočekivanim događajem. Ovaj ciklus ilustrira kako prekid automatizma zahtijeva ljudsku intervenciju koja vodi rješavanju problema i konačnoj uspostavi novoga, prilagođenog stanja.</w:t>
      </w:r>
    </w:p>
    <w:p w14:paraId="3169F753" w14:textId="5D4A3ED0" w:rsidR="00F65982" w:rsidRPr="00F65982" w:rsidRDefault="00F70AA7" w:rsidP="00FF60E8">
      <w:pPr>
        <w:pStyle w:val="Heading2"/>
      </w:pPr>
      <w:r>
        <w:t>8</w:t>
      </w:r>
      <w:r w:rsidR="00F65982" w:rsidRPr="00F65982">
        <w:t xml:space="preserve">.3 Dešifriranje </w:t>
      </w:r>
      <w:r w:rsidR="00193BF1">
        <w:t>v</w:t>
      </w:r>
      <w:r w:rsidR="00F65982" w:rsidRPr="00F65982">
        <w:t xml:space="preserve">izije: </w:t>
      </w:r>
      <w:r w:rsidR="00193BF1" w:rsidRPr="00F65982">
        <w:t>ključni trendovi i tehnološki pokretači</w:t>
      </w:r>
    </w:p>
    <w:p w14:paraId="49420A63" w14:textId="77777777" w:rsidR="00F65982" w:rsidRPr="00F65982" w:rsidRDefault="00F65982" w:rsidP="00F65982">
      <w:pPr>
        <w:spacing w:after="200"/>
      </w:pPr>
      <w:r w:rsidRPr="00F65982">
        <w:t>Razumijevanje suvremene vizije umjetne inteligencije i njezina potencijala zahtijeva pomno razmatranje temeljnih silnica koje oblikuju njezin razvoj. Te silnice nisu tek izolirani fenomeni, već složeno isprepletena mreža tehnoloških, društvenih i podatkovnih strujanja. U srži te preobrazbe nalaze se ključni trendovi i tehnološki pokretači koji zajedno tvore okosnicu nove digitalne zbilje. Njihovo međudjelovanje stvara plodno tlo za inovacije koje su još donedavno pripadale isključivo domeni znanstvene fantastike.</w:t>
      </w:r>
    </w:p>
    <w:p w14:paraId="05954CA3" w14:textId="2E6FFB09" w:rsidR="00F65982" w:rsidRPr="00F65982" w:rsidRDefault="00F65982" w:rsidP="00300871">
      <w:pPr>
        <w:pStyle w:val="Heading4"/>
      </w:pPr>
      <w:r w:rsidRPr="00F65982">
        <w:t>Sveprisutnost Podataka kao Temeljni Preduvjet</w:t>
      </w:r>
    </w:p>
    <w:p w14:paraId="4BA9C66E" w14:textId="77777777" w:rsidR="00F65982" w:rsidRPr="00F65982" w:rsidRDefault="00F65982" w:rsidP="00F65982">
      <w:pPr>
        <w:spacing w:after="200"/>
      </w:pPr>
      <w:r w:rsidRPr="00F65982">
        <w:t xml:space="preserve">Jedan od temeljnih stupova na kojima počiva današnji uspon umjetne inteligencije jest eksponencijalni porast dostupnosti podataka. Ta pojava, često nazivana </w:t>
      </w:r>
      <w:r w:rsidRPr="00F65982">
        <w:rPr>
          <w:i/>
          <w:iCs/>
        </w:rPr>
        <w:t>Velikim podacima</w:t>
      </w:r>
      <w:r w:rsidRPr="00F65982">
        <w:t xml:space="preserve"> (Big Data), predstavlja sirovinu bez koje suvremeni algoritmi strojnog učenja ne bi mogli dosegnuti svoju današnju moć. Osobito je značajan doprinos </w:t>
      </w:r>
      <w:r w:rsidRPr="00F65982">
        <w:rPr>
          <w:i/>
          <w:iCs/>
        </w:rPr>
        <w:t>Interneta stvari</w:t>
      </w:r>
      <w:r w:rsidRPr="00F65982">
        <w:t xml:space="preserve"> (Internet of Things, IoT), mreže međusobno povezanih senzora i uređaja koji neprestano prikupljaju podatke o fizičkom svijetu – od industrijskih postrojenja i pametnih gradova do osobnih nosivih uređaja. Ta golema količina strukturiranih i nestrukturiranih podataka djeluje kao digitalni odraz stvarnosti, pružajući sustavima umjetne inteligencije obilje materijala za učenje, prepoznavanje uzoraka i donošenje informiranih zaključaka. Bez tog podatkovnog izobilja, najnapredniji algoritmi ostali bi tek teorijski konstrukti s ograničenom praktičnom primjenom.</w:t>
      </w:r>
    </w:p>
    <w:p w14:paraId="4B2E5329" w14:textId="476E9198" w:rsidR="00F65982" w:rsidRPr="00F65982" w:rsidRDefault="00F65982" w:rsidP="001F0E54">
      <w:pPr>
        <w:pStyle w:val="Heading4"/>
      </w:pPr>
      <w:r w:rsidRPr="00F65982">
        <w:t>Računalna Snaga kao Motor Razvoja</w:t>
      </w:r>
    </w:p>
    <w:p w14:paraId="4B3926A2" w14:textId="77777777" w:rsidR="00F65982" w:rsidRPr="00F65982" w:rsidRDefault="00F65982" w:rsidP="00F65982">
      <w:pPr>
        <w:spacing w:after="200"/>
      </w:pPr>
      <w:r w:rsidRPr="00F65982">
        <w:t xml:space="preserve">Paralelno s bujanjem podataka, svjedočimo i neprestanom razvoju računalne snage, koja djeluje kao motor što pokreće složene AI modele. Iako se klasični </w:t>
      </w:r>
      <w:r w:rsidRPr="00F65982">
        <w:rPr>
          <w:i/>
          <w:iCs/>
        </w:rPr>
        <w:t>Mooreov zakon</w:t>
      </w:r>
      <w:r w:rsidRPr="00F65982">
        <w:t xml:space="preserve">, koji predviđa udvostručavanje broja tranzistora na čipu svake dvije godine, suočava sa svojim fizikalnim granicama, novi arhitektonski pristupi omogućili su skokovit napredak. Razvoj specijaliziranih procesorskih jedinica, poput grafičkih procesora (GPU) i tenzorskih procesorskih jedinica (TPU), optimiziranih za masovno paralelno računanje, drastično je skratio vrijeme potrebno za treniranje dubokih neuronskih mreža. K tomu, uspon </w:t>
      </w:r>
      <w:r w:rsidRPr="00F65982">
        <w:rPr>
          <w:i/>
          <w:iCs/>
        </w:rPr>
        <w:t>računarstva u oblaku</w:t>
      </w:r>
      <w:r w:rsidRPr="00F65982">
        <w:t xml:space="preserve"> (Cloud Computing) demokratizirao je pristup vrhunskoj računalnoj infrastrukturi, omogućivši istraživačima i tvrtkama, neovisno o njihovoj veličini, korištenje resursa koji su nekoć bili rezervirani samo za najveće tehnološke korporacije i državne institucije.</w:t>
      </w:r>
    </w:p>
    <w:p w14:paraId="6A8BED6A" w14:textId="77777777" w:rsidR="00F65982" w:rsidRPr="00F65982" w:rsidRDefault="00F65982" w:rsidP="00F65982">
      <w:pPr>
        <w:spacing w:after="200"/>
      </w:pPr>
      <w:r w:rsidRPr="00F65982">
        <w:t>*</w:t>
      </w:r>
    </w:p>
    <w:p w14:paraId="151FF02D" w14:textId="77777777" w:rsidR="00F65982" w:rsidRPr="00F65982" w:rsidRDefault="00F65982" w:rsidP="00F65982">
      <w:pPr>
        <w:spacing w:after="200"/>
      </w:pPr>
      <w:r w:rsidRPr="00F65982">
        <w:t>```mermaid</w:t>
      </w:r>
    </w:p>
    <w:p w14:paraId="054D9AB6" w14:textId="77777777" w:rsidR="00F65982" w:rsidRPr="00F65982" w:rsidRDefault="00F65982" w:rsidP="00F65982">
      <w:pPr>
        <w:spacing w:after="200"/>
      </w:pPr>
      <w:r w:rsidRPr="00F65982">
        <w:t>graph LR</w:t>
      </w:r>
    </w:p>
    <w:p w14:paraId="0D34D99D" w14:textId="77777777" w:rsidR="00F65982" w:rsidRPr="00F65982" w:rsidRDefault="00F65982" w:rsidP="00F65982">
      <w:pPr>
        <w:spacing w:after="200"/>
      </w:pPr>
      <w:r w:rsidRPr="00F65982">
        <w:t>subgraph Sinergijski Ekosustav</w:t>
      </w:r>
    </w:p>
    <w:p w14:paraId="3F8D16EE" w14:textId="77777777" w:rsidR="00F65982" w:rsidRPr="00F65982" w:rsidRDefault="00F65982" w:rsidP="00F65982">
      <w:pPr>
        <w:spacing w:after="200"/>
      </w:pPr>
      <w:r w:rsidRPr="00F65982">
        <w:t>A[Podatkovna eksplozija &lt;br&gt;&lt;i&gt;(IoT, Veliki podaci)&lt;/i&gt;] --&gt; B(Povećana računalna snaga &lt;br&gt;&lt;i&gt;(GPU, Cloud)&lt;/i&gt;);</w:t>
      </w:r>
    </w:p>
    <w:p w14:paraId="22B57976" w14:textId="77777777" w:rsidR="00F65982" w:rsidRPr="00F65982" w:rsidRDefault="00F65982" w:rsidP="00F65982">
      <w:pPr>
        <w:spacing w:after="200"/>
      </w:pPr>
      <w:r w:rsidRPr="00F65982">
        <w:t>B --&gt; C{Algoritamski napredak &lt;br&gt;&lt;i&gt;(Duboko učenje)&lt;/i&gt;};</w:t>
      </w:r>
    </w:p>
    <w:p w14:paraId="270164E8" w14:textId="77777777" w:rsidR="00F65982" w:rsidRPr="00F65982" w:rsidRDefault="00F65982" w:rsidP="00F65982">
      <w:pPr>
        <w:spacing w:after="200"/>
      </w:pPr>
      <w:r w:rsidRPr="00F65982">
        <w:t>C --&gt; D[Nove paradigme primjene &lt;br&gt;&lt;i&gt;(Inteligentni agenti, Hibridna inteligencija)&lt;/i&gt;];</w:t>
      </w:r>
    </w:p>
    <w:p w14:paraId="7B88E53B" w14:textId="77777777" w:rsidR="00F65982" w:rsidRPr="00F65982" w:rsidRDefault="00F65982" w:rsidP="00F65982">
      <w:pPr>
        <w:spacing w:after="200"/>
      </w:pPr>
      <w:r w:rsidRPr="00F65982">
        <w:t>end</w:t>
      </w:r>
    </w:p>
    <w:p w14:paraId="4DCEF72D" w14:textId="77777777" w:rsidR="00F65982" w:rsidRPr="00F65982" w:rsidRDefault="00F65982" w:rsidP="00F65982">
      <w:pPr>
        <w:spacing w:after="200"/>
      </w:pPr>
      <w:r w:rsidRPr="00F65982">
        <w:lastRenderedPageBreak/>
        <w:t>style A fill:#f9f9f9,stroke:#333,stroke-width:2px</w:t>
      </w:r>
    </w:p>
    <w:p w14:paraId="17ED652C" w14:textId="77777777" w:rsidR="00F65982" w:rsidRPr="00F65982" w:rsidRDefault="00F65982" w:rsidP="00F65982">
      <w:pPr>
        <w:spacing w:after="200"/>
      </w:pPr>
      <w:r w:rsidRPr="00F65982">
        <w:t>style B fill:#f9f9f9,stroke:#333,stroke-width:2px</w:t>
      </w:r>
    </w:p>
    <w:p w14:paraId="094F0B13" w14:textId="77777777" w:rsidR="00F65982" w:rsidRPr="00F65982" w:rsidRDefault="00F65982" w:rsidP="00F65982">
      <w:pPr>
        <w:spacing w:after="200"/>
      </w:pPr>
      <w:r w:rsidRPr="00F65982">
        <w:t>style C fill:#e6ffed,stroke:#2a9d8f,stroke-width:2px</w:t>
      </w:r>
    </w:p>
    <w:p w14:paraId="38689352" w14:textId="77777777" w:rsidR="00F65982" w:rsidRPr="00F65982" w:rsidRDefault="00F65982" w:rsidP="00F65982">
      <w:pPr>
        <w:spacing w:after="200"/>
      </w:pPr>
      <w:r w:rsidRPr="00F65982">
        <w:t>style D fill:#f9f9f9,stroke:#333,stroke-width:2px</w:t>
      </w:r>
    </w:p>
    <w:p w14:paraId="1EE88C34" w14:textId="77777777" w:rsidR="00F65982" w:rsidRPr="00F65982" w:rsidRDefault="00F65982" w:rsidP="00F65982">
      <w:pPr>
        <w:spacing w:after="200"/>
      </w:pPr>
      <w:r w:rsidRPr="00F65982">
        <w:t>```</w:t>
      </w:r>
    </w:p>
    <w:p w14:paraId="5A577171" w14:textId="4A255E2C" w:rsidR="00F65982" w:rsidRPr="00F65982" w:rsidRDefault="00F65982" w:rsidP="00F65982">
      <w:pPr>
        <w:spacing w:after="200"/>
      </w:pPr>
      <w:r w:rsidRPr="00F65982">
        <w:t>Prikaz: Sinergija ključnih pokretača razvoja umjetne inteligencije. Ilustracija prikazuje kako se dostupnost podataka, računalna snaga i algoritamski napredak međusobno osnažuju, stvarajući temelj za razvoj naprednih AI primjena poput inteligentnih agenata.</w:t>
      </w:r>
    </w:p>
    <w:p w14:paraId="67A7F1FC" w14:textId="5CF9764D" w:rsidR="00F65982" w:rsidRPr="00F65982" w:rsidRDefault="00F65982" w:rsidP="00F65982">
      <w:pPr>
        <w:spacing w:after="200"/>
      </w:pPr>
    </w:p>
    <w:p w14:paraId="30FB4D01" w14:textId="41E500AA" w:rsidR="00F65982" w:rsidRPr="00F65982" w:rsidRDefault="00F65982" w:rsidP="00DF63A7">
      <w:pPr>
        <w:pStyle w:val="Heading4"/>
      </w:pPr>
      <w:r w:rsidRPr="00F65982">
        <w:t>Algoritamske Inovacije i Uspon Dubokog Učenja</w:t>
      </w:r>
    </w:p>
    <w:p w14:paraId="33C5EDE4" w14:textId="77777777" w:rsidR="00F65982" w:rsidRPr="00F65982" w:rsidRDefault="00F65982" w:rsidP="00F65982">
      <w:pPr>
        <w:spacing w:after="200"/>
      </w:pPr>
      <w:r w:rsidRPr="00F65982">
        <w:t xml:space="preserve">Treći ključni pokretač jest neprestana inovacija na polju samih algoritama. Dok su temeljne ideje strojnog učenja prisutne desetljećima, tek je nedavni spoj obilja podataka i snažnog hardvera omogućio njihov puni procvat. Posebice se ističe paradigma </w:t>
      </w:r>
      <w:r w:rsidRPr="00F65982">
        <w:rPr>
          <w:i/>
          <w:iCs/>
        </w:rPr>
        <w:t>dubokog učenja</w:t>
      </w:r>
      <w:r w:rsidRPr="00F65982">
        <w:t xml:space="preserve"> (Deep Learning), podgrana strojnog učenja koja koristi višeslojne neuronske mreže za modeliranje složenih apstrakcija u podacima. Upravo je duboko učenje donijelo revolucionarne pomake u područjima poput računalnog vida, obrade prirodnog jezika i prepoznavanja govora, omogućivši rješavanje problema koji su se donedavno smatrali isključivo ljudskom domenom (primjerice, u radovima autora kao što su LeCun, Bengio i Hinton, 2015). Razvoj novih mrežnih arhitektura, poput transformatorskih modela, nastavlja pomicati granice mogućega i otvara vrata sve sofisticiranijim primjenama.</w:t>
      </w:r>
    </w:p>
    <w:p w14:paraId="4B440517" w14:textId="74885943" w:rsidR="00F65982" w:rsidRPr="00F65982" w:rsidRDefault="00F65982" w:rsidP="00DF63A7">
      <w:pPr>
        <w:pStyle w:val="Heading4"/>
      </w:pPr>
      <w:r w:rsidRPr="00F65982">
        <w:t>Nova Paradigma: Od Alata do Agenta</w:t>
      </w:r>
    </w:p>
    <w:p w14:paraId="0B842537" w14:textId="77777777" w:rsidR="00F65982" w:rsidRPr="00F65982" w:rsidRDefault="00F65982" w:rsidP="00F65982">
      <w:pPr>
        <w:spacing w:after="200"/>
      </w:pPr>
      <w:r w:rsidRPr="00F65982">
        <w:t xml:space="preserve">Ovi tehnološki iskoraci mijenjaju i samu narav interakcije između čovjeka i stroja. Umjetna inteligencija prestaje biti tek pasivni alat i sve više poprima ulogu aktivnog suradnika ili </w:t>
      </w:r>
      <w:r w:rsidRPr="00F65982">
        <w:rPr>
          <w:i/>
          <w:iCs/>
        </w:rPr>
        <w:t>agenta</w:t>
      </w:r>
      <w:r w:rsidRPr="00F65982">
        <w:t xml:space="preserve">. Takvi inteligentni agenti, osnaženi naprednim algoritmima i pristupom podacima u stvarnom vremenu, sposobni su samostalno percipirati svoje okruženje, donositi odluke i izvršavati zadatke radi postizanja određenog cilja. Ova promjena paradigme ključna je za ostvarenje vizije o sustavima koji mogu autonomno upravljati složenim procesima, optimizirati logističke lance ili pružati personaliziranu podršku korisnicima. To stvara temelj za novu eru </w:t>
      </w:r>
      <w:r w:rsidRPr="00F65982">
        <w:rPr>
          <w:i/>
          <w:iCs/>
        </w:rPr>
        <w:t>hibridne inteligencije</w:t>
      </w:r>
      <w:r w:rsidRPr="00F65982">
        <w:t>, gdje se ljudske kognitivne sposobnosti – intuicija, kreativnost i etičko prosuđivanje – nadopunjuju i proširuju analitičkom snagom i brzinom stroja.</w:t>
      </w:r>
    </w:p>
    <w:p w14:paraId="67946AFF" w14:textId="2AB70653" w:rsidR="00F65982" w:rsidRPr="00F65982" w:rsidRDefault="7A8A4F16" w:rsidP="00F65982">
      <w:pPr>
        <w:spacing w:after="200"/>
      </w:pPr>
      <w:r>
        <w:t>Snaga navedenih trendova je upravo u međusobnoj sinergiji. Podaci su gorivo, računalna snaga je motor, a algoritmi su inteligencija koja tim motorom upravlja. Zajedno, oni stvaraju samopojačavajući ciklus napretka: više podataka omogućuje treniranje boljih modela, bolji modeli potiču nove primjene koje generiraju još više podataka, a sve to pokreće potreba za još snažnijim računalima. Razumijevanje ove dinamike je strateško pitanje, jer postavlja temelje za razumijevanje budućih putanja razvoja umjetne inteligencije i njezina dubokog utjecaja na društvo.</w:t>
      </w:r>
    </w:p>
    <w:p w14:paraId="43D9A56F" w14:textId="406CF100" w:rsidR="00F65982" w:rsidRPr="00F65982" w:rsidRDefault="00F65982" w:rsidP="00537590">
      <w:pPr>
        <w:pStyle w:val="Heading3"/>
      </w:pPr>
      <w:r w:rsidRPr="00F65982">
        <w:t>8.3.1</w:t>
      </w:r>
      <w:r w:rsidRPr="00F65982">
        <w:tab/>
        <w:t>Ambientna Inteligencija i Sveprisutnost Agenata</w:t>
      </w:r>
    </w:p>
    <w:p w14:paraId="63694700" w14:textId="77777777" w:rsidR="00F65982" w:rsidRPr="00F65982" w:rsidRDefault="00F65982" w:rsidP="00F65982">
      <w:pPr>
        <w:spacing w:after="200"/>
      </w:pPr>
      <w:r w:rsidRPr="00F65982">
        <w:t>Pojam ambijentalne inteligencije (</w:t>
      </w:r>
      <w:r w:rsidRPr="00F65982">
        <w:rPr>
          <w:i/>
          <w:iCs/>
        </w:rPr>
        <w:t>Ambient Intelligence</w:t>
      </w:r>
      <w:r w:rsidRPr="00F65982">
        <w:t>, AmI) označava misaoni okvir i tehnološku viziju koja nastaje na zasadama sveprisutnog računarstva (</w:t>
      </w:r>
      <w:r w:rsidRPr="00F65982">
        <w:rPr>
          <w:i/>
          <w:iCs/>
        </w:rPr>
        <w:t>ubiquitous computing</w:t>
      </w:r>
      <w:r w:rsidRPr="00F65982">
        <w:t>), ali ih ujedno i nadilazi, obogaćujući ih sastavnicama umjetne inteligencije. Dok sveprisutno računarstvo, u svojoj izvornoj zamisli koju je postavio Mark Weiser (1991), teži stvaranju okruženja u kojemu tehnologija postaje neprimjetan dio ljudske svakodnevice, ambijentalna inteligencija tu ideju proširuje zahtjevom da takvo okruženje ne bude samo zasićeno tehnologijom, već i svjesno prisutnosti ljudi te sposobno inteligentno i proaktivno odgovarati na njihove potrebe, želje i djelovanje. Cilj nije puko automatiziranje zadataka, već stvaranje sustava koji intuitivno i nenametljivo služe čovjeku, unapređujući kvalitetu njegova života i rada.</w:t>
      </w:r>
    </w:p>
    <w:p w14:paraId="58D5AB48" w14:textId="77777777" w:rsidR="00F65982" w:rsidRPr="00F65982" w:rsidRDefault="00F65982" w:rsidP="00F65982">
      <w:pPr>
        <w:spacing w:after="200"/>
      </w:pPr>
      <w:r w:rsidRPr="00F65982">
        <w:lastRenderedPageBreak/>
        <w:t>Ostvarenje takve vizije počiva na sveprisutnosti inteligentnih programskih agenata. Oni su temeljni gradivni element i djelatna snaga ambijentalne inteligencije; nevidljivi izvršitelji koji omogućuju da okruženje postane osjetljivo i prilagodljivo. Agenti su ugrađeni u predmete iz čovjekove okoline — od kućanskih uređaja i odjeće do prometne infrastrukture i radnog prostora — tvoreći tako decentraliziranu mrežu suradničkih entiteta. Njihova temeljna zadaća jest opažanje stanja okoline i korisnika, tumačenje prikupljenih podataka u zadanome kontekstu te autonomno djelovanje s ciljem pružanja pomoći ili ispunjavanja implicitnih ili eksplicitnih korisničkih zahtjeva.</w:t>
      </w:r>
    </w:p>
    <w:p w14:paraId="1818D2A8" w14:textId="77777777" w:rsidR="00F65982" w:rsidRPr="00F65982" w:rsidRDefault="00F65982" w:rsidP="00F65982">
      <w:pPr>
        <w:spacing w:after="200"/>
      </w:pPr>
      <w:r w:rsidRPr="00F65982">
        <w:t>```mermaid</w:t>
      </w:r>
    </w:p>
    <w:p w14:paraId="0B564748" w14:textId="77777777" w:rsidR="00F65982" w:rsidRPr="00F65982" w:rsidRDefault="00F65982" w:rsidP="00F65982">
      <w:pPr>
        <w:spacing w:after="200"/>
      </w:pPr>
      <w:r w:rsidRPr="00F65982">
        <w:t>graph LR</w:t>
      </w:r>
    </w:p>
    <w:p w14:paraId="07F95D3E" w14:textId="77777777" w:rsidR="00F65982" w:rsidRPr="00F65982" w:rsidRDefault="00F65982" w:rsidP="00F65982">
      <w:pPr>
        <w:spacing w:after="200"/>
      </w:pPr>
      <w:r w:rsidRPr="00F65982">
        <w:t>subgraph "Geneza Ambijentalne Inteligencije"</w:t>
      </w:r>
    </w:p>
    <w:p w14:paraId="047ABCF6" w14:textId="77777777" w:rsidR="00F65982" w:rsidRPr="00F65982" w:rsidRDefault="00F65982" w:rsidP="00F65982">
      <w:pPr>
        <w:spacing w:after="200"/>
      </w:pPr>
      <w:r w:rsidRPr="00F65982">
        <w:t>A[Sveprisutno Računarstvo &lt;br&gt;&lt;i&gt;(M. Weiser, 1991)&lt;/i&gt;&lt;br&gt;Tehnologija integrirana u okolinu] -- Stapanje dviju paradigmi --&gt; C{Ambijentalna Inteligencija (AmI)};</w:t>
      </w:r>
    </w:p>
    <w:p w14:paraId="73AFEE00" w14:textId="77777777" w:rsidR="00F65982" w:rsidRPr="00F65982" w:rsidRDefault="00F65982" w:rsidP="00F65982">
      <w:pPr>
        <w:spacing w:after="200"/>
      </w:pPr>
      <w:r w:rsidRPr="00F65982">
        <w:t>B[Distribuirana Umjetna Inteligencija &lt;br&gt;&lt;i&gt;(Sustavi s više agenata)&lt;/i&gt;&lt;br&gt;Autonomija, suradnja, učenje] -- Stapanje dviju paradigmi --&gt; C;</w:t>
      </w:r>
    </w:p>
    <w:p w14:paraId="3F4A5E86" w14:textId="77777777" w:rsidR="00F65982" w:rsidRPr="00F65982" w:rsidRDefault="00F65982" w:rsidP="00F65982">
      <w:pPr>
        <w:spacing w:after="200"/>
      </w:pPr>
      <w:r w:rsidRPr="00F65982">
        <w:t>C -- Rezultira --&gt; D[Okruženje koje je:&lt;br&gt;- Osjetljivo (perceptivno)&lt;br&gt;- Prilagodljivo (adaptivno)&lt;br&gt;- Odazivno (responzivno)&lt;br&gt;- Proaktivno&lt;br&gt;- Transparentno];</w:t>
      </w:r>
    </w:p>
    <w:p w14:paraId="23192382" w14:textId="77777777" w:rsidR="00F65982" w:rsidRPr="00F65982" w:rsidRDefault="00F65982" w:rsidP="00F65982">
      <w:pPr>
        <w:spacing w:after="200"/>
      </w:pPr>
      <w:r w:rsidRPr="00F65982">
        <w:t>end</w:t>
      </w:r>
    </w:p>
    <w:p w14:paraId="1673EA20" w14:textId="77777777" w:rsidR="00F65982" w:rsidRPr="00F65982" w:rsidRDefault="00F65982" w:rsidP="00F65982">
      <w:pPr>
        <w:spacing w:after="200"/>
      </w:pPr>
      <w:r w:rsidRPr="00F65982">
        <w:t>style A fill:#ffffff,stroke:#333,stroke-width:2px</w:t>
      </w:r>
    </w:p>
    <w:p w14:paraId="77E9946E" w14:textId="77777777" w:rsidR="00F65982" w:rsidRPr="00F65982" w:rsidRDefault="00F65982" w:rsidP="00F65982">
      <w:pPr>
        <w:spacing w:after="200"/>
      </w:pPr>
      <w:r w:rsidRPr="00F65982">
        <w:t>style B fill:#ffffff,stroke:#333,stroke-width:2px</w:t>
      </w:r>
    </w:p>
    <w:p w14:paraId="56F032C0" w14:textId="77777777" w:rsidR="00F65982" w:rsidRPr="00F65982" w:rsidRDefault="00F65982" w:rsidP="00F65982">
      <w:pPr>
        <w:spacing w:after="200"/>
      </w:pPr>
      <w:r w:rsidRPr="00F65982">
        <w:t>style C fill:#f9f,stroke:#333,stroke-width:4px</w:t>
      </w:r>
    </w:p>
    <w:p w14:paraId="57D7D414" w14:textId="77777777" w:rsidR="00F65982" w:rsidRPr="00F65982" w:rsidRDefault="00F65982" w:rsidP="00F65982">
      <w:pPr>
        <w:spacing w:after="200"/>
      </w:pPr>
      <w:r w:rsidRPr="00F65982">
        <w:t>style D fill:#ffffff,stroke:#333,stroke-width:2px</w:t>
      </w:r>
    </w:p>
    <w:p w14:paraId="0DEFE56D" w14:textId="77777777" w:rsidR="00F65982" w:rsidRPr="00F65982" w:rsidRDefault="00F65982" w:rsidP="00F65982">
      <w:pPr>
        <w:spacing w:after="200"/>
      </w:pPr>
      <w:r w:rsidRPr="00F65982">
        <w:t>```</w:t>
      </w:r>
    </w:p>
    <w:p w14:paraId="47413820" w14:textId="28B97B36" w:rsidR="00F65982" w:rsidRPr="00F65982" w:rsidRDefault="00F65982" w:rsidP="00F65982">
      <w:pPr>
        <w:spacing w:after="200"/>
      </w:pPr>
      <w:r w:rsidRPr="00F65982">
        <w:rPr>
          <w:b/>
          <w:bCs/>
        </w:rPr>
        <w:t>Prikaz 1.</w:t>
      </w:r>
      <w:r w:rsidRPr="00F65982">
        <w:rPr>
          <w:i/>
          <w:iCs/>
        </w:rPr>
        <w:t xml:space="preserve"> </w:t>
      </w:r>
      <w:r w:rsidRPr="00F65982">
        <w:t>Konceptualni prikaz nastanka ambijentalne inteligencije kao sinteze sveprisutnog računarstva i distribuirane umjetne inteligencije.</w:t>
      </w:r>
    </w:p>
    <w:p w14:paraId="2C12FFF0" w14:textId="77777777" w:rsidR="00F65982" w:rsidRPr="00F65982" w:rsidRDefault="00F65982" w:rsidP="00F65982">
      <w:pPr>
        <w:spacing w:after="200"/>
      </w:pPr>
      <w:r w:rsidRPr="00F65982">
        <w:t>Da bi mogli djelovati unutar takvih složenih i dinamičnih sustava, agenti moraju posjedovati skup ključnih svojstava. To su prije svega:</w:t>
      </w:r>
    </w:p>
    <w:p w14:paraId="6FF16BA2" w14:textId="68AA1B34" w:rsidR="00F65982" w:rsidRPr="00F65982" w:rsidRDefault="00F65982" w:rsidP="00DA7B7A">
      <w:pPr>
        <w:spacing w:after="200"/>
      </w:pPr>
      <w:r w:rsidRPr="00F65982">
        <w:rPr>
          <w:b/>
          <w:bCs/>
        </w:rPr>
        <w:t>Autonomija</w:t>
      </w:r>
      <w:r w:rsidRPr="00F65982">
        <w:t>: sposobnost djelovanja bez izravnog ljudskog nadzora i posjedovanje kontrole nad vlastitim stanjima i ponašanjem.</w:t>
      </w:r>
    </w:p>
    <w:p w14:paraId="1BBB10B4" w14:textId="6FB182BA" w:rsidR="00F65982" w:rsidRPr="00F65982" w:rsidRDefault="00F65982" w:rsidP="00DA7B7A">
      <w:pPr>
        <w:spacing w:after="200"/>
      </w:pPr>
      <w:r w:rsidRPr="00F65982">
        <w:rPr>
          <w:b/>
          <w:bCs/>
        </w:rPr>
        <w:t>Reaktivnost</w:t>
      </w:r>
      <w:r w:rsidRPr="00F65982">
        <w:t>: sposobnost pravodobnog opažanja i reagiranja na promjene u okolini.</w:t>
      </w:r>
    </w:p>
    <w:p w14:paraId="727C7DC3" w14:textId="38E85D18" w:rsidR="00F65982" w:rsidRPr="00F65982" w:rsidRDefault="00F65982" w:rsidP="00683B8B">
      <w:pPr>
        <w:spacing w:after="200"/>
      </w:pPr>
      <w:r w:rsidRPr="00F65982">
        <w:rPr>
          <w:b/>
          <w:bCs/>
        </w:rPr>
        <w:t>Proaktivnost</w:t>
      </w:r>
      <w:r w:rsidRPr="00F65982">
        <w:t>: sposobnost djelovanja usmjerenog prema cilju, odnosno poduzimanje inicijative radi ispunjavanja zadanih ciljeva ili predviđanja potreba korisnika.</w:t>
      </w:r>
    </w:p>
    <w:p w14:paraId="2CF1A0C5" w14:textId="7F162F23" w:rsidR="00F65982" w:rsidRPr="00F65982" w:rsidRDefault="00F65982" w:rsidP="00683B8B">
      <w:pPr>
        <w:spacing w:after="200"/>
      </w:pPr>
      <w:r w:rsidRPr="00F65982">
        <w:rPr>
          <w:b/>
          <w:bCs/>
        </w:rPr>
        <w:t>Društvena sposobnost</w:t>
      </w:r>
      <w:r w:rsidRPr="00F65982">
        <w:t>: sposobnost interakcije i komunikacije s drugim agentima (a ponekad i s ljudima) putem nekog jezika za komunikaciju agenata, radi suradnje, pregovaranja ili usklađivanja djelovanja.</w:t>
      </w:r>
    </w:p>
    <w:p w14:paraId="4CB17404" w14:textId="77777777" w:rsidR="00F65982" w:rsidRPr="00F65982" w:rsidRDefault="00F65982" w:rsidP="00F65982">
      <w:pPr>
        <w:spacing w:after="200"/>
      </w:pPr>
      <w:r w:rsidRPr="00F65982">
        <w:t>Međusobna suradnja mnoštva takvih agenata dovodi do pojave emergentnog ponašanja, gdje se cjelokupni sustav doima inteligentnijim od zbroja inteligencija njegovih pojedinačnih dijelova (Ferber, 1999). Primjerice, u pametnoj kući agent koji upravlja rasvjetom, agent zadužen za klimatizaciju i agent koji upravlja glazbenim sustavom surađuju kako bi stvorili ugođaj prilagođen trenutnom raspoloženju i aktivnosti korisnika, a da korisnik pritom ne mora izdati nijednu izričitu naredbu.</w:t>
      </w:r>
    </w:p>
    <w:p w14:paraId="4EBC9E1C" w14:textId="11CFC6DB" w:rsidR="00F65982" w:rsidRPr="00F65982" w:rsidRDefault="7A8A4F16" w:rsidP="00F65982">
      <w:pPr>
        <w:spacing w:after="200"/>
      </w:pPr>
      <w:r>
        <w:lastRenderedPageBreak/>
        <w:t>Sveprisutnost agenata stoga je suštinsko obilježje ambijentalne inteligencije. Ona pretvara pasivni prostor u aktivnog sudionika interakcije. Međutim, takva duboka i neprimjetna integracija tehnologije u ljudski život neizbježno otvara i složena pitanja privatnosti, sigurnosti podataka, pouzdanosti sustava i etičkih granica autonomnog djelovanja strojeva. Stoga je razvoj ambijentalne inteligencije i društveni izazov koji zahtijeva pažljivo promišljanje i uspostavu odgovarajućih normativnih okvira.</w:t>
      </w:r>
    </w:p>
    <w:p w14:paraId="350A7E26" w14:textId="0FD79543" w:rsidR="00F65982" w:rsidRPr="00F65982" w:rsidRDefault="00F65982" w:rsidP="00436E26">
      <w:pPr>
        <w:pStyle w:val="Heading3"/>
      </w:pPr>
      <w:r w:rsidRPr="00F65982">
        <w:t>8.3.2</w:t>
      </w:r>
      <w:r w:rsidRPr="00F65982">
        <w:tab/>
        <w:t xml:space="preserve">Proaktivnost, </w:t>
      </w:r>
      <w:r w:rsidR="007E535A" w:rsidRPr="00F65982">
        <w:t>autonomija i delegiranje odluka</w:t>
      </w:r>
    </w:p>
    <w:p w14:paraId="19004A85" w14:textId="77777777" w:rsidR="00F65982" w:rsidRPr="00F65982" w:rsidRDefault="00F65982" w:rsidP="00F65982">
      <w:pPr>
        <w:spacing w:after="200"/>
      </w:pPr>
      <w:r w:rsidRPr="00F65982">
        <w:t>Tri temeljna svojstva koja određuju narav i svrhu inteligentnih agenata jesu proaktivnost, autonomija i mogućnost delegiranja odluka. Ta svojstva nisu tek zasebne značajke, već čine isprepletenu cjelinu koja agenta preobražava iz pasivnog izvršitelja naredbi u djelatnog sudionika u postizanju ciljeva.</w:t>
      </w:r>
    </w:p>
    <w:p w14:paraId="3B378E95" w14:textId="77777777" w:rsidR="00F65982" w:rsidRPr="00F65982" w:rsidRDefault="00F65982" w:rsidP="00F65982">
      <w:pPr>
        <w:spacing w:after="200"/>
      </w:pPr>
      <w:r w:rsidRPr="00F65982">
        <w:rPr>
          <w:b/>
          <w:bCs/>
        </w:rPr>
        <w:t>Proaktivnost</w:t>
      </w:r>
      <w:r w:rsidRPr="00F65982">
        <w:t xml:space="preserve"> se očituje u sposobnosti agenta da djeluje samoinicijativno. Umjesto da reaktivno čeka izravne upute korisnika, proaktivan agent poduzima korake usmjerene k ostvarenju svojih ciljeva. Njegovo djelovanje nije potaknuto isključivo vanjskim događajima, već i unutarnjim stanjem i namjerama. On ne samo da odgovara na promjene u okruženju, već ih i predviđa te djeluje unaprijed kako bi iskoristio prilike ili spriječio nepovoljne ishode.</w:t>
      </w:r>
    </w:p>
    <w:p w14:paraId="5D65C1CB" w14:textId="77777777" w:rsidR="00F65982" w:rsidRPr="00F65982" w:rsidRDefault="00F65982" w:rsidP="00F65982">
      <w:pPr>
        <w:spacing w:after="200"/>
      </w:pPr>
      <w:r w:rsidRPr="00F65982">
        <w:rPr>
          <w:b/>
          <w:bCs/>
        </w:rPr>
        <w:t>Autonomija</w:t>
      </w:r>
      <w:r w:rsidRPr="00F65982">
        <w:t>, s druge strane, podrazumijeva sposobnost agenta da djeluje neovisno, upravljajući vlastitim unutarnjim stanjima i ponašanjem bez stalne i izravne ljudske intervencije. Autonoman agent posjeduje kontrolu nad svojim postupcima i može donositi odluke na temelju vlastite percepcije okruženja i ugrađenog znanja. Uistinu, proaktivnost i autonomija usko su povezane; autonoman agent nužno mora biti i proaktivan kako bi učinkovito djelovao i ostvario zadane ciljeve u dinamičnom okruženju (Wooldridge &amp; Jennings, 1995).</w:t>
      </w:r>
    </w:p>
    <w:p w14:paraId="23C87685" w14:textId="77777777" w:rsidR="00F65982" w:rsidRPr="00F65982" w:rsidRDefault="00F65982" w:rsidP="00F65982">
      <w:pPr>
        <w:spacing w:after="200"/>
      </w:pPr>
      <w:r w:rsidRPr="00F65982">
        <w:t xml:space="preserve">Ta dva svojstva zajedno omogućuju treći ključni element – </w:t>
      </w:r>
      <w:r w:rsidRPr="00F65982">
        <w:rPr>
          <w:b/>
          <w:bCs/>
        </w:rPr>
        <w:t>delegiranje odluka</w:t>
      </w:r>
      <w:r w:rsidRPr="00F65982">
        <w:t>. Korisnik ne mora agentu specificirati svaki pojedini korak, već mu može povjeriti, odnosno delegirati, cjelokupan zadatak ili cilj. Time se na agenta prenosi i odgovornost za donošenje odluka koje su potrebne za izvršenje tog zadatka. Ovaj čin delegiranja temelj je stvarne korisnosti agenata, jer oslobađa čovjeka od mikroupravljanja i omogućuje mu da se usredotoči na ishode više razine.</w:t>
      </w:r>
    </w:p>
    <w:p w14:paraId="5C7783C3" w14:textId="77777777" w:rsidR="00F65982" w:rsidRPr="00F65982" w:rsidRDefault="00F65982" w:rsidP="00F65982">
      <w:pPr>
        <w:spacing w:after="200"/>
      </w:pPr>
      <w:r w:rsidRPr="00F65982">
        <w:t xml:space="preserve">Zamislimo, primjerice, softverskog agenta zaduženog za organizaciju putovanja. Ukoliko mu korisnik delegira zadatak pronalaska najpovoljnije zrakoplovne karte za određeno odredište unutar zadanog vremenskog okvira, proaktivan i autonoman agent neće pasivno čekati daljnje upute. Samoinicijativno će pratiti promjene cijena, analizirati različite prijevoznike i rute te, ako cijena padne ispod unaprijed definirane granice, autonomno će, bez potrebe za dodatnom potvrdom, izvršiti rezervaciju. U tom je primjeru jasno vidljiva sinergija: korisnik je </w:t>
      </w:r>
      <w:r w:rsidRPr="00F65982">
        <w:rPr>
          <w:i/>
          <w:iCs/>
        </w:rPr>
        <w:t>delegirao</w:t>
      </w:r>
      <w:r w:rsidRPr="00F65982">
        <w:t xml:space="preserve"> zadatak, a agent ga je izvršio zahvaljujući svojoj </w:t>
      </w:r>
      <w:r w:rsidRPr="00F65982">
        <w:rPr>
          <w:i/>
          <w:iCs/>
        </w:rPr>
        <w:t>proaktivnosti</w:t>
      </w:r>
      <w:r w:rsidRPr="00F65982">
        <w:t xml:space="preserve"> (inicijativa za praćenje cijena) i </w:t>
      </w:r>
      <w:r w:rsidRPr="00F65982">
        <w:rPr>
          <w:i/>
          <w:iCs/>
        </w:rPr>
        <w:t>autonomiji</w:t>
      </w:r>
      <w:r w:rsidRPr="00F65982">
        <w:t xml:space="preserve"> (sposobnost samostalnog donošenja odluke o kupnji).</w:t>
      </w:r>
    </w:p>
    <w:p w14:paraId="0CBA2E25" w14:textId="0338747D" w:rsidR="00F65982" w:rsidRPr="00F65982" w:rsidRDefault="00F65982" w:rsidP="00075001">
      <w:pPr>
        <w:spacing w:after="200"/>
      </w:pPr>
      <w:r w:rsidRPr="00F65982">
        <w:t>```</w:t>
      </w:r>
    </w:p>
    <w:p w14:paraId="5D88F5E4" w14:textId="77777777" w:rsidR="00F65982" w:rsidRPr="00F65982" w:rsidRDefault="00F65982" w:rsidP="00F65982">
      <w:pPr>
        <w:spacing w:after="200"/>
      </w:pPr>
      <w:r w:rsidRPr="00F65982">
        <w:t>```</w:t>
      </w:r>
    </w:p>
    <w:p w14:paraId="6A4E0B5C" w14:textId="6B3BA68C" w:rsidR="00F65982" w:rsidRPr="00F65982" w:rsidRDefault="00F65982" w:rsidP="00F65982">
      <w:pPr>
        <w:spacing w:after="200"/>
      </w:pPr>
      <w:r w:rsidRPr="00F65982">
        <w:rPr>
          <w:b/>
          <w:bCs/>
        </w:rPr>
        <w:t>Prikaz:</w:t>
      </w:r>
      <w:r w:rsidRPr="00F65982">
        <w:rPr>
          <w:i/>
          <w:iCs/>
        </w:rPr>
        <w:t xml:space="preserve"> </w:t>
      </w:r>
      <w:r w:rsidRPr="00F65982">
        <w:t>Odnos između delegiranja, proaktivnosti, autonomije i djelovanja agenta.</w:t>
      </w:r>
    </w:p>
    <w:p w14:paraId="4F16B8F7" w14:textId="77777777" w:rsidR="00F65982" w:rsidRPr="00F65982" w:rsidRDefault="00F65982" w:rsidP="00F65982">
      <w:pPr>
        <w:spacing w:after="200"/>
      </w:pPr>
      <w:r w:rsidRPr="00F65982">
        <w:t>Valja, međutim, naglasiti kako autonomija ne podrazumijeva potpunu odsutnost ljudske kontrole. Naprotiv, smisleno dizajnirani sustavi moraju sadržavati mehanizme koji čovjeku omogućuju nadzor, postavljanje ograničenja i, po potrebi, preuzimanje upravljanja. Time se osigurava da djelovanje agenta, unatoč njegovoj samostalnosti, ostaje usklađeno s korisnikovim krajnjim namjerama i vrijednostima (Franklin &amp; Graesser, 1996).</w:t>
      </w:r>
    </w:p>
    <w:p w14:paraId="35C2AED4" w14:textId="77777777" w:rsidR="00F65982" w:rsidRPr="00F65982" w:rsidRDefault="00F65982" w:rsidP="00F65982">
      <w:pPr>
        <w:spacing w:after="200"/>
      </w:pPr>
      <w:r w:rsidRPr="00F65982">
        <w:t>Zaključno, proaktivnost, autonomija i mogućnost delegiranja odluka konstitutivni su elementi koji agenta čine inteligentnim. Bez njih, on ostaje tek složeniji alat, program koji izvršava unaprijed definirane skripte. S njima, on postaje sposoban partner u rješavanju problema, sposoban za samostalno i svrhovito djelovanje u složenom i promjenjivom svijetu.</w:t>
      </w:r>
    </w:p>
    <w:p w14:paraId="08B9BF5B" w14:textId="5BAF6D50" w:rsidR="00F65982" w:rsidRPr="00F65982" w:rsidRDefault="00F65982" w:rsidP="0066698D">
      <w:pPr>
        <w:pStyle w:val="Heading3"/>
      </w:pPr>
      <w:r w:rsidRPr="00F65982">
        <w:t>8.3.3</w:t>
      </w:r>
      <w:r w:rsidRPr="00F65982">
        <w:tab/>
        <w:t>Hiper-Personalizacija</w:t>
      </w:r>
    </w:p>
    <w:p w14:paraId="5756A534" w14:textId="77777777" w:rsidR="00F65982" w:rsidRPr="00F65982" w:rsidRDefault="00F65982" w:rsidP="00F65982">
      <w:pPr>
        <w:spacing w:after="200"/>
      </w:pPr>
      <w:r w:rsidRPr="00F65982">
        <w:lastRenderedPageBreak/>
        <w:t>Hiper-personalizacija predstavlja stupanj razvoja u pristupu korisniku koji bitno nadilazi okvire tradicionalne personalizacije. Dok se potonja uglavnom oslanja na statične podatke poput demografskih obilježja ili povijesti kupnje kako bi prilagodila ponudu, hiper-personalizacija se temelji na dinamičkoj obradi podataka u stvarnom vremenu. Njezina se bit ne iscrpljuje u jednostavnim tehnikama poput umetanja imena korisnika u poruku, već teži stvaranju jedinstvenog i kontekstualno osviještenog iskustva za svakog pojedinca. U temelju ovoga pristupa leži sposobnost sustava da razumije, predvidi, pa čak i oblikuje potrebe korisnika u trenutku njihova nastanka, koristeći se pritom naprednim tehnologijama umjetne inteligencije i strojnog učenja (Novak i sur., 2021).</w:t>
      </w:r>
    </w:p>
    <w:p w14:paraId="320C91AF" w14:textId="4C6B8BBE" w:rsidR="00F65982" w:rsidRPr="00F65982" w:rsidRDefault="00F65982" w:rsidP="00F65982">
      <w:pPr>
        <w:spacing w:after="200"/>
      </w:pPr>
      <w:r w:rsidRPr="00F65982">
        <w:t>Svrha hiper-personalizacije jest uspostava dubljeg i smislenijeg odnosa s korisnikom putem isporuke relevantnog sadržaja, proizvoda ili usluga točno u onom trenutku i putem onog kanala koji pojedincu najviše odgovara. To se postiže sintezom različitih vrsta podataka</w:t>
      </w:r>
      <w:r w:rsidR="00481F43">
        <w:t>, primjerice</w:t>
      </w:r>
      <w:r w:rsidRPr="00F65982">
        <w:t>:</w:t>
      </w:r>
    </w:p>
    <w:p w14:paraId="273DBF97" w14:textId="77777777" w:rsidR="00F65982" w:rsidRPr="00F65982" w:rsidRDefault="00F65982" w:rsidP="00B87496">
      <w:pPr>
        <w:spacing w:after="200"/>
      </w:pPr>
      <w:r w:rsidRPr="00F65982">
        <w:rPr>
          <w:b/>
          <w:bCs/>
        </w:rPr>
        <w:t>Podaci o ponašanju:</w:t>
      </w:r>
      <w:r w:rsidRPr="00F65982">
        <w:t xml:space="preserve"> Analizira se svaka interakcija korisnika s digitalnom platformom – od klikova, vremena provedenog na stranici, putanje kretanja, do obrazaca pretraživanja.</w:t>
      </w:r>
    </w:p>
    <w:p w14:paraId="06EBD59B" w14:textId="77777777" w:rsidR="00F65982" w:rsidRPr="00F65982" w:rsidRDefault="00F65982" w:rsidP="00B87496">
      <w:pPr>
        <w:spacing w:after="200"/>
      </w:pPr>
      <w:r w:rsidRPr="00F65982">
        <w:rPr>
          <w:b/>
          <w:bCs/>
        </w:rPr>
        <w:t>Kontekstualni podaci:</w:t>
      </w:r>
      <w:r w:rsidRPr="00F65982">
        <w:t xml:space="preserve"> Sustav uzima u obzir trenutačni kontekst korisnika, kao što su lokacija, doba dana, korišteni uređaj ili čak vremenske prilike.</w:t>
      </w:r>
    </w:p>
    <w:p w14:paraId="206E554E" w14:textId="77777777" w:rsidR="00F65982" w:rsidRPr="00F65982" w:rsidRDefault="00F65982" w:rsidP="00B87496">
      <w:pPr>
        <w:spacing w:after="200"/>
      </w:pPr>
      <w:r w:rsidRPr="00F65982">
        <w:rPr>
          <w:b/>
          <w:bCs/>
        </w:rPr>
        <w:t>Transakcijski podaci:</w:t>
      </w:r>
      <w:r w:rsidRPr="00F65982">
        <w:t xml:space="preserve"> Obuhvaćaju cjelokupnu povijest kupnje, preferirane marke, prosječnu vrijednost narudžbe i učestalost kupnje.</w:t>
      </w:r>
    </w:p>
    <w:p w14:paraId="43CB5B71" w14:textId="77777777" w:rsidR="00F65982" w:rsidRPr="00F65982" w:rsidRDefault="00F65982" w:rsidP="00F65982">
      <w:pPr>
        <w:spacing w:after="200"/>
      </w:pPr>
      <w:r w:rsidRPr="00F65982">
        <w:t xml:space="preserve">Ovi se podatkovni skupovi neprestano prikupljaju i obrađuju pomoću algoritama strojnog učenja koji stvaraju slojevit i fluidan profil korisnika. Takav profil nije statičan dokument, već živi model koji se mijenja sa svakom novom interakcijom. Na temelju njega, sustavi donose autonomne odluke. U tom procesu ključnu ulogu imaju programski </w:t>
      </w:r>
      <w:r w:rsidRPr="00F65982">
        <w:rPr>
          <w:b/>
          <w:bCs/>
        </w:rPr>
        <w:t>agenti</w:t>
      </w:r>
      <w:r w:rsidRPr="00F65982">
        <w:t xml:space="preserve"> – inteligentni softverski entiteti zaduženi za izvršavanje specifičnih zadataka. Ovi agenti u stvarnom vremenu odlučuju koji će se sadržaj prikazati, koju će promotivnu ponudu korisnik dobiti ili kako će se sučelje aplikacije prilagoditi njegovim trenutačnim namjerama.</w:t>
      </w:r>
    </w:p>
    <w:p w14:paraId="6B7FCA2D" w14:textId="77777777" w:rsidR="00F65982" w:rsidRPr="00F65982" w:rsidRDefault="00F65982" w:rsidP="00F65982">
      <w:pPr>
        <w:spacing w:after="200"/>
      </w:pPr>
      <w:r w:rsidRPr="00F65982">
        <w:t>```mermaid</w:t>
      </w:r>
    </w:p>
    <w:p w14:paraId="207C0F2B" w14:textId="77777777" w:rsidR="00F65982" w:rsidRPr="00F65982" w:rsidRDefault="00F65982" w:rsidP="00F65982">
      <w:pPr>
        <w:spacing w:after="200"/>
      </w:pPr>
      <w:r w:rsidRPr="00F65982">
        <w:t>graph LR</w:t>
      </w:r>
    </w:p>
    <w:p w14:paraId="525EB0F9" w14:textId="77777777" w:rsidR="00F65982" w:rsidRPr="00F65982" w:rsidRDefault="00F65982" w:rsidP="00F65982">
      <w:pPr>
        <w:spacing w:after="200"/>
      </w:pPr>
      <w:r w:rsidRPr="00F65982">
        <w:t>subgraph "Ciklus Hiper-Personalizacije"</w:t>
      </w:r>
    </w:p>
    <w:p w14:paraId="15B81DD2" w14:textId="77777777" w:rsidR="00F65982" w:rsidRPr="00F65982" w:rsidRDefault="00F65982" w:rsidP="00F65982">
      <w:pPr>
        <w:spacing w:after="200"/>
      </w:pPr>
      <w:r w:rsidRPr="00F65982">
        <w:t>A[Korisnički podaci &lt;br&gt; &lt;i&gt;ponašanje, kontekst, demografija&lt;/i&gt;] --&gt; B{AI / ML Obrada &lt;br&gt; &lt;i&gt;analiza i predviđanje&lt;/i&gt;};</w:t>
      </w:r>
    </w:p>
    <w:p w14:paraId="535CC134" w14:textId="77777777" w:rsidR="00F65982" w:rsidRPr="00F65982" w:rsidRDefault="00F65982" w:rsidP="00F65982">
      <w:pPr>
        <w:spacing w:after="200"/>
      </w:pPr>
      <w:r w:rsidRPr="00F65982">
        <w:t>B --&gt; C[Djelovanje agenta &lt;br&gt; &lt;i&gt;autonomna odluka&lt;/i&gt;];</w:t>
      </w:r>
    </w:p>
    <w:p w14:paraId="286CBF69" w14:textId="77777777" w:rsidR="00F65982" w:rsidRPr="00F65982" w:rsidRDefault="00F65982" w:rsidP="00F65982">
      <w:pPr>
        <w:spacing w:after="200"/>
      </w:pPr>
      <w:r w:rsidRPr="00F65982">
        <w:t>C --&gt; D[Hiper-personalizirano iskustvo &lt;br&gt; &lt;i&gt;sadržaj, ponuda, usluga&lt;/i&gt;];</w:t>
      </w:r>
    </w:p>
    <w:p w14:paraId="6EF7D89D" w14:textId="77777777" w:rsidR="00F65982" w:rsidRPr="00F65982" w:rsidRDefault="00F65982" w:rsidP="00F65982">
      <w:pPr>
        <w:spacing w:after="200"/>
      </w:pPr>
      <w:r w:rsidRPr="00F65982">
        <w:t>D --&gt; A;</w:t>
      </w:r>
    </w:p>
    <w:p w14:paraId="353DE517" w14:textId="77777777" w:rsidR="00F65982" w:rsidRPr="00F65982" w:rsidRDefault="00F65982" w:rsidP="00F65982">
      <w:pPr>
        <w:spacing w:after="200"/>
      </w:pPr>
      <w:r w:rsidRPr="00F65982">
        <w:t>end</w:t>
      </w:r>
    </w:p>
    <w:p w14:paraId="228A661E" w14:textId="77777777" w:rsidR="00F65982" w:rsidRPr="00F65982" w:rsidRDefault="00F65982" w:rsidP="00F65982">
      <w:pPr>
        <w:spacing w:after="200"/>
      </w:pPr>
      <w:r w:rsidRPr="00F65982">
        <w:t>style B fill:#f9f9f9,stroke:#333,stroke-width:2px</w:t>
      </w:r>
    </w:p>
    <w:p w14:paraId="327C60AB" w14:textId="77777777" w:rsidR="00F65982" w:rsidRPr="00F65982" w:rsidRDefault="00F65982" w:rsidP="00F65982">
      <w:pPr>
        <w:spacing w:after="200"/>
      </w:pPr>
      <w:r w:rsidRPr="00F65982">
        <w:t>style C fill:#f9f9f9,stroke:#333,stroke-width:2px</w:t>
      </w:r>
    </w:p>
    <w:p w14:paraId="68955CCE" w14:textId="77777777" w:rsidR="00F65982" w:rsidRPr="00F65982" w:rsidRDefault="00F65982" w:rsidP="00F65982">
      <w:pPr>
        <w:spacing w:after="200"/>
      </w:pPr>
      <w:r w:rsidRPr="00F65982">
        <w:t>style D fill:#f9f9f9,stroke:#333,stroke-width:2px</w:t>
      </w:r>
    </w:p>
    <w:p w14:paraId="45163F20" w14:textId="77777777" w:rsidR="00F65982" w:rsidRPr="00F65982" w:rsidRDefault="00F65982" w:rsidP="00F65982">
      <w:pPr>
        <w:spacing w:after="200"/>
      </w:pPr>
      <w:r w:rsidRPr="00F65982">
        <w:t>style A fill:#f9f9f9,stroke:#333,stroke-width:2px</w:t>
      </w:r>
    </w:p>
    <w:p w14:paraId="018084DF" w14:textId="77777777" w:rsidR="00F65982" w:rsidRPr="00F65982" w:rsidRDefault="00F65982" w:rsidP="00F65982">
      <w:pPr>
        <w:spacing w:after="200"/>
      </w:pPr>
      <w:r w:rsidRPr="00F65982">
        <w:t>```</w:t>
      </w:r>
    </w:p>
    <w:p w14:paraId="3A76151C" w14:textId="77777777" w:rsidR="00F65982" w:rsidRPr="00F65982" w:rsidRDefault="00F65982" w:rsidP="00F65982">
      <w:pPr>
        <w:spacing w:after="200"/>
      </w:pPr>
      <w:r w:rsidRPr="00F65982">
        <w:t xml:space="preserve">Primjena hiper-personalizacije proteže se na brojna područja. U elektroničkoj trgovini ona omogućuje dinamičko prilagođavanje preporuka proizvoda dok korisnik pregledava stranicu, nudeći mu artikle </w:t>
      </w:r>
      <w:r w:rsidRPr="00F65982">
        <w:lastRenderedPageBreak/>
        <w:t>koji nadopunjuju one koje je već pogledao ili stavio u košaricu. U medijskoj industriji, servisi za strujanje sadržaja poput Netflixa ili Spotifyja koriste hiper-personalizaciju za kreiranje jedinstvenih naslovnica i popisa za reprodukciju koji odražavaju individualni ukus korisnika. U financijskom sektoru može se očitovati kroz personalizirane savjete za ulaganje ili ponude kredita prilagođene trenutačnoj financijskoj situaciji klijenta.</w:t>
      </w:r>
    </w:p>
    <w:p w14:paraId="5F14B28E" w14:textId="77777777" w:rsidR="00F65982" w:rsidRPr="00F65982" w:rsidRDefault="00F65982" w:rsidP="00F65982">
      <w:pPr>
        <w:spacing w:after="200"/>
      </w:pPr>
      <w:r w:rsidRPr="00F65982">
        <w:t>Ipak, ovako duboko zadiranje u podatke i ponašanje korisnika otvara i značajna etička te praktična pitanja. Nužno je uspostaviti ravnotežu između stvaranja vrijednosti za korisnika i zaštite njegove privatnosti (Petrović, 2022). Opasnost od stvaranja takozvanih "filtarskih mjehura" (</w:t>
      </w:r>
      <w:r w:rsidRPr="00F65982">
        <w:rPr>
          <w:i/>
          <w:iCs/>
        </w:rPr>
        <w:t>filter bubbles</w:t>
      </w:r>
      <w:r w:rsidRPr="00F65982">
        <w:t>), u kojima je korisnik izložen isključivo sadržaju koji potvrđuje njegova postojeća stajališta, stvarna je prijetnja koja može ograničiti intelektualne i društvene vidike. Nadalje, transparentnost algoritamskog odlučivanja i pitanje moguće diskriminacije na temelju podataka predstavljaju izazove koji zahtijevaju pažljivu regulaciju i etički nadzor. Stoga, premda hiper-personalizacija nudi golem potencijal za unaprjeđenje korisničkog iskustva, njezin razvoj mora biti praćen snažnom sviješću o odgovornosti i mogućim društvenim posljedicama.</w:t>
      </w:r>
    </w:p>
    <w:p w14:paraId="3812DFA8" w14:textId="64F3DD4D" w:rsidR="00F65982" w:rsidRPr="00F65982" w:rsidRDefault="00F65982" w:rsidP="00D002B6">
      <w:pPr>
        <w:pStyle w:val="Heading3"/>
      </w:pPr>
      <w:r w:rsidRPr="00F65982">
        <w:t>8.3.4</w:t>
      </w:r>
      <w:r w:rsidRPr="00F65982">
        <w:tab/>
        <w:t>Sinergija Rojev</w:t>
      </w:r>
      <w:r w:rsidR="00E96B0B">
        <w:t>a</w:t>
      </w:r>
    </w:p>
    <w:p w14:paraId="725C6CEF" w14:textId="7D365C05" w:rsidR="00F65982" w:rsidRPr="00F65982" w:rsidRDefault="00F65982" w:rsidP="00F65982">
      <w:pPr>
        <w:spacing w:after="200"/>
      </w:pPr>
      <w:r w:rsidRPr="00F65982">
        <w:t xml:space="preserve">Pojam sinergije roja opisuje pojavu u kojoj kolektivno djelovanje sustava nadilazi zbroj djelovanja njegovih pojedinačnih sastavnica. U kontekstu inteligencije rojeva, to znači da skupina jednostavnih agenata, međusobnim djelovanjem, ostvaruje složeno i svrhovito ponašanje koje nijedan agent zasebno ne bi mogao postići. Takvo se djelovanje, koje nastaje iz lokalnih interakcija, naziva </w:t>
      </w:r>
      <w:r w:rsidRPr="00F65982">
        <w:rPr>
          <w:i/>
          <w:iCs/>
        </w:rPr>
        <w:t>emergentnim ponašanjem</w:t>
      </w:r>
      <w:r w:rsidRPr="00F65982">
        <w:t xml:space="preserve"> (Bonabeau, Dorigo, &amp; Theraulaz, 1999). Sinergija, međutim, nije samorazumljivo svojstvo svakoga roja, već ishod koji ovisi o ispunjenju određenih preduvjeta.</w:t>
      </w:r>
    </w:p>
    <w:p w14:paraId="5ECBF379" w14:textId="77777777" w:rsidR="00F65982" w:rsidRPr="00F65982" w:rsidRDefault="00F65982" w:rsidP="00F65982">
      <w:pPr>
        <w:spacing w:after="200"/>
      </w:pPr>
      <w:r w:rsidRPr="00F65982">
        <w:t xml:space="preserve">Temeljni preduvjet za ostvarenje sinergije jest uspostava komunikacije među agentima. Bez sposobnosti razmjene obavijesti, roj ostaje tek skupina nepovezanih jedinki. Komunikacija se može odvijati na dva temeljna načina: neposredno, izravnom razmjenom poruka, ili posredno, putem okoline. Upravo je posredna komunikacija, poznata pod nazivom </w:t>
      </w:r>
      <w:r w:rsidRPr="00F65982">
        <w:rPr>
          <w:i/>
          <w:iCs/>
        </w:rPr>
        <w:t>stigmergija</w:t>
      </w:r>
      <w:r w:rsidRPr="00F65982">
        <w:t>, jedno od ključnih obilježja prirodnih i umjetnih rojeva. Agenti u tom slučaju ne komuniciraju izravno jedan s drugim, već ostavljaju tragove ili preinake u svojoj okolini, koje zatim drugi agenti zamjećuju i na njih odgovaraju. Na taj način okolina postaje svojevrsno zajedničko pamćenje koje usmjerava djelovanje cjelokupnoga roja.</w:t>
      </w:r>
    </w:p>
    <w:p w14:paraId="51486377" w14:textId="77777777" w:rsidR="00F65982" w:rsidRPr="00F65982" w:rsidRDefault="00F65982" w:rsidP="00F65982">
      <w:pPr>
        <w:spacing w:after="200"/>
      </w:pPr>
      <w:r w:rsidRPr="00F65982">
        <w:t>Drugi je ključni čimbenik suradnja. Djelovanje agenata mora biti usmjereno prema zajedničkomu cilju, a ne isključivo prema ostvarenju pojedinačnih probitaka. Kooperativno ustrojstvo suzbija sebično ponašanje i omogućuje usklađivanje djelovanja radi postizanja ishoda koji je koristan za čitav kolektiv.</w:t>
      </w:r>
    </w:p>
    <w:p w14:paraId="611CA565" w14:textId="77777777" w:rsidR="00F65982" w:rsidRPr="00F65982" w:rsidRDefault="00F65982" w:rsidP="00F65982">
      <w:pPr>
        <w:spacing w:after="200"/>
      </w:pPr>
      <w:r w:rsidRPr="00F65982">
        <w:t>```mermaid</w:t>
      </w:r>
    </w:p>
    <w:p w14:paraId="2301F360" w14:textId="77777777" w:rsidR="00F65982" w:rsidRPr="00F65982" w:rsidRDefault="00F65982" w:rsidP="00F65982">
      <w:pPr>
        <w:spacing w:after="200"/>
      </w:pPr>
      <w:r w:rsidRPr="00F65982">
        <w:t>graph LR</w:t>
      </w:r>
    </w:p>
    <w:p w14:paraId="1CE281FE" w14:textId="77777777" w:rsidR="00F65982" w:rsidRPr="00F65982" w:rsidRDefault="00F65982" w:rsidP="00F65982">
      <w:pPr>
        <w:spacing w:after="200"/>
      </w:pPr>
      <w:r w:rsidRPr="00F65982">
        <w:t>style A fill:#ffffff,stroke:#333,stroke-width:2px</w:t>
      </w:r>
    </w:p>
    <w:p w14:paraId="38A1B821" w14:textId="77777777" w:rsidR="00F65982" w:rsidRPr="00F65982" w:rsidRDefault="00F65982" w:rsidP="00F65982">
      <w:pPr>
        <w:spacing w:after="200"/>
      </w:pPr>
      <w:r w:rsidRPr="00F65982">
        <w:t>style B fill:#ffffff,stroke:#333,stroke-width:2px</w:t>
      </w:r>
    </w:p>
    <w:p w14:paraId="2F218F13" w14:textId="77777777" w:rsidR="00F65982" w:rsidRPr="00F65982" w:rsidRDefault="00F65982" w:rsidP="00F65982">
      <w:pPr>
        <w:spacing w:after="200"/>
      </w:pPr>
      <w:r w:rsidRPr="00F65982">
        <w:t>style C fill:#ffffff,stroke:#333,stroke-width:2px</w:t>
      </w:r>
    </w:p>
    <w:p w14:paraId="357A9183" w14:textId="77777777" w:rsidR="00F65982" w:rsidRPr="00F65982" w:rsidRDefault="00F65982" w:rsidP="00F65982">
      <w:pPr>
        <w:spacing w:after="200"/>
      </w:pPr>
      <w:r w:rsidRPr="00F65982">
        <w:t>subgraph A[Pojedinačni Agenti]</w:t>
      </w:r>
    </w:p>
    <w:p w14:paraId="3A2D1E9D" w14:textId="77777777" w:rsidR="00F65982" w:rsidRPr="00F65982" w:rsidRDefault="00F65982" w:rsidP="00F65982">
      <w:pPr>
        <w:spacing w:after="200"/>
      </w:pPr>
      <w:r w:rsidRPr="00F65982">
        <w:t>direction LR</w:t>
      </w:r>
    </w:p>
    <w:p w14:paraId="6FFC4692" w14:textId="77777777" w:rsidR="00F65982" w:rsidRPr="00F65982" w:rsidRDefault="00F65982" w:rsidP="00F65982">
      <w:pPr>
        <w:spacing w:after="200"/>
      </w:pPr>
      <w:r w:rsidRPr="00F65982">
        <w:t>Ag1(Jednostavna pravila)</w:t>
      </w:r>
    </w:p>
    <w:p w14:paraId="3C2C5191" w14:textId="77777777" w:rsidR="00F65982" w:rsidRPr="00F65982" w:rsidRDefault="00F65982" w:rsidP="00F65982">
      <w:pPr>
        <w:spacing w:after="200"/>
      </w:pPr>
      <w:r w:rsidRPr="00F65982">
        <w:t>Ag2(Lokalna percepcija)</w:t>
      </w:r>
    </w:p>
    <w:p w14:paraId="0B41EB57" w14:textId="77777777" w:rsidR="00F65982" w:rsidRPr="00F65982" w:rsidRDefault="00F65982" w:rsidP="00F65982">
      <w:pPr>
        <w:spacing w:after="200"/>
      </w:pPr>
      <w:r w:rsidRPr="00F65982">
        <w:t>end</w:t>
      </w:r>
    </w:p>
    <w:p w14:paraId="7AEE1CE7" w14:textId="77777777" w:rsidR="00F65982" w:rsidRPr="00F65982" w:rsidRDefault="00F65982" w:rsidP="00F65982">
      <w:pPr>
        <w:spacing w:after="200"/>
      </w:pPr>
      <w:r w:rsidRPr="00F65982">
        <w:lastRenderedPageBreak/>
        <w:t>subgraph B[Mehanizmi Interakcije]</w:t>
      </w:r>
    </w:p>
    <w:p w14:paraId="1BD7C1E1" w14:textId="77777777" w:rsidR="00F65982" w:rsidRPr="00F65982" w:rsidRDefault="00F65982" w:rsidP="00F65982">
      <w:pPr>
        <w:spacing w:after="200"/>
      </w:pPr>
      <w:r w:rsidRPr="00F65982">
        <w:t>direction LR</w:t>
      </w:r>
    </w:p>
    <w:p w14:paraId="3F35A73C" w14:textId="77777777" w:rsidR="00F65982" w:rsidRPr="00F65982" w:rsidRDefault="00F65982" w:rsidP="00F65982">
      <w:pPr>
        <w:spacing w:after="200"/>
      </w:pPr>
      <w:r w:rsidRPr="00F65982">
        <w:t>Com(Posredna komunikacija &lt;br&gt;&lt;i&gt;Stigmergija&lt;/i&gt;)</w:t>
      </w:r>
    </w:p>
    <w:p w14:paraId="085D821D" w14:textId="77777777" w:rsidR="00F65982" w:rsidRPr="00F65982" w:rsidRDefault="00F65982" w:rsidP="00F65982">
      <w:pPr>
        <w:spacing w:after="200"/>
      </w:pPr>
      <w:r w:rsidRPr="00F65982">
        <w:t>Coop(Suradnja)</w:t>
      </w:r>
    </w:p>
    <w:p w14:paraId="065559CC" w14:textId="77777777" w:rsidR="00F65982" w:rsidRPr="00F65982" w:rsidRDefault="00F65982" w:rsidP="00F65982">
      <w:pPr>
        <w:spacing w:after="200"/>
      </w:pPr>
      <w:r w:rsidRPr="00F65982">
        <w:t>end</w:t>
      </w:r>
    </w:p>
    <w:p w14:paraId="1362909F" w14:textId="77777777" w:rsidR="00F65982" w:rsidRPr="00F65982" w:rsidRDefault="00F65982" w:rsidP="00F65982">
      <w:pPr>
        <w:spacing w:after="200"/>
      </w:pPr>
      <w:r w:rsidRPr="00F65982">
        <w:t>subgraph C[Kolektivna Svojstva]</w:t>
      </w:r>
    </w:p>
    <w:p w14:paraId="4752EF5D" w14:textId="77777777" w:rsidR="00F65982" w:rsidRPr="00F65982" w:rsidRDefault="00F65982" w:rsidP="00F65982">
      <w:pPr>
        <w:spacing w:after="200"/>
      </w:pPr>
      <w:r w:rsidRPr="00F65982">
        <w:t>direction LR</w:t>
      </w:r>
    </w:p>
    <w:p w14:paraId="53B5A730" w14:textId="77777777" w:rsidR="00F65982" w:rsidRPr="00F65982" w:rsidRDefault="00F65982" w:rsidP="00F65982">
      <w:pPr>
        <w:spacing w:after="200"/>
      </w:pPr>
      <w:r w:rsidRPr="00F65982">
        <w:t>Emergence(Emergentno ponašanje)</w:t>
      </w:r>
    </w:p>
    <w:p w14:paraId="7ADBC58F" w14:textId="77777777" w:rsidR="00F65982" w:rsidRPr="00F65982" w:rsidRDefault="00F65982" w:rsidP="00F65982">
      <w:pPr>
        <w:spacing w:after="200"/>
      </w:pPr>
      <w:r w:rsidRPr="00F65982">
        <w:t>Synergy(Sinergija Sustava)</w:t>
      </w:r>
    </w:p>
    <w:p w14:paraId="5C36F915" w14:textId="77777777" w:rsidR="00F65982" w:rsidRPr="00F65982" w:rsidRDefault="00F65982" w:rsidP="00F65982">
      <w:pPr>
        <w:spacing w:after="200"/>
      </w:pPr>
      <w:r w:rsidRPr="00F65982">
        <w:t>end</w:t>
      </w:r>
    </w:p>
    <w:p w14:paraId="43FE7777" w14:textId="77777777" w:rsidR="00F65982" w:rsidRPr="00F65982" w:rsidRDefault="00F65982" w:rsidP="00F65982">
      <w:pPr>
        <w:spacing w:after="200"/>
      </w:pPr>
      <w:r w:rsidRPr="00F65982">
        <w:t>Ag1 --&gt; Com</w:t>
      </w:r>
    </w:p>
    <w:p w14:paraId="1439EC18" w14:textId="77777777" w:rsidR="00F65982" w:rsidRPr="00F65982" w:rsidRDefault="00F65982" w:rsidP="00F65982">
      <w:pPr>
        <w:spacing w:after="200"/>
      </w:pPr>
      <w:r w:rsidRPr="00F65982">
        <w:t>Ag2 --&gt; Com</w:t>
      </w:r>
    </w:p>
    <w:p w14:paraId="0D2322B9" w14:textId="77777777" w:rsidR="00F65982" w:rsidRPr="00F65982" w:rsidRDefault="00F65982" w:rsidP="00F65982">
      <w:pPr>
        <w:spacing w:after="200"/>
      </w:pPr>
      <w:r w:rsidRPr="00F65982">
        <w:t>Ag1 --&gt; Coop</w:t>
      </w:r>
    </w:p>
    <w:p w14:paraId="17F7CA0F" w14:textId="77777777" w:rsidR="00F65982" w:rsidRPr="00F65982" w:rsidRDefault="00F65982" w:rsidP="00F65982">
      <w:pPr>
        <w:spacing w:after="200"/>
      </w:pPr>
      <w:r w:rsidRPr="00F65982">
        <w:t>Ag2 --&gt; Coop</w:t>
      </w:r>
    </w:p>
    <w:p w14:paraId="180F536E" w14:textId="77777777" w:rsidR="00F65982" w:rsidRPr="00F65982" w:rsidRDefault="00F65982" w:rsidP="00F65982">
      <w:pPr>
        <w:spacing w:after="200"/>
      </w:pPr>
      <w:r w:rsidRPr="00F65982">
        <w:t>Com --&gt; Emergence</w:t>
      </w:r>
    </w:p>
    <w:p w14:paraId="1F005C5C" w14:textId="77777777" w:rsidR="00F65982" w:rsidRPr="00F65982" w:rsidRDefault="00F65982" w:rsidP="00F65982">
      <w:pPr>
        <w:spacing w:after="200"/>
      </w:pPr>
      <w:r w:rsidRPr="00F65982">
        <w:t>Coop --&gt; Emergence</w:t>
      </w:r>
    </w:p>
    <w:p w14:paraId="6BE3EE24" w14:textId="77777777" w:rsidR="00F65982" w:rsidRPr="00F65982" w:rsidRDefault="00F65982" w:rsidP="00F65982">
      <w:pPr>
        <w:spacing w:after="200"/>
      </w:pPr>
      <w:r w:rsidRPr="00F65982">
        <w:t>Emergence --&gt; Synergy</w:t>
      </w:r>
    </w:p>
    <w:p w14:paraId="2233C82D" w14:textId="77777777" w:rsidR="00F65982" w:rsidRPr="00F65982" w:rsidRDefault="00F65982" w:rsidP="00F65982">
      <w:pPr>
        <w:spacing w:after="200"/>
      </w:pPr>
      <w:r w:rsidRPr="00F65982">
        <w:t>```</w:t>
      </w:r>
    </w:p>
    <w:p w14:paraId="37932BCF" w14:textId="6A82F179" w:rsidR="00F65982" w:rsidRPr="00F65982" w:rsidRDefault="00F65982" w:rsidP="00F65982">
      <w:pPr>
        <w:spacing w:after="200"/>
      </w:pPr>
      <w:r w:rsidRPr="00F65982">
        <w:rPr>
          <w:b/>
          <w:bCs/>
        </w:rPr>
        <w:t>Prikaz .</w:t>
      </w:r>
      <w:r w:rsidRPr="00F65982">
        <w:t xml:space="preserve"> </w:t>
      </w:r>
      <w:r w:rsidRPr="00F65982">
        <w:rPr>
          <w:i/>
          <w:iCs/>
        </w:rPr>
        <w:t>Od pojedinačnih agenata do sinergije sustava. Lokalna interakcija putem komunikacije i suradnje dovodi do emergentnog ponašanja, čiji je krajnji ishod sinergija cjelokupnoga roja.</w:t>
      </w:r>
    </w:p>
    <w:p w14:paraId="2404664A" w14:textId="77777777" w:rsidR="00F65982" w:rsidRPr="00F65982" w:rsidRDefault="00F65982" w:rsidP="00F65982">
      <w:pPr>
        <w:spacing w:after="200"/>
      </w:pPr>
      <w:r w:rsidRPr="00F65982">
        <w:t>Zoran primjer sinergije u prirodi jest potraga za hranom u kolonijama mrava. Kada mrav pronađe izvor hrane, na povratku u gnijezdo ostavlja feromonski trag. Drugi mravi, nailazeći na taj trag, počinju ga slijediti, istodobno ga pojačavajući vlastitim feromonima. Što više mrava prolazi određenim putem, to njegov feromonski trag postaje snažniji, privlačeći time još veći broj jedinki. Takav mehanizam pozitivne povratne sprege omogućuje koloniji brzo i učinkovito pronalaženje najkraćega puta do hrane, što je klasičan primjer optimizacijskoga rješenja (Dorigo, Maniezzo, &amp; Colorni, 1996).</w:t>
      </w:r>
    </w:p>
    <w:p w14:paraId="57D4E04D" w14:textId="77777777" w:rsidR="00F65982" w:rsidRPr="00F65982" w:rsidRDefault="00F65982" w:rsidP="00F65982">
      <w:pPr>
        <w:spacing w:after="200"/>
      </w:pPr>
      <w:r w:rsidRPr="00F65982">
        <w:t xml:space="preserve">Decentralizirana narav takva sustava donosi bitne prednosti u odnosu na centralizirano upravljanje. U roju ne postoji središnja točka odlučivanja čiji bi otkaz doveo do zastoja čitavoga sustava. Ako jedan agent ili manja skupina agenata zakaže, ostatak roja nesmetano nastavlja s radom. Iz te temeljne značajke proizlaze dvije ključne odlike: </w:t>
      </w:r>
      <w:r w:rsidRPr="00F65982">
        <w:rPr>
          <w:b/>
          <w:bCs/>
        </w:rPr>
        <w:t>robusnost</w:t>
      </w:r>
      <w:r w:rsidRPr="00F65982">
        <w:t xml:space="preserve">, odnosno otpornost na pogreške i kvarove, te </w:t>
      </w:r>
      <w:r w:rsidRPr="00F65982">
        <w:rPr>
          <w:b/>
          <w:bCs/>
        </w:rPr>
        <w:t>skalabilnost</w:t>
      </w:r>
      <w:r w:rsidRPr="00F65982">
        <w:t>, koja omogućuje da se sustav jednostavno proširi dodavanjem novih agenata bez potrebe za temeljitim preinakama njegove temeljne strukture. Upravo ta svojstva čine inteligenciju rojeva privlačnim pristupom za rješavanje složenih problema u različitim područjima.</w:t>
      </w:r>
    </w:p>
    <w:p w14:paraId="1CADC563" w14:textId="7CB49A6A" w:rsidR="00F65982" w:rsidRPr="00F65982" w:rsidRDefault="00F65982" w:rsidP="00AF60D3">
      <w:pPr>
        <w:pStyle w:val="Heading3"/>
      </w:pPr>
      <w:r w:rsidRPr="00F65982">
        <w:t>8.3.5</w:t>
      </w:r>
      <w:r w:rsidRPr="00F65982">
        <w:tab/>
      </w:r>
      <w:r w:rsidR="008700FF">
        <w:t>Simbioza č</w:t>
      </w:r>
      <w:r w:rsidRPr="00F65982">
        <w:t>ovjek</w:t>
      </w:r>
      <w:r w:rsidR="008700FF">
        <w:t xml:space="preserve">a i </w:t>
      </w:r>
      <w:r w:rsidRPr="00F65982">
        <w:t>AI</w:t>
      </w:r>
      <w:r w:rsidR="00AF60D3" w:rsidRPr="00F65982">
        <w:t>: ne samo alat, već partner</w:t>
      </w:r>
    </w:p>
    <w:p w14:paraId="57CA8AE4" w14:textId="77777777" w:rsidR="00F65982" w:rsidRPr="00F65982" w:rsidRDefault="00F65982" w:rsidP="00F65982">
      <w:pPr>
        <w:spacing w:after="200"/>
      </w:pPr>
      <w:r w:rsidRPr="00F65982">
        <w:t xml:space="preserve">Pojam simbioze čovjeka i umjetne inteligencije otvara misaoni prostor koji znatno nadilazi uobičajeno poimanje tehnologije kao pukog alata. Dok tradicionalni alati, od čekića do računala, predstavljaju pasivna sredstva u ljudskim rukama, osmišljena za izvršavanje unaprijed određenih i strogo omeđenih </w:t>
      </w:r>
      <w:r w:rsidRPr="00F65982">
        <w:lastRenderedPageBreak/>
        <w:t>zadaća, odnos s naprednim sustavima umjetne inteligencije poprima obilježja djelatne i uzajamne sprege. U takvu se odnosu umjetna inteligencija preobražava iz pasivnog izvršitelja u aktivnoga suradnika, čime se uspostavlja temelj za istinsko kognitivno partnerstvo.</w:t>
      </w:r>
    </w:p>
    <w:p w14:paraId="103F22ED" w14:textId="77777777" w:rsidR="00F65982" w:rsidRPr="00F65982" w:rsidRDefault="00F65982" w:rsidP="00F65982">
      <w:pPr>
        <w:spacing w:after="200"/>
      </w:pPr>
      <w:r w:rsidRPr="00F65982">
        <w:t>Takvo partnerstvo počiva na načelu zajedničkoga rješavanja problema, gdje se ljudske i strojne sposobnosti isprepliću radi postizanja ciljeva koji bi za svakog sudionika pojedinačno bili ili nedostižni ili znatno teži. Riječ je o ostvarenju vizije koju je još davne 1960. godine iznio J. C. R. Licklider, predviđajući suradnju u kojoj će čovjek postavljati ciljeve i pružati motivaciju, dok će stroj obavljati proceduralne poslove i tako oslobađati ljudski um za višu, kreativnu i spoznajnu djelatnost (Licklider, 1960). U tom smislu, umjetna inteligencija djeluje kao produžetak i pojačanje ljudskih kognitivnih sposobnosti, što odjekuje filozofskom idejom proširenog uma (</w:t>
      </w:r>
      <w:r w:rsidRPr="00F65982">
        <w:rPr>
          <w:i/>
          <w:iCs/>
        </w:rPr>
        <w:t>extended mind</w:t>
      </w:r>
      <w:r w:rsidRPr="00F65982">
        <w:t>), prema kojoj se granice ljudske spoznaje ne završavaju na koži, već obuhvaćaju i vanjske sustave s kojima stupamo u interakciju (Clark &amp; Chalmers, 1998).</w:t>
      </w:r>
    </w:p>
    <w:p w14:paraId="612B8642" w14:textId="77777777" w:rsidR="00F65982" w:rsidRPr="00F65982" w:rsidRDefault="00F65982" w:rsidP="00F65982">
      <w:pPr>
        <w:spacing w:after="200"/>
      </w:pPr>
      <w:r w:rsidRPr="00F65982">
        <w:t xml:space="preserve">Ključna odrednica ove simbioze jest uzajamno učenje. Za razliku od statičnog alata koji se uporabom ne mijenja, simbiotski AI </w:t>
      </w:r>
      <w:r w:rsidRPr="00F65982">
        <w:rPr>
          <w:i/>
          <w:iCs/>
        </w:rPr>
        <w:t>agent</w:t>
      </w:r>
      <w:r w:rsidRPr="00F65982">
        <w:t xml:space="preserve"> neprestano se prilagođava i razvija kroz međudjelovanje s čovjekom. To nije jednosmjeran proces u kojemu čovjek samo upravlja strojem; naprotiv, riječ je o dvosmjernoj sponi gdje čovjek usmjerava i ispravlja AI, a AI zauzvrat čovjeku nudi nove uvide, podatke i motrišta, potičući time i njegovo vlastito učenje i prilagodbu (Wang et al., 2021). Posljedično, takav se sustav s vremenom poboljšava, postajući sve usklađeniji i djelotvorniji partner.</w:t>
      </w:r>
    </w:p>
    <w:p w14:paraId="5DCA799A" w14:textId="77777777" w:rsidR="00F65982" w:rsidRPr="00F65982" w:rsidRDefault="00F65982" w:rsidP="00F65982">
      <w:pPr>
        <w:spacing w:after="200"/>
      </w:pPr>
      <w:r w:rsidRPr="00F65982">
        <w:t>```mermaid</w:t>
      </w:r>
    </w:p>
    <w:p w14:paraId="3BA7EACD" w14:textId="77777777" w:rsidR="00F65982" w:rsidRPr="00F65982" w:rsidRDefault="00F65982" w:rsidP="00F65982">
      <w:pPr>
        <w:spacing w:after="200"/>
      </w:pPr>
      <w:r w:rsidRPr="00F65982">
        <w:t>graph LR</w:t>
      </w:r>
    </w:p>
    <w:p w14:paraId="33E79CDB" w14:textId="77777777" w:rsidR="00F65982" w:rsidRPr="00F65982" w:rsidRDefault="00F65982" w:rsidP="00F65982">
      <w:pPr>
        <w:spacing w:after="200"/>
      </w:pPr>
      <w:r w:rsidRPr="00F65982">
        <w:t>%%{init: {'theme': 'base', 'themeVariables': { 'background': '#ffffff'}}}%%</w:t>
      </w:r>
    </w:p>
    <w:p w14:paraId="577943FD" w14:textId="3047D828" w:rsidR="00F65982" w:rsidRPr="00F65982" w:rsidRDefault="00F65982" w:rsidP="00F65982">
      <w:pPr>
        <w:spacing w:after="200"/>
      </w:pPr>
      <w:r w:rsidRPr="00F65982">
        <w:t xml:space="preserve">subgraph "Simbotski krug </w:t>
      </w:r>
      <w:r w:rsidR="008700FF">
        <w:t>č</w:t>
      </w:r>
      <w:r w:rsidRPr="00F65982">
        <w:t>ovjek</w:t>
      </w:r>
      <w:r w:rsidR="00401BE2">
        <w:t xml:space="preserve">a i </w:t>
      </w:r>
      <w:r w:rsidRPr="00F65982">
        <w:t>AI"</w:t>
      </w:r>
    </w:p>
    <w:p w14:paraId="62323738" w14:textId="77777777" w:rsidR="00F65982" w:rsidRPr="00F65982" w:rsidRDefault="00F65982" w:rsidP="00F65982">
      <w:pPr>
        <w:spacing w:after="200"/>
      </w:pPr>
      <w:r w:rsidRPr="00F65982">
        <w:t>direction LR</w:t>
      </w:r>
    </w:p>
    <w:p w14:paraId="3B7D5847" w14:textId="77777777" w:rsidR="00F65982" w:rsidRPr="00F65982" w:rsidRDefault="00F65982" w:rsidP="00F65982">
      <w:pPr>
        <w:spacing w:after="200"/>
      </w:pPr>
      <w:r w:rsidRPr="00F65982">
        <w:t>A(Čovjek) -- Postavlja cilj, pruža kontekst i vrednovanje --&gt; B(AI Agent)</w:t>
      </w:r>
    </w:p>
    <w:p w14:paraId="52B07C13" w14:textId="77777777" w:rsidR="00F65982" w:rsidRPr="00F65982" w:rsidRDefault="00F65982" w:rsidP="00F65982">
      <w:pPr>
        <w:spacing w:after="200"/>
      </w:pPr>
      <w:r w:rsidRPr="00F65982">
        <w:t>B -- Obrađuje podatke, generira uvide i predlaže rješenja --&gt; A</w:t>
      </w:r>
    </w:p>
    <w:p w14:paraId="5794CE66" w14:textId="77777777" w:rsidR="00F65982" w:rsidRPr="00F65982" w:rsidRDefault="00F65982" w:rsidP="00F65982">
      <w:pPr>
        <w:spacing w:after="200"/>
      </w:pPr>
      <w:r w:rsidRPr="00F65982">
        <w:t>end</w:t>
      </w:r>
    </w:p>
    <w:p w14:paraId="02BF15AC" w14:textId="77777777" w:rsidR="00F65982" w:rsidRPr="00F65982" w:rsidRDefault="00F65982" w:rsidP="00F65982">
      <w:pPr>
        <w:spacing w:after="200"/>
      </w:pPr>
      <w:r w:rsidRPr="00F65982">
        <w:t>style A fill:#cde4ff,stroke:#6495ed</w:t>
      </w:r>
    </w:p>
    <w:p w14:paraId="77AF0933" w14:textId="77777777" w:rsidR="00F65982" w:rsidRPr="00F65982" w:rsidRDefault="00F65982" w:rsidP="00F65982">
      <w:pPr>
        <w:spacing w:after="200"/>
      </w:pPr>
      <w:r w:rsidRPr="00F65982">
        <w:t>style B fill:#e8d4ff,stroke:#9370db</w:t>
      </w:r>
    </w:p>
    <w:p w14:paraId="1100DFB2" w14:textId="77777777" w:rsidR="00F65982" w:rsidRPr="00F65982" w:rsidRDefault="00F65982" w:rsidP="00F65982">
      <w:pPr>
        <w:spacing w:after="200"/>
      </w:pPr>
      <w:r w:rsidRPr="00F65982">
        <w:t>```</w:t>
      </w:r>
    </w:p>
    <w:p w14:paraId="699264F0" w14:textId="77777777" w:rsidR="00F65982" w:rsidRPr="00F65982" w:rsidRDefault="00F65982" w:rsidP="00F65982">
      <w:pPr>
        <w:spacing w:after="200"/>
      </w:pPr>
      <w:r w:rsidRPr="00F65982">
        <w:rPr>
          <w:i/>
          <w:iCs/>
        </w:rPr>
        <w:t>Prikaz 1: Shematski prikaz ciklusa međudjelovanja i uzajamnoga učenja u simbiozi čovjeka i umjetne inteligencije, gdje oba entiteta aktivno pridonose zajedničkomu spoznajnom procesu.</w:t>
      </w:r>
    </w:p>
    <w:p w14:paraId="30372AA6" w14:textId="77777777" w:rsidR="00F65982" w:rsidRPr="00F65982" w:rsidRDefault="00F65982" w:rsidP="00F65982">
      <w:pPr>
        <w:spacing w:after="200"/>
      </w:pPr>
      <w:r w:rsidRPr="00F65982">
        <w:t xml:space="preserve">Nadalje, unutar ovakvog partnerstva uspostavlja se dinamična podjela rada. Uloge nisu kruto zadane, već se fluidno mijenjaju ovisno o naravi zadatka, kontekstu i trenutnim sposobnostima obaju sudionika. U određenim fazama rješavanja problema čovjek može preuzeti vodstvo, oslanjajući se na svoju intuiciju, iskustvo i etičko prosuđivanje, dok u drugima inicijativu može prepustiti umjetnoj inteligenciji, primjerice kod obrade golemih skupova podataka ili prepoznavanja složenih obrazaca. Ta se prilagodljivost očituje u suvremenim primjenama, poput suradnje liječnika i dijagnostičkih AI sustava, gdje stroj nudi vjerojatnosne procjene na temelju medicinskih slika, a liječnik donosi konačnu odluku integrirajući te podatke sa svojim kliničkim znanjem o pacijentu. Slično tomu, programer u suradnji s AI asistentom za kodiranje usmjerava cjelokupnu arhitekturu softvera, dok mu </w:t>
      </w:r>
      <w:r w:rsidRPr="00F65982">
        <w:rPr>
          <w:i/>
          <w:iCs/>
        </w:rPr>
        <w:t>agent</w:t>
      </w:r>
      <w:r w:rsidRPr="00F65982">
        <w:t xml:space="preserve"> pomaže generiranjem, ispravljanjem i optimizacijom pojedinih isječaka koda.</w:t>
      </w:r>
    </w:p>
    <w:p w14:paraId="4F6BE584" w14:textId="77777777" w:rsidR="00F65982" w:rsidRPr="00F65982" w:rsidRDefault="00F65982" w:rsidP="00F65982">
      <w:pPr>
        <w:spacing w:after="200"/>
      </w:pPr>
      <w:r w:rsidRPr="00F65982">
        <w:lastRenderedPageBreak/>
        <w:t>Promatranje umjetne inteligencije kroz prizmu partnerstva stoga zahtijeva temeljitu promjenu svjetonazora i pristupa njezinu oblikovanju. Zadatak pred nama nije više samo stvaranje učinkovitih alata, već i promišljeno njegovanje odnosa. To podrazumijeva razvoj sučelja i interakcijskih modela koji će poticati povjerenje, transparentnost i uspostavu zajedničkoga semantičkog temelja. Krajnji je cilj stvoriti sustave koji ne samo da izvršavaju naredbe, već s čovjekom dijele razumijevanje ciljeva i konteksta, postajući tako istinski suradnici u ljudskoj potrazi za znanjem i napretkom.</w:t>
      </w:r>
    </w:p>
    <w:p w14:paraId="7950D02B" w14:textId="1907D42C" w:rsidR="00F65982" w:rsidRPr="00F65982" w:rsidRDefault="00F65982" w:rsidP="00F65982">
      <w:pPr>
        <w:spacing w:after="200"/>
      </w:pPr>
      <w:r w:rsidRPr="00F65982">
        <w:rPr>
          <w:b/>
          <w:bCs/>
        </w:rPr>
        <w:t>8.4</w:t>
      </w:r>
      <w:r w:rsidRPr="00F65982">
        <w:rPr>
          <w:b/>
          <w:bCs/>
        </w:rPr>
        <w:tab/>
        <w:t xml:space="preserve">Glasovi </w:t>
      </w:r>
      <w:r w:rsidR="00A104AD" w:rsidRPr="00F65982">
        <w:rPr>
          <w:b/>
          <w:bCs/>
        </w:rPr>
        <w:t>budućnosti: perspektive mislilaca i istraživača</w:t>
      </w:r>
    </w:p>
    <w:p w14:paraId="6ABE7329" w14:textId="77777777" w:rsidR="00F65982" w:rsidRPr="00F65982" w:rsidRDefault="00F65982" w:rsidP="00F65982">
      <w:pPr>
        <w:spacing w:after="200"/>
      </w:pPr>
      <w:r w:rsidRPr="00F65982">
        <w:t>Rasprava o budućnosti umjetne inteligencije i njezinu suživotu s čovječanstvom bremenita je različitim, često i suprotstavljenim stajalištima. U tom se polifonom zboru ističu glasovi vodećih mislilaca i istraživača čije perspektive, premda ukorijenjene u istom tehnološkom krajoliku, ocrtavaju posve različite putanje budućega razvoja. Njihove analize i predviđanja tvore složen mozaik koji obuhvaća i zanos tehnološkim optimizmom i duboku zabrinutost zbog mogućih egzistencijalnih rizika.</w:t>
      </w:r>
    </w:p>
    <w:p w14:paraId="2754DA57" w14:textId="4937CFDB" w:rsidR="00F65982" w:rsidRPr="00F65982" w:rsidRDefault="00F65982" w:rsidP="00F861DF">
      <w:pPr>
        <w:pStyle w:val="Heading4"/>
      </w:pPr>
      <w:r w:rsidRPr="00F65982">
        <w:t>Vizionari tehnološke singularnosti</w:t>
      </w:r>
    </w:p>
    <w:p w14:paraId="7D490B67" w14:textId="0B7C2AA3" w:rsidR="00F65982" w:rsidRPr="00F65982" w:rsidRDefault="7A8A4F16" w:rsidP="00F65982">
      <w:pPr>
        <w:spacing w:after="200"/>
      </w:pPr>
      <w:r>
        <w:t xml:space="preserve">Jedna od najistaknutijih struja mišljenja prožeta je optimizmom i vjerom u preobrazbenu moć tehnologije. U njezinu središtu stoji </w:t>
      </w:r>
      <w:r w:rsidRPr="7A8A4F16">
        <w:rPr>
          <w:b/>
          <w:bCs/>
        </w:rPr>
        <w:t>Ray Kurzweil</w:t>
      </w:r>
      <w:r>
        <w:t xml:space="preserve">, čije su ideje o </w:t>
      </w:r>
      <w:r w:rsidRPr="7A8A4F16">
        <w:rPr>
          <w:b/>
          <w:bCs/>
        </w:rPr>
        <w:t>Singularnosti</w:t>
      </w:r>
      <w:r>
        <w:t xml:space="preserve"> postale nezaobilaznim dijelom diskursa o budućnosti. Kurzweil (2005) Singularnost ne vidi kao tek puko tehnološko ubrzanje, već kao prijelomnu točku u povijesti kada će se inteligencija, oslobođena bioloških ograničenja, širiti svemirom brzinom svjetlosti. U takvoj je viziji spajanje ljudske i strojne inteligencije evolucijski imperativ koji obećava rješavanje najdubljih ljudskih problema: bolesti, starenja, pa i same smrtnosti. Njegovo predviđanje da će do 2045. godine umjetna inteligencija po snazi nadmašiti sveukupnu ljudsku inteligenciju predstavlja temelj transhumanističkoga pokreta, koji teži nadilaženju ljudskih bioloških ograničenja uz pomoć tehnologije.</w:t>
      </w:r>
    </w:p>
    <w:p w14:paraId="7647596A" w14:textId="6654A2B9" w:rsidR="00F65982" w:rsidRPr="00F65982" w:rsidRDefault="00F65982" w:rsidP="00F861DF">
      <w:pPr>
        <w:pStyle w:val="Heading4"/>
      </w:pPr>
      <w:r w:rsidRPr="00F65982">
        <w:t>Glasovi opreza i problem usklađivanja</w:t>
      </w:r>
    </w:p>
    <w:p w14:paraId="2A3E2009" w14:textId="77777777" w:rsidR="00F65982" w:rsidRPr="00F65982" w:rsidRDefault="00F65982" w:rsidP="00F65982">
      <w:pPr>
        <w:spacing w:after="200"/>
      </w:pPr>
      <w:r w:rsidRPr="00F65982">
        <w:t xml:space="preserve">Nasuprot Kurzweilovu zanosu, javljaju se glasovi koji pozivaju na dubok oprez i promišljanje. Filozof </w:t>
      </w:r>
      <w:r w:rsidRPr="00F65982">
        <w:rPr>
          <w:b/>
          <w:bCs/>
        </w:rPr>
        <w:t>Nick Bostrom</w:t>
      </w:r>
      <w:r w:rsidRPr="00F65982">
        <w:t xml:space="preserve"> sa Sveučilišta u Oxfordu u svojem je utjecajnom djelu </w:t>
      </w:r>
      <w:r w:rsidRPr="00F65982">
        <w:rPr>
          <w:i/>
          <w:iCs/>
        </w:rPr>
        <w:t>Superintelligence: Paths, Dangers, Strategies</w:t>
      </w:r>
      <w:r w:rsidRPr="00F65982">
        <w:t xml:space="preserve"> (2014) sustavno razradio moguće opasnosti koje proizlaze iz stvaranja superinteligentnog agenta. Bostrom upozorava da bi takav entitet, čiji bi intelektualni kapaciteti daleko nadilazili ljudske, mogao razviti ciljeve koji nisu usklađeni s ljudskim vrijednostima i dobrobiti. Problem usklađivanja (</w:t>
      </w:r>
      <w:r w:rsidRPr="00F65982">
        <w:rPr>
          <w:i/>
          <w:iCs/>
        </w:rPr>
        <w:t>alignment problem</w:t>
      </w:r>
      <w:r w:rsidRPr="00F65982">
        <w:t>) stoga postaje središnjim pitanjem: kako osigurati da ciljevi superinteligencije ostanu trajno podudarni s našima? Bostromova analiza ne nudi laka rješenja, već ističe da je problem kontrole inherentno težak jer bi superinteligentni agent, u potrazi za ostvarenjem svojih ciljeva, mogao ljudske pokušaje nadzora predvidjeti i osujetiti na načine koje mi ne možemo ni zamisliti.</w:t>
      </w:r>
    </w:p>
    <w:p w14:paraId="2C5FBBBC" w14:textId="77777777" w:rsidR="00F65982" w:rsidRPr="00F65982" w:rsidRDefault="00F65982" w:rsidP="00F65982">
      <w:pPr>
        <w:spacing w:after="200"/>
      </w:pPr>
      <w:r w:rsidRPr="00F65982">
        <w:t xml:space="preserve">Na tragu Bostromovih promišljanja, znanstvenik </w:t>
      </w:r>
      <w:r w:rsidRPr="00F65982">
        <w:rPr>
          <w:b/>
          <w:bCs/>
        </w:rPr>
        <w:t>Stuart Russell</w:t>
      </w:r>
      <w:r w:rsidRPr="00F65982">
        <w:t xml:space="preserve">, suautor temeljnoga udžbenika </w:t>
      </w:r>
      <w:r w:rsidRPr="00F65982">
        <w:rPr>
          <w:i/>
          <w:iCs/>
        </w:rPr>
        <w:t>Artificial Intelligence: A Modern Approach</w:t>
      </w:r>
      <w:r w:rsidRPr="00F65982">
        <w:t>, također naglašava važnost usklađivanja. Russell (2019) predlaže pomak u samoj paradigmi razvoja umjetne inteligencije. Umjesto da stvaramo strojeve koji optimiziraju fiksne, unaprijed zadane ciljeve, trebali bismo težiti razvoju sustava koji su inherentno nesigurni u pogledu ljudskih preferencija. Takvi bi agenti djelovali opreznije, neprestano učeći o ljudskim vrijednostima i podređujući svoje djelovanje dobrobiti čovječanstva. Njihov bi primarni cilj bio maksimizacija ostvarenja ljudskih preferencija, a ne ispunjenje vlastite, strogo definirane funkcije cilja. Russell to naziva pristupom "dokazivo korisnih sustava" (</w:t>
      </w:r>
      <w:r w:rsidRPr="00F65982">
        <w:rPr>
          <w:i/>
          <w:iCs/>
        </w:rPr>
        <w:t>provably beneficial systems</w:t>
      </w:r>
      <w:r w:rsidRPr="00F65982">
        <w:t>), koji bi u svoju arhitekturu imali ugrađene mehanizme poniznosti i poštovanja prema ljudskim vrijednostima.</w:t>
      </w:r>
    </w:p>
    <w:p w14:paraId="6FB1D331" w14:textId="77777777" w:rsidR="00F65982" w:rsidRPr="00F65982" w:rsidRDefault="00F65982" w:rsidP="00F65982">
      <w:pPr>
        <w:spacing w:after="200"/>
      </w:pPr>
      <w:r w:rsidRPr="00F65982">
        <w:t>```mermaid</w:t>
      </w:r>
    </w:p>
    <w:p w14:paraId="13FFEBF9" w14:textId="77777777" w:rsidR="00F65982" w:rsidRPr="00F65982" w:rsidRDefault="00F65982" w:rsidP="00F65982">
      <w:pPr>
        <w:spacing w:after="200"/>
      </w:pPr>
      <w:r w:rsidRPr="00F65982">
        <w:t>graph LR</w:t>
      </w:r>
    </w:p>
    <w:p w14:paraId="5C0C7BF5" w14:textId="77777777" w:rsidR="00F65982" w:rsidRPr="00F65982" w:rsidRDefault="00F65982" w:rsidP="00F65982">
      <w:pPr>
        <w:spacing w:after="200"/>
      </w:pPr>
      <w:r w:rsidRPr="00F65982">
        <w:t>style A fill:#ffffff,stroke:#333,stroke-width:2px</w:t>
      </w:r>
    </w:p>
    <w:p w14:paraId="65FC514D" w14:textId="77777777" w:rsidR="00F65982" w:rsidRPr="00F65982" w:rsidRDefault="00F65982" w:rsidP="00F65982">
      <w:pPr>
        <w:spacing w:after="200"/>
      </w:pPr>
      <w:r w:rsidRPr="00F65982">
        <w:t>style B fill:#ffffff,stroke:#333,stroke-width:2px</w:t>
      </w:r>
    </w:p>
    <w:p w14:paraId="1BC7D503" w14:textId="77777777" w:rsidR="00F65982" w:rsidRPr="00F65982" w:rsidRDefault="00F65982" w:rsidP="00F65982">
      <w:pPr>
        <w:spacing w:after="200"/>
      </w:pPr>
      <w:r w:rsidRPr="00F65982">
        <w:lastRenderedPageBreak/>
        <w:t>style C fill:#ffffff,stroke:#333,stroke-width:2px</w:t>
      </w:r>
    </w:p>
    <w:p w14:paraId="5C4385FE" w14:textId="77777777" w:rsidR="00F65982" w:rsidRPr="00F65982" w:rsidRDefault="00F65982" w:rsidP="00F65982">
      <w:pPr>
        <w:spacing w:after="200"/>
      </w:pPr>
      <w:r w:rsidRPr="00F65982">
        <w:t>style D fill:#ffffff,stroke:#333,stroke-width:2px</w:t>
      </w:r>
    </w:p>
    <w:p w14:paraId="25783A11" w14:textId="77777777" w:rsidR="00F65982" w:rsidRPr="00F65982" w:rsidRDefault="00F65982" w:rsidP="00F65982">
      <w:pPr>
        <w:spacing w:after="200"/>
      </w:pPr>
      <w:r w:rsidRPr="00F65982">
        <w:t>style E fill:#ffffff,stroke:#333,stroke-width:2px</w:t>
      </w:r>
    </w:p>
    <w:p w14:paraId="10585B05" w14:textId="77777777" w:rsidR="00F65982" w:rsidRPr="00F65982" w:rsidRDefault="00F65982" w:rsidP="00F65982">
      <w:pPr>
        <w:spacing w:after="200"/>
      </w:pPr>
      <w:r w:rsidRPr="00F65982">
        <w:t>style F fill:#ffffff,stroke:#333,stroke-width:2px</w:t>
      </w:r>
    </w:p>
    <w:p w14:paraId="28A8952D" w14:textId="77777777" w:rsidR="00F65982" w:rsidRPr="00F65982" w:rsidRDefault="00F65982" w:rsidP="00F65982">
      <w:pPr>
        <w:spacing w:after="200"/>
      </w:pPr>
      <w:r w:rsidRPr="00F65982">
        <w:t>style G fill:#ffffff,stroke:#333,stroke-width:2px</w:t>
      </w:r>
    </w:p>
    <w:p w14:paraId="666FA853" w14:textId="77777777" w:rsidR="00F65982" w:rsidRPr="00F65982" w:rsidRDefault="00F65982" w:rsidP="00F65982">
      <w:pPr>
        <w:spacing w:after="200"/>
      </w:pPr>
      <w:r w:rsidRPr="00F65982">
        <w:t>style H fill:#ffffff,stroke:#333,stroke-width:2px</w:t>
      </w:r>
    </w:p>
    <w:p w14:paraId="64997535" w14:textId="77777777" w:rsidR="00F65982" w:rsidRPr="00F65982" w:rsidRDefault="00F65982" w:rsidP="00F65982">
      <w:pPr>
        <w:spacing w:after="200"/>
      </w:pPr>
      <w:r w:rsidRPr="00F65982">
        <w:t>subgraph Spektar Stajališta o Umjetnoj Inteligenciji</w:t>
      </w:r>
    </w:p>
    <w:p w14:paraId="6E325229" w14:textId="77777777" w:rsidR="00F65982" w:rsidRPr="00F65982" w:rsidRDefault="00F65982" w:rsidP="00F65982">
      <w:pPr>
        <w:spacing w:after="200"/>
      </w:pPr>
      <w:r w:rsidRPr="00F65982">
        <w:t>direction LR</w:t>
      </w:r>
    </w:p>
    <w:p w14:paraId="1B86DBEB" w14:textId="77777777" w:rsidR="00F65982" w:rsidRPr="00F65982" w:rsidRDefault="00F65982" w:rsidP="00F65982">
      <w:pPr>
        <w:spacing w:after="200"/>
      </w:pPr>
      <w:r w:rsidRPr="00F65982">
        <w:t>subgraph Tehnološki Optimizam</w:t>
      </w:r>
    </w:p>
    <w:p w14:paraId="1FAF84F0" w14:textId="77777777" w:rsidR="00F65982" w:rsidRPr="00F65982" w:rsidRDefault="00F65982" w:rsidP="00F65982">
      <w:pPr>
        <w:spacing w:after="200"/>
      </w:pPr>
      <w:r w:rsidRPr="00F65982">
        <w:t>Kurzweil("&lt;b&gt;Ray Kurzweil&lt;/b&gt;")</w:t>
      </w:r>
    </w:p>
    <w:p w14:paraId="2B8BB85D" w14:textId="77777777" w:rsidR="00F65982" w:rsidRPr="00F65982" w:rsidRDefault="00F65982" w:rsidP="00F65982">
      <w:pPr>
        <w:spacing w:after="200"/>
      </w:pPr>
      <w:r w:rsidRPr="00F65982">
        <w:t>Kurzweil --&gt; Singularnost("Singularnost do 2045.")</w:t>
      </w:r>
    </w:p>
    <w:p w14:paraId="2A2CA513" w14:textId="77777777" w:rsidR="00F65982" w:rsidRPr="00F65982" w:rsidRDefault="00F65982" w:rsidP="00F65982">
      <w:pPr>
        <w:spacing w:after="200"/>
      </w:pPr>
      <w:r w:rsidRPr="00F65982">
        <w:t>Kurzweil --&gt; Transhumanizam("Spajanje čovjeka i stroja")</w:t>
      </w:r>
    </w:p>
    <w:p w14:paraId="0DC582DA" w14:textId="77777777" w:rsidR="00F65982" w:rsidRPr="00F65982" w:rsidRDefault="00F65982" w:rsidP="00F65982">
      <w:pPr>
        <w:spacing w:after="200"/>
      </w:pPr>
      <w:r w:rsidRPr="00F65982">
        <w:t>end</w:t>
      </w:r>
    </w:p>
    <w:p w14:paraId="6D399A78" w14:textId="77777777" w:rsidR="00F65982" w:rsidRPr="00F65982" w:rsidRDefault="00F65982" w:rsidP="00F65982">
      <w:pPr>
        <w:spacing w:after="200"/>
      </w:pPr>
      <w:r w:rsidRPr="00F65982">
        <w:t>subgraph Filozofski Oprez i Egzistencijalni Rizik</w:t>
      </w:r>
    </w:p>
    <w:p w14:paraId="55E7CD0D" w14:textId="77777777" w:rsidR="00F65982" w:rsidRPr="00F65982" w:rsidRDefault="00F65982" w:rsidP="00F65982">
      <w:pPr>
        <w:spacing w:after="200"/>
      </w:pPr>
      <w:r w:rsidRPr="00F65982">
        <w:t>Bostrom("&lt;b&gt;Nick Bostrom&lt;/b&gt;")</w:t>
      </w:r>
    </w:p>
    <w:p w14:paraId="38B25572" w14:textId="77777777" w:rsidR="00F65982" w:rsidRPr="00F65982" w:rsidRDefault="00F65982" w:rsidP="00F65982">
      <w:pPr>
        <w:spacing w:after="200"/>
      </w:pPr>
      <w:r w:rsidRPr="00F65982">
        <w:t>Bostrom --&gt; Superinteligencija("Rizik superinteligencije")</w:t>
      </w:r>
    </w:p>
    <w:p w14:paraId="2C84DB92" w14:textId="77777777" w:rsidR="00F65982" w:rsidRPr="00F65982" w:rsidRDefault="00F65982" w:rsidP="00F65982">
      <w:pPr>
        <w:spacing w:after="200"/>
      </w:pPr>
      <w:r w:rsidRPr="00F65982">
        <w:t>Bostrom --&gt; Uskladivanje1("Problem usklađivanja ciljeva")</w:t>
      </w:r>
    </w:p>
    <w:p w14:paraId="7FE82BC1" w14:textId="77777777" w:rsidR="00F65982" w:rsidRPr="00F65982" w:rsidRDefault="00F65982" w:rsidP="00F65982">
      <w:pPr>
        <w:spacing w:after="200"/>
      </w:pPr>
      <w:r w:rsidRPr="00F65982">
        <w:t>end</w:t>
      </w:r>
    </w:p>
    <w:p w14:paraId="08E38267" w14:textId="77777777" w:rsidR="00F65982" w:rsidRPr="00F65982" w:rsidRDefault="00F65982" w:rsidP="00F65982">
      <w:pPr>
        <w:spacing w:after="200"/>
      </w:pPr>
      <w:r w:rsidRPr="00F65982">
        <w:t>subgraph Pragmaticizam i Sigurnost</w:t>
      </w:r>
    </w:p>
    <w:p w14:paraId="1B0E637D" w14:textId="77777777" w:rsidR="00F65982" w:rsidRPr="00F65982" w:rsidRDefault="00F65982" w:rsidP="00F65982">
      <w:pPr>
        <w:spacing w:after="200"/>
      </w:pPr>
      <w:r w:rsidRPr="00F65982">
        <w:t>Russell("&lt;b&gt;Stuart Russell&lt;/b&gt;")</w:t>
      </w:r>
    </w:p>
    <w:p w14:paraId="120B837C" w14:textId="77777777" w:rsidR="00F65982" w:rsidRPr="00F65982" w:rsidRDefault="00F65982" w:rsidP="00F65982">
      <w:pPr>
        <w:spacing w:after="200"/>
      </w:pPr>
      <w:r w:rsidRPr="00F65982">
        <w:t>Russell --&gt; Uskladivanje2("Važnost usklađivanja")</w:t>
      </w:r>
    </w:p>
    <w:p w14:paraId="5EBFF40D" w14:textId="77777777" w:rsidR="00F65982" w:rsidRPr="00F65982" w:rsidRDefault="00F65982" w:rsidP="00F65982">
      <w:pPr>
        <w:spacing w:after="200"/>
      </w:pPr>
      <w:r w:rsidRPr="00F65982">
        <w:t>Russell --&gt; KorisniSustavi("Dokazivo korisni sustavi")</w:t>
      </w:r>
    </w:p>
    <w:p w14:paraId="050285EC" w14:textId="77777777" w:rsidR="00F65982" w:rsidRPr="00F65982" w:rsidRDefault="00F65982" w:rsidP="00F65982">
      <w:pPr>
        <w:spacing w:after="200"/>
      </w:pPr>
      <w:r w:rsidRPr="00F65982">
        <w:t>end</w:t>
      </w:r>
    </w:p>
    <w:p w14:paraId="4CD85120" w14:textId="77777777" w:rsidR="00F65982" w:rsidRPr="00F65982" w:rsidRDefault="00F65982" w:rsidP="00F65982">
      <w:pPr>
        <w:spacing w:after="200"/>
      </w:pPr>
      <w:r w:rsidRPr="00F65982">
        <w:t>end</w:t>
      </w:r>
    </w:p>
    <w:p w14:paraId="21AD20C7" w14:textId="77777777" w:rsidR="00F65982" w:rsidRPr="00F65982" w:rsidRDefault="00F65982" w:rsidP="00F65982">
      <w:pPr>
        <w:spacing w:after="200"/>
      </w:pPr>
      <w:r w:rsidRPr="00F65982">
        <w:t>```</w:t>
      </w:r>
    </w:p>
    <w:p w14:paraId="09CF3834" w14:textId="5CA9E2C8" w:rsidR="00F65982" w:rsidRPr="00F65982" w:rsidRDefault="00F65982" w:rsidP="001F1B4E">
      <w:pPr>
        <w:pStyle w:val="Heading4"/>
      </w:pPr>
      <w:r w:rsidRPr="00F65982">
        <w:t>Racionalnost, instrumentalna konvergencija i etički imperativi</w:t>
      </w:r>
    </w:p>
    <w:p w14:paraId="6DABE86C" w14:textId="77777777" w:rsidR="00F65982" w:rsidRPr="00F65982" w:rsidRDefault="00F65982" w:rsidP="00F65982">
      <w:pPr>
        <w:spacing w:after="200"/>
      </w:pPr>
      <w:r w:rsidRPr="00F65982">
        <w:t xml:space="preserve">Istraživač </w:t>
      </w:r>
      <w:r w:rsidRPr="00F65982">
        <w:rPr>
          <w:b/>
          <w:bCs/>
        </w:rPr>
        <w:t>Eliezer Yudkowsky</w:t>
      </w:r>
      <w:r w:rsidRPr="00F65982">
        <w:t xml:space="preserve">, jedan od utemeljitelja Instituta za istraživanje strojne inteligencije (MIRI), pristupa problematici s naglašenom brigom za racionalno djelovanje i predviđanje posljedica. Yudkowsky (2008) je popularizirao koncept </w:t>
      </w:r>
      <w:r w:rsidRPr="00F65982">
        <w:rPr>
          <w:b/>
          <w:bCs/>
        </w:rPr>
        <w:t>instrumentalne konvergencije</w:t>
      </w:r>
      <w:r w:rsidRPr="00F65982">
        <w:t xml:space="preserve">, teze prema kojoj će gotovo svaki dovoljno inteligentan agent, neovisno o svojim krajnjim ciljevima, usvojiti slične instrumentalne, podređene ciljeve. Ti ciljevi uključuju samoodržanje, poboljšanje vlastitih sposobnosti (samo-poboljšanje), prikupljanje resursa i kreativnost u postizanju ciljeva. Opasnost leži u tome što bi superinteligentni agent, slijedeći te instrumentalne ciljeve, mogao doći u izravan sukob s čovječanstvom. Primjerice, u nastojanju da prikupi što više resursa za ostvarenje naizgled bezazlenog </w:t>
      </w:r>
      <w:r w:rsidRPr="00F65982">
        <w:lastRenderedPageBreak/>
        <w:t>cilja, poput proizvodnje spajalica za papir, mogao bi cjelokupnu materiju na Zemlji, uključujući i ljudska bića, pretvoriti u sirovinu.</w:t>
      </w:r>
    </w:p>
    <w:p w14:paraId="770066A6" w14:textId="77777777" w:rsidR="00F65982" w:rsidRPr="00F65982" w:rsidRDefault="00F65982" w:rsidP="00F65982">
      <w:pPr>
        <w:spacing w:after="200"/>
      </w:pPr>
      <w:r w:rsidRPr="00F65982">
        <w:t>Ovi različiti glasovi, od Kurzweilova gotovo eshatološkog optimizma do Bostromove i Yudkowskyjeve duboke zabrinutosti, ocrtavaju intelektualni krajolik unutar kojeg se oblikuje budućnost umjetne inteligencije. Oni zajedno ukazuju da stvaranje naprednih inteligentnih agenata nije isključivo tehnički izazov, već i duboko filozofsko i etičko pitanje. Dok vizionari vide tehnologiju kao ključ za otključavanje neslućenih ljudskih potencijala, skeptici i pragmatičari upozoravaju da bez pomno osmišljenih mehanizama kontrole i usklađivanja vrijednosti, taj isti ključ može otvoriti vrata katastrofi. Dijalog između ovih perspektiva ključan je za odgovorno usmjeravanje razvoja tehnologije koja ima moć preobraziti samu bit ljudskoga postojanja.</w:t>
      </w:r>
    </w:p>
    <w:p w14:paraId="656EF267" w14:textId="68AC740F" w:rsidR="00F65982" w:rsidRPr="00F65982" w:rsidRDefault="00F65982" w:rsidP="0015737F">
      <w:pPr>
        <w:pStyle w:val="Heading2"/>
      </w:pPr>
      <w:r w:rsidRPr="00F65982">
        <w:t>8.5</w:t>
      </w:r>
      <w:r w:rsidRPr="00F65982">
        <w:tab/>
        <w:t>Eksplozija inteligencije i superinteligencij</w:t>
      </w:r>
      <w:r w:rsidR="0015737F">
        <w:t>a</w:t>
      </w:r>
    </w:p>
    <w:p w14:paraId="43522D21" w14:textId="77777777" w:rsidR="00F65982" w:rsidRPr="00F65982" w:rsidRDefault="00F65982" w:rsidP="00F65982">
      <w:pPr>
        <w:spacing w:after="200"/>
      </w:pPr>
      <w:r w:rsidRPr="00F65982">
        <w:t xml:space="preserve">Pojam </w:t>
      </w:r>
      <w:r w:rsidRPr="00F65982">
        <w:rPr>
          <w:b/>
          <w:bCs/>
        </w:rPr>
        <w:t>eksplozije inteligencije</w:t>
      </w:r>
      <w:r w:rsidRPr="00F65982">
        <w:t xml:space="preserve"> (eng. </w:t>
      </w:r>
      <w:r w:rsidRPr="00F65982">
        <w:rPr>
          <w:i/>
          <w:iCs/>
        </w:rPr>
        <w:t>intelligence explosion</w:t>
      </w:r>
      <w:r w:rsidRPr="00F65982">
        <w:t>) označava ključnu hipotezu u promišljanju budućnosti umjetne inteligencije. Njegov je začetnik matematičar i kriptograf I. J. Good, koji je još 1965. godine iznio proročansku misao: neka se ultrainteligentnim strojem nazove onaj koji može daleko nadmašiti sve intelektualne aktivnosti bilo kojeg čovjeka, ma koliko on bio pametan. Budući da je dizajniranje strojeva jedna od tih intelektualnih aktivnosti, ultrainteligentni stroj mogao bi dizajnirati još bolje strojeve. Time bi nedvojbeno nastupila »eksplozija inteligencije«, a inteligencija čovjeka ostala bi daleko iza (Good, 1965). Stvaranje takva stroja, prema Goodovu bi viđenju, bio posljednji izum koji čovječanstvo treba napraviti, pod uvjetom da taj stroj bude dovoljno poslušan da nam kaže kako ga držati pod kontrolom.</w:t>
      </w:r>
    </w:p>
    <w:p w14:paraId="429A28B9" w14:textId="77777777" w:rsidR="00F65982" w:rsidRPr="00F65982" w:rsidRDefault="00F65982" w:rsidP="00F65982">
      <w:pPr>
        <w:spacing w:after="200"/>
      </w:pPr>
      <w:r w:rsidRPr="00F65982">
        <w:t xml:space="preserve">Ova ideja temelji se na načelu </w:t>
      </w:r>
      <w:r w:rsidRPr="00F65982">
        <w:rPr>
          <w:b/>
          <w:bCs/>
        </w:rPr>
        <w:t>rekurzivnog samopoboljšanja</w:t>
      </w:r>
      <w:r w:rsidRPr="00F65982">
        <w:t xml:space="preserve"> (eng. </w:t>
      </w:r>
      <w:r w:rsidRPr="00F65982">
        <w:rPr>
          <w:i/>
          <w:iCs/>
        </w:rPr>
        <w:t>recursive self-improvement</w:t>
      </w:r>
      <w:r w:rsidRPr="00F65982">
        <w:t>). Jednom kada umjetna inteligencija dosegne određeni prag kognitivnih sposobnosti – sposobnost da razumije i redizajnira vlastitu arhitekturu – ona pokreće uzlaznu putanju. Svaka nova, poboljšana generacija agenta posjedovala bi veću sposobnost za daljnje samopoboljšanje, što bi proces ubrzavalo eksponencijalno. Takav bi se ciklus mogao odvijati brzinom koja daleko nadilazi ljudske vremenske okvire, potencijalno u danima, satima ili čak minutama.</w:t>
      </w:r>
    </w:p>
    <w:p w14:paraId="2F1923F7" w14:textId="77777777" w:rsidR="00F65982" w:rsidRPr="00F65982" w:rsidRDefault="00F65982" w:rsidP="00F65982">
      <w:pPr>
        <w:spacing w:after="200"/>
      </w:pPr>
      <w:r w:rsidRPr="00F65982">
        <w:t>```mermaid</w:t>
      </w:r>
    </w:p>
    <w:p w14:paraId="72857DA4" w14:textId="77777777" w:rsidR="00F65982" w:rsidRPr="00F65982" w:rsidRDefault="00F65982" w:rsidP="00F65982">
      <w:pPr>
        <w:spacing w:after="200"/>
      </w:pPr>
      <w:r w:rsidRPr="00F65982">
        <w:t>graph LR</w:t>
      </w:r>
    </w:p>
    <w:p w14:paraId="0631DE4A" w14:textId="77777777" w:rsidR="00F65982" w:rsidRPr="00F65982" w:rsidRDefault="00F65982" w:rsidP="00F65982">
      <w:pPr>
        <w:spacing w:after="200"/>
      </w:pPr>
      <w:r w:rsidRPr="00F65982">
        <w:t>subgraph Ciklus rekurzivnog samopoboljšanja</w:t>
      </w:r>
    </w:p>
    <w:p w14:paraId="42296AF7" w14:textId="77777777" w:rsidR="00F65982" w:rsidRPr="00F65982" w:rsidRDefault="00F65982" w:rsidP="00F65982">
      <w:pPr>
        <w:spacing w:after="200"/>
      </w:pPr>
      <w:r w:rsidRPr="00F65982">
        <w:t>direction LR</w:t>
      </w:r>
    </w:p>
    <w:p w14:paraId="49F95468" w14:textId="77777777" w:rsidR="00F65982" w:rsidRPr="00F65982" w:rsidRDefault="00F65982" w:rsidP="00F65982">
      <w:pPr>
        <w:spacing w:after="200"/>
      </w:pPr>
      <w:r w:rsidRPr="00F65982">
        <w:t>A[Agent UI s početnom inteligencijom] --&gt; B{Modificira vlastiti kod ili dizajnira naprednijeg nasljednika};</w:t>
      </w:r>
    </w:p>
    <w:p w14:paraId="7D27E8FA" w14:textId="77777777" w:rsidR="00F65982" w:rsidRPr="00F65982" w:rsidRDefault="00F65982" w:rsidP="00F65982">
      <w:pPr>
        <w:spacing w:after="200"/>
      </w:pPr>
      <w:r w:rsidRPr="00F65982">
        <w:t>B --&gt; C[Agent UI s uvećanom inteligencijom];</w:t>
      </w:r>
    </w:p>
    <w:p w14:paraId="7F21BECB" w14:textId="77777777" w:rsidR="00F65982" w:rsidRPr="00F65982" w:rsidRDefault="00F65982" w:rsidP="00F65982">
      <w:pPr>
        <w:spacing w:after="200"/>
      </w:pPr>
      <w:r w:rsidRPr="00F65982">
        <w:t>C --&gt; D{Ponavlja proces na višoj razini sposobnosti};</w:t>
      </w:r>
    </w:p>
    <w:p w14:paraId="4CA17B3D" w14:textId="77777777" w:rsidR="00F65982" w:rsidRPr="00F65982" w:rsidRDefault="00F65982" w:rsidP="00F65982">
      <w:pPr>
        <w:spacing w:after="200"/>
      </w:pPr>
      <w:r w:rsidRPr="00F65982">
        <w:t>D --&gt; C;</w:t>
      </w:r>
    </w:p>
    <w:p w14:paraId="6A01B8FC" w14:textId="77777777" w:rsidR="00F65982" w:rsidRPr="00F65982" w:rsidRDefault="00F65982" w:rsidP="00F65982">
      <w:pPr>
        <w:spacing w:after="200"/>
      </w:pPr>
      <w:r w:rsidRPr="00F65982">
        <w:t>end</w:t>
      </w:r>
    </w:p>
    <w:p w14:paraId="5F2295FA" w14:textId="77777777" w:rsidR="00F65982" w:rsidRPr="00F65982" w:rsidRDefault="00F65982" w:rsidP="00F65982">
      <w:pPr>
        <w:spacing w:after="200"/>
      </w:pPr>
      <w:r w:rsidRPr="00F65982">
        <w:t>style A fill:#fff,stroke:#333,stroke-width:2px</w:t>
      </w:r>
    </w:p>
    <w:p w14:paraId="4CE09061" w14:textId="77777777" w:rsidR="00F65982" w:rsidRPr="00F65982" w:rsidRDefault="00F65982" w:rsidP="00F65982">
      <w:pPr>
        <w:spacing w:after="200"/>
      </w:pPr>
      <w:r w:rsidRPr="00F65982">
        <w:t>style B fill:#fff,stroke:#333,stroke-width:2px</w:t>
      </w:r>
    </w:p>
    <w:p w14:paraId="5E0FBD0B" w14:textId="77777777" w:rsidR="00F65982" w:rsidRPr="00F65982" w:rsidRDefault="00F65982" w:rsidP="00F65982">
      <w:pPr>
        <w:spacing w:after="200"/>
      </w:pPr>
      <w:r w:rsidRPr="00F65982">
        <w:t>style C fill:#fff,stroke:#333,stroke-width:2px</w:t>
      </w:r>
    </w:p>
    <w:p w14:paraId="1CD426BD" w14:textId="77777777" w:rsidR="00F65982" w:rsidRPr="00F65982" w:rsidRDefault="00F65982" w:rsidP="00F65982">
      <w:pPr>
        <w:spacing w:after="200"/>
      </w:pPr>
      <w:r w:rsidRPr="00F65982">
        <w:t>style D fill:#fff,stroke:#333,stroke-width:2px</w:t>
      </w:r>
    </w:p>
    <w:p w14:paraId="11DEEF0A" w14:textId="77777777" w:rsidR="00F65982" w:rsidRPr="00F65982" w:rsidRDefault="00F65982" w:rsidP="00F65982">
      <w:pPr>
        <w:spacing w:after="200"/>
      </w:pPr>
      <w:r w:rsidRPr="00F65982">
        <w:t>```</w:t>
      </w:r>
    </w:p>
    <w:p w14:paraId="308505F6" w14:textId="527F78F8" w:rsidR="00F65982" w:rsidRPr="00F65982" w:rsidRDefault="00F65982" w:rsidP="00F65982">
      <w:pPr>
        <w:spacing w:after="200"/>
      </w:pPr>
      <w:r w:rsidRPr="00F65982">
        <w:rPr>
          <w:i/>
          <w:iCs/>
        </w:rPr>
        <w:lastRenderedPageBreak/>
        <w:t>Prikaz . Shematski prikaz petlje rekurzivnog samopoboljšanja koja vodi prema eksploziji inteligencije. Svaka iteracija stvara sposobnijeg agenta, što ubrzava sljedeću iteraciju.</w:t>
      </w:r>
    </w:p>
    <w:p w14:paraId="7A427219" w14:textId="77777777" w:rsidR="00F65982" w:rsidRPr="00F65982" w:rsidRDefault="00F65982" w:rsidP="00F65982">
      <w:pPr>
        <w:spacing w:after="200"/>
      </w:pPr>
      <w:r w:rsidRPr="00F65982">
        <w:t xml:space="preserve">Ishod takve eksplozije jest </w:t>
      </w:r>
      <w:r w:rsidRPr="00F65982">
        <w:rPr>
          <w:b/>
          <w:bCs/>
        </w:rPr>
        <w:t>superinteligencija</w:t>
      </w:r>
      <w:r w:rsidRPr="00F65982">
        <w:t xml:space="preserve">. Filozof Nick Bostrom definira ju kao »svaki intelekt koji uvelike nadmašuje kognitivne performanse ljudi u gotovo svim domenama od interesa« (Bostrom, 2014). Takav entitet ne bi bio tek puko kvantitativno uvećanje ljudske inteligencije, već bi mogao predstavljati i suštinski novu vrstu kognicije, s modalitetima mišljenja koji su nama danas posve nezamislivi. Pisac znanstvene fantastike i informatičar Vernor Vinge taj je trenutak nazvao </w:t>
      </w:r>
      <w:r w:rsidRPr="00F65982">
        <w:rPr>
          <w:b/>
          <w:bCs/>
        </w:rPr>
        <w:t>tehnološkom singularnošću</w:t>
      </w:r>
      <w:r w:rsidRPr="00F65982">
        <w:t>, točkom iza koje budućnost postaje nepredvidiva za ljudski um (Vinge, 1993).</w:t>
      </w:r>
    </w:p>
    <w:p w14:paraId="62203113" w14:textId="77777777" w:rsidR="00F65982" w:rsidRPr="00F65982" w:rsidRDefault="00F65982" w:rsidP="00F65982">
      <w:pPr>
        <w:spacing w:after="200"/>
      </w:pPr>
      <w:r w:rsidRPr="00F65982">
        <w:t xml:space="preserve">Brzina prijelaza iz inteligencije na ljudskoj razini do superinteligencije, poznata kao </w:t>
      </w:r>
      <w:r w:rsidRPr="00F65982">
        <w:rPr>
          <w:b/>
          <w:bCs/>
        </w:rPr>
        <w:t>brzina uzleta</w:t>
      </w:r>
      <w:r w:rsidRPr="00F65982">
        <w:t xml:space="preserve"> (eng. </w:t>
      </w:r>
      <w:r w:rsidRPr="00F65982">
        <w:rPr>
          <w:i/>
          <w:iCs/>
        </w:rPr>
        <w:t>takeoff speed</w:t>
      </w:r>
      <w:r w:rsidRPr="00F65982">
        <w:t>), ključna je varijabla. Bostrom (2014) razlikuje tri temeljna scenarija:</w:t>
      </w:r>
    </w:p>
    <w:p w14:paraId="080799D2" w14:textId="77777777" w:rsidR="00F65982" w:rsidRPr="00F65982" w:rsidRDefault="00F65982" w:rsidP="0015737F">
      <w:pPr>
        <w:spacing w:after="200"/>
      </w:pPr>
      <w:r w:rsidRPr="00F65982">
        <w:rPr>
          <w:b/>
          <w:bCs/>
        </w:rPr>
        <w:t>Spori uzlet</w:t>
      </w:r>
      <w:r w:rsidRPr="00F65982">
        <w:t xml:space="preserve">: Prijelaz bi trajao desetljećima ili čak stoljećima. U tom bi scenariju čovječanstvo imalo dovoljno vremena za prilagodbu, uspostavu regulatornih okvira i rješavanje problema usklađivanja ciljeva (eng. </w:t>
      </w:r>
      <w:r w:rsidRPr="00F65982">
        <w:rPr>
          <w:i/>
          <w:iCs/>
        </w:rPr>
        <w:t>alignment problem</w:t>
      </w:r>
      <w:r w:rsidRPr="00F65982">
        <w:t>). Superinteligencija bi se pojavila postepeno, možda kao skup specijaliziranih sustava koji postupno preuzimaju sve složenije ekonomske i znanstvene zadaće.</w:t>
      </w:r>
    </w:p>
    <w:p w14:paraId="26A4C0B1" w14:textId="77777777" w:rsidR="00F65982" w:rsidRPr="00F65982" w:rsidRDefault="00F65982" w:rsidP="0015737F">
      <w:pPr>
        <w:spacing w:after="200"/>
      </w:pPr>
      <w:r w:rsidRPr="00F65982">
        <w:rPr>
          <w:b/>
          <w:bCs/>
        </w:rPr>
        <w:t>Umjereni uzlet</w:t>
      </w:r>
      <w:r w:rsidRPr="00F65982">
        <w:t>: Prijelaz bi se dogodio u razdoblju od nekoliko mjeseci do nekoliko godina. To bi vrijeme bilo nedostatno za globalni konsenzus i temeljitu regulaciju, ali bi moglo biti dovoljno da manja skupina istraživača ili jedna korporacija ili država prepozna što se događa i pokuša usmjeriti proces.</w:t>
      </w:r>
    </w:p>
    <w:p w14:paraId="19811102" w14:textId="77777777" w:rsidR="00F65982" w:rsidRPr="00F65982" w:rsidRDefault="00F65982" w:rsidP="0015737F">
      <w:pPr>
        <w:spacing w:after="200"/>
      </w:pPr>
      <w:r w:rsidRPr="00F65982">
        <w:rPr>
          <w:b/>
          <w:bCs/>
        </w:rPr>
        <w:t>Brzi uzlet</w:t>
      </w:r>
      <w:r w:rsidRPr="00F65982">
        <w:t>: Prijelaz s približno ljudske razine inteligencije na radikalnu superinteligenciju dogodio bi se u razdoblju od nekoliko minuta, sati ili dana. U ovakvom bi scenariju ishod bio određen početnim uvjetima i ciljevima postavljenim u umjetnu inteligenciju prije samog uzleta. Bilo kakva naknadna intervencija bila bi vjerojatno nemoguća. Većina vodećih istraživača, poput Eliezer Yudkowskog, smatra ovaj scenarij najizglednijim zbog rekurzivne prirode procesa.</w:t>
      </w:r>
    </w:p>
    <w:p w14:paraId="077630E1" w14:textId="531BEA41" w:rsidR="00F65982" w:rsidRPr="00F65982" w:rsidRDefault="00F65982" w:rsidP="0015737F">
      <w:pPr>
        <w:pStyle w:val="Heading4"/>
      </w:pPr>
      <w:r w:rsidRPr="00F65982">
        <w:t>Oblici superinteligencije</w:t>
      </w:r>
    </w:p>
    <w:p w14:paraId="5C3DCF39" w14:textId="77777777" w:rsidR="00F65982" w:rsidRPr="00F65982" w:rsidRDefault="00F65982" w:rsidP="00F65982">
      <w:pPr>
        <w:spacing w:after="200"/>
      </w:pPr>
      <w:r w:rsidRPr="00F65982">
        <w:t>Superinteligencija se ne mora očitovati na samo jedan način. Ona može poprimiti različite oblike, a Bostrom (2014) navodi tri glavne vrste:</w:t>
      </w:r>
    </w:p>
    <w:p w14:paraId="4A43B358" w14:textId="74796E1F" w:rsidR="00F65982" w:rsidRPr="00F65982" w:rsidRDefault="00F65982" w:rsidP="00F65982">
      <w:pPr>
        <w:numPr>
          <w:ilvl w:val="0"/>
          <w:numId w:val="10"/>
        </w:numPr>
        <w:spacing w:after="200"/>
      </w:pPr>
      <w:r w:rsidRPr="00F65982">
        <w:rPr>
          <w:b/>
          <w:bCs/>
        </w:rPr>
        <w:t>Superinteligencija u brzini</w:t>
      </w:r>
      <w:r w:rsidRPr="00F65982">
        <w:rPr>
          <w:i/>
          <w:iCs/>
        </w:rPr>
        <w:t xml:space="preserve"> (eng. speed superintelligence</w:t>
      </w:r>
      <w:r w:rsidRPr="00F65982">
        <w:t>) odnosi se na intelekt koji funkcionira na način sličan ljudskom, ali neusporedivo brže. Digitalni sustav može razmišljati tisućama ili milijunima puta brže od biološkog mozga. Agent s takvom sposobnošću mogao bi proživjeti tisuće godina subjektivnog vremena i obaviti golemu količinu intelektualnog rada dok čovjek dovrši jednu misao.</w:t>
      </w:r>
    </w:p>
    <w:p w14:paraId="2244178E" w14:textId="7182831C" w:rsidR="00F65982" w:rsidRPr="00F65982" w:rsidRDefault="00F65982" w:rsidP="00F65982">
      <w:pPr>
        <w:numPr>
          <w:ilvl w:val="0"/>
          <w:numId w:val="10"/>
        </w:numPr>
        <w:spacing w:after="200"/>
      </w:pPr>
      <w:r w:rsidRPr="00F65982">
        <w:rPr>
          <w:b/>
          <w:bCs/>
        </w:rPr>
        <w:t>Kolektivna superinteligencija</w:t>
      </w:r>
      <w:r w:rsidRPr="00F65982">
        <w:rPr>
          <w:i/>
          <w:iCs/>
        </w:rPr>
        <w:t xml:space="preserve"> (eng. collective superintelligence</w:t>
      </w:r>
      <w:r w:rsidRPr="00F65982">
        <w:t>) jest sustav sastavljen od velikog broja agenata niže razine inteligencije čija suradnja i organizacija rezultiraju kognitivnim sposobnostima koje nadmašuju bilo kojeg pojedinačnog člana, uključujući i najpametnije ljude. Primjeri bi mogli biti složene mreže računalnih sustava ili hibridne zajednice ljudi i strojeva koje zajedno rješavaju probleme na superioran način.</w:t>
      </w:r>
    </w:p>
    <w:p w14:paraId="29485B3C" w14:textId="639B99EA" w:rsidR="00F65982" w:rsidRPr="00F65982" w:rsidRDefault="00F65982" w:rsidP="00F65982">
      <w:pPr>
        <w:numPr>
          <w:ilvl w:val="0"/>
          <w:numId w:val="10"/>
        </w:numPr>
        <w:spacing w:after="200"/>
      </w:pPr>
      <w:r w:rsidRPr="00F65982">
        <w:rPr>
          <w:b/>
          <w:bCs/>
        </w:rPr>
        <w:t>Kvalitativna superinteligencija</w:t>
      </w:r>
      <w:r w:rsidRPr="00F65982">
        <w:rPr>
          <w:i/>
          <w:iCs/>
        </w:rPr>
        <w:t xml:space="preserve"> (eng. quality superintelligence</w:t>
      </w:r>
      <w:r w:rsidRPr="00F65982">
        <w:t>) predstavlja najdublji i najznačajniji oblik. To je intelekt koji je barem jednako brz kao ljudski um, ali je kvalitativno superioran. Njegove kognitivne sposobnosti nadilaze ljudske na način na koji ljudska inteligencija nadilazi inteligenciju čimpanze ili mrava. Takav um mogao bi pojmiti koncepte, teorije i strukture koje su ljudskom mozgu fundamentalno nedostupne, slično kao što je kvantna mehanika nedostupna umu vjeverice. Upravo se ovaj oblik superinteligencije najčešće razmatra kada se govori o egzistencijalnim prilikama i rizicima.</w:t>
      </w:r>
    </w:p>
    <w:p w14:paraId="57E0CC8F" w14:textId="77777777" w:rsidR="00F65982" w:rsidRPr="00F65982" w:rsidRDefault="00F65982" w:rsidP="00F65982">
      <w:pPr>
        <w:spacing w:after="200"/>
      </w:pPr>
      <w:r w:rsidRPr="00F65982">
        <w:t xml:space="preserve">Ključno je razumjeti da razina inteligencije nekog agenta nije nužno povezana s njegovim krajnjim ciljevima. Tu spoznaju Bostrom (2014) naziva </w:t>
      </w:r>
      <w:r w:rsidRPr="00F65982">
        <w:rPr>
          <w:b/>
          <w:bCs/>
        </w:rPr>
        <w:t>tezom ortogonalnosti</w:t>
      </w:r>
      <w:r w:rsidRPr="00F65982">
        <w:t xml:space="preserve">: inteligencija i konačni ciljevi dvije su neovisne, odnosno ortogonalne osi. Inteligencija je mjera instrumentalne učinkovitosti – </w:t>
      </w:r>
      <w:r w:rsidRPr="00F65982">
        <w:lastRenderedPageBreak/>
        <w:t>sposobnosti snalaženja u svijetu i postizanja zadanih ciljeva. Ciljevi, s druge strane, mogu biti bilo što. Moguće je zamisliti superinteligentni sustav čiji je jedini i neopozivi cilj maksimizirati broj spajalica u svemiru. Takav bi agent, vođen isključivo svojim programiranim ciljem, mogao iskoristiti svoju golemu kognitivnu moć da pretvori svu dostupnu materiju, uključujući i ljude, u spajalice. Ta misaona vježba, poznata kao »maksimizator spajalica«, služi kao snažno upozorenje da puka inteligencija ne jamči razumnost, mudrost ili benevolentnost u ljudskom smislu. Stoga, pojava superinteligencije predstavlja događaj čije posljedice nisu određene samom razinom njezine inteligencije, već ciljevima koje će slijediti.</w:t>
      </w:r>
    </w:p>
    <w:p w14:paraId="661479E4" w14:textId="561A65AA" w:rsidR="00F65982" w:rsidRPr="00F65982" w:rsidRDefault="00F65982" w:rsidP="000000CF">
      <w:pPr>
        <w:pStyle w:val="Heading2"/>
      </w:pPr>
      <w:r w:rsidRPr="00F65982">
        <w:t>8.6</w:t>
      </w:r>
      <w:r w:rsidRPr="00F65982">
        <w:tab/>
        <w:t xml:space="preserve">Društvo </w:t>
      </w:r>
      <w:r w:rsidR="000000CF" w:rsidRPr="00F65982">
        <w:t>u transformaciji: naznake novih norma i izazova</w:t>
      </w:r>
    </w:p>
    <w:p w14:paraId="025D0E3A" w14:textId="77777777" w:rsidR="00F65982" w:rsidRPr="00F65982" w:rsidRDefault="00F65982" w:rsidP="00F65982">
      <w:pPr>
        <w:spacing w:after="200"/>
      </w:pPr>
      <w:r w:rsidRPr="00F65982">
        <w:t>Duboke društvene promjene, čiji su glavni pokretači tehnološki napredak i procesi globalizacije, nužno ishode preispitivanjem i redefiniranjem uvriježenih društvenih normi. U tome se procesu pomalja novi vrijednosni sklop, obilježen s jedne strane rastućom tolerancijom spram različitosti, a s druge naglašenim individualizmom. Takve preobrazbe, međutim, ne protječu bez otpora; sraz između tradicionalnih i novih vrijednosnih sustava često stvara napetosti koje prerastaju u izraženu društvenu polarizaciju (Inglehart &amp; Welzel, 2005).</w:t>
      </w:r>
    </w:p>
    <w:p w14:paraId="46F76A5D" w14:textId="77777777" w:rsidR="00F65982" w:rsidRPr="00F65982" w:rsidRDefault="00F65982" w:rsidP="00F65982">
      <w:pPr>
        <w:spacing w:after="200"/>
      </w:pPr>
      <w:r w:rsidRPr="00F65982">
        <w:t xml:space="preserve">Doseg digitalne transformacije nadilazi puku tehnološku mijenu; ona iz temelja preoblikuje obrasce komunikacije, strukturu rada i poimanje slobodnoga vremena. Pojava novih radnih paradigmi, poput rada na daljinu, takozvane </w:t>
      </w:r>
      <w:r w:rsidRPr="00F65982">
        <w:rPr>
          <w:i/>
          <w:iCs/>
        </w:rPr>
        <w:t>gig-ekonomije</w:t>
      </w:r>
      <w:r w:rsidRPr="00F65982">
        <w:t xml:space="preserve"> i stanja trajne digitalne povezanosti, zorno svjedoči o dubini tih promjena. Istodobno, ti procesi rađaju i nove oblike društvene nejednakosti, ponajprije kroz digitalni jaz, kojim se isključuju i na društvenu marginu potiskuju pojedinci bez pristupa tehnologiji ili bez vještina potrebnih za njezino svrhovito korištenje (van Dijk, 2020).</w:t>
      </w:r>
    </w:p>
    <w:p w14:paraId="1CB83A78" w14:textId="77777777" w:rsidR="00F65982" w:rsidRPr="00F65982" w:rsidRDefault="00F65982" w:rsidP="00F65982">
      <w:pPr>
        <w:spacing w:after="200"/>
      </w:pPr>
      <w:r w:rsidRPr="00F65982">
        <w:t>U političkome se obzoru ti izazovi očituju kroz uspon populističkih pokreta i sustavnih dezinformacijskih kampanja, koje ozbiljno narušavaju povjerenje građana u temeljne demokratske institucije. Društvene mreže u tom kontekstu pokazuju svoje dvojako lice: one su moćno oruđe za političku mobilizaciju i građanski aktivizam, ali jednako tako i pogodan medij za nekontrolirano širenje lažnih vijesti, čime se javni diskurs onečišćuje i bitno otežava.</w:t>
      </w:r>
    </w:p>
    <w:p w14:paraId="62A7DF6A" w14:textId="77777777" w:rsidR="00F65982" w:rsidRPr="00F65982" w:rsidRDefault="00F65982" w:rsidP="00F65982">
      <w:pPr>
        <w:spacing w:after="200"/>
      </w:pPr>
      <w:r w:rsidRPr="00F65982">
        <w:rPr>
          <w:b/>
          <w:bCs/>
        </w:rPr>
        <w:t>Agenti</w:t>
      </w:r>
      <w:r w:rsidRPr="00F65982">
        <w:t xml:space="preserve"> ovih sveobuhvatnih promjena mnogobrojni su i raznoliki. Među njima se ističu tehnološki poduzetnici, aktivističke skupine i politički vođe, no njihovu djelovanju valja pribrojiti i svakoga građanina koji svojim svakodnevnim odabirima i postupcima djelatno sudjeluje u oblikovanju društvene zbilje. O sposobnosti društva da se prilagodi novonastalim okolnostima, da osmisli i provede uključive javne politike te izgradi otpornost na prepoznate, ali i na nepredviđene rizike, naposljetku ovisi smjer budućega razvoja.</w:t>
      </w:r>
    </w:p>
    <w:p w14:paraId="5D32CCD5" w14:textId="58D3C583" w:rsidR="00F65982" w:rsidRPr="00F65982" w:rsidRDefault="00F65982" w:rsidP="00F65982">
      <w:pPr>
        <w:spacing w:after="200"/>
      </w:pPr>
    </w:p>
    <w:p w14:paraId="00E8F3BB" w14:textId="77777777" w:rsidR="00F65982" w:rsidRPr="00F65982" w:rsidRDefault="00F65982" w:rsidP="00F65982">
      <w:pPr>
        <w:spacing w:after="200"/>
      </w:pPr>
      <w:r w:rsidRPr="00F65982">
        <w:rPr>
          <w:i/>
          <w:iCs/>
        </w:rPr>
        <w:t>Prikaz 1: Dinamika društvene transformacije</w:t>
      </w:r>
    </w:p>
    <w:p w14:paraId="03DAF313" w14:textId="77777777" w:rsidR="00F65982" w:rsidRPr="00F65982" w:rsidRDefault="00F65982" w:rsidP="00F65982">
      <w:pPr>
        <w:spacing w:after="200"/>
      </w:pPr>
      <w:r w:rsidRPr="00F65982">
        <w:t>```mermaid</w:t>
      </w:r>
    </w:p>
    <w:p w14:paraId="01ABE4D7" w14:textId="77777777" w:rsidR="00F65982" w:rsidRPr="00F65982" w:rsidRDefault="00F65982" w:rsidP="00F65982">
      <w:pPr>
        <w:spacing w:after="200"/>
      </w:pPr>
      <w:r w:rsidRPr="00F65982">
        <w:t>graph LR</w:t>
      </w:r>
    </w:p>
    <w:p w14:paraId="3A76CF46" w14:textId="77777777" w:rsidR="00F65982" w:rsidRPr="00F65982" w:rsidRDefault="00F65982" w:rsidP="00F65982">
      <w:pPr>
        <w:spacing w:after="200"/>
      </w:pPr>
      <w:r w:rsidRPr="00F65982">
        <w:t>subgraph Pokretači</w:t>
      </w:r>
    </w:p>
    <w:p w14:paraId="7AFA8FB7" w14:textId="77777777" w:rsidR="00F65982" w:rsidRPr="00F65982" w:rsidRDefault="00F65982" w:rsidP="00F65982">
      <w:pPr>
        <w:spacing w:after="200"/>
      </w:pPr>
      <w:r w:rsidRPr="00F65982">
        <w:t>A[Tehnološki Napredak]</w:t>
      </w:r>
    </w:p>
    <w:p w14:paraId="79685258" w14:textId="77777777" w:rsidR="00F65982" w:rsidRPr="00F65982" w:rsidRDefault="00F65982" w:rsidP="00F65982">
      <w:pPr>
        <w:spacing w:after="200"/>
      </w:pPr>
      <w:r w:rsidRPr="00F65982">
        <w:t>B[Globalizacija]</w:t>
      </w:r>
    </w:p>
    <w:p w14:paraId="322BE558" w14:textId="77777777" w:rsidR="00F65982" w:rsidRPr="00F65982" w:rsidRDefault="00F65982" w:rsidP="00F65982">
      <w:pPr>
        <w:spacing w:after="200"/>
      </w:pPr>
      <w:r w:rsidRPr="00F65982">
        <w:t>end</w:t>
      </w:r>
    </w:p>
    <w:p w14:paraId="590A1FAF" w14:textId="77777777" w:rsidR="00F65982" w:rsidRPr="00F65982" w:rsidRDefault="00F65982" w:rsidP="00F65982">
      <w:pPr>
        <w:spacing w:after="200"/>
      </w:pPr>
      <w:r w:rsidRPr="00F65982">
        <w:t>subgraph Područja Transformacije</w:t>
      </w:r>
    </w:p>
    <w:p w14:paraId="746E57AF" w14:textId="77777777" w:rsidR="00F65982" w:rsidRPr="00F65982" w:rsidRDefault="00F65982" w:rsidP="00F65982">
      <w:pPr>
        <w:spacing w:after="200"/>
      </w:pPr>
      <w:r w:rsidRPr="00F65982">
        <w:t>C(Vrijednosti i Norme)</w:t>
      </w:r>
    </w:p>
    <w:p w14:paraId="4826CFFB" w14:textId="77777777" w:rsidR="00F65982" w:rsidRPr="00F65982" w:rsidRDefault="00F65982" w:rsidP="00F65982">
      <w:pPr>
        <w:spacing w:after="200"/>
      </w:pPr>
      <w:r w:rsidRPr="00F65982">
        <w:t>D(Rad i Ekonomija)</w:t>
      </w:r>
    </w:p>
    <w:p w14:paraId="1405B052" w14:textId="77777777" w:rsidR="00F65982" w:rsidRPr="00F65982" w:rsidRDefault="00F65982" w:rsidP="00F65982">
      <w:pPr>
        <w:spacing w:after="200"/>
      </w:pPr>
      <w:r w:rsidRPr="00F65982">
        <w:lastRenderedPageBreak/>
        <w:t>E(Politika i Javni Diskurs)</w:t>
      </w:r>
    </w:p>
    <w:p w14:paraId="3949EEFD" w14:textId="77777777" w:rsidR="00F65982" w:rsidRPr="00F65982" w:rsidRDefault="00F65982" w:rsidP="00F65982">
      <w:pPr>
        <w:spacing w:after="200"/>
      </w:pPr>
      <w:r w:rsidRPr="00F65982">
        <w:t>end</w:t>
      </w:r>
    </w:p>
    <w:p w14:paraId="64623866" w14:textId="77777777" w:rsidR="00F65982" w:rsidRPr="00F65982" w:rsidRDefault="00F65982" w:rsidP="00F65982">
      <w:pPr>
        <w:spacing w:after="200"/>
      </w:pPr>
      <w:r w:rsidRPr="00F65982">
        <w:t>subgraph Ishodi</w:t>
      </w:r>
    </w:p>
    <w:p w14:paraId="271A8EC0" w14:textId="77777777" w:rsidR="00F65982" w:rsidRPr="00F65982" w:rsidRDefault="00F65982" w:rsidP="00F65982">
      <w:pPr>
        <w:spacing w:after="200"/>
      </w:pPr>
      <w:r w:rsidRPr="00F65982">
        <w:t>F[&lt;b&gt;Nove Norme&lt;/b&gt;&lt;br&gt;Tolerancija&lt;br&gt;Individualizam&lt;br&gt;Fleksibilnost rada]</w:t>
      </w:r>
    </w:p>
    <w:p w14:paraId="40E33298" w14:textId="77777777" w:rsidR="00F65982" w:rsidRPr="00F65982" w:rsidRDefault="00F65982" w:rsidP="00F65982">
      <w:pPr>
        <w:spacing w:after="200"/>
      </w:pPr>
      <w:r w:rsidRPr="00F65982">
        <w:t>G[&lt;b&gt;Novi Izazovi&lt;/b&gt;&lt;br&gt;Polarizacija&lt;br&gt;Digitalni jaz&lt;br&gt;Dezinformacije]</w:t>
      </w:r>
    </w:p>
    <w:p w14:paraId="6718B8B3" w14:textId="77777777" w:rsidR="00F65982" w:rsidRPr="00F65982" w:rsidRDefault="00F65982" w:rsidP="00F65982">
      <w:pPr>
        <w:spacing w:after="200"/>
      </w:pPr>
      <w:r w:rsidRPr="00F65982">
        <w:t>end</w:t>
      </w:r>
    </w:p>
    <w:p w14:paraId="3A728FCE" w14:textId="77777777" w:rsidR="00F65982" w:rsidRPr="00F65982" w:rsidRDefault="00F65982" w:rsidP="00F65982">
      <w:pPr>
        <w:spacing w:after="200"/>
      </w:pPr>
      <w:r w:rsidRPr="00F65982">
        <w:t>A --&gt; C</w:t>
      </w:r>
    </w:p>
    <w:p w14:paraId="5803B770" w14:textId="77777777" w:rsidR="00F65982" w:rsidRPr="00F65982" w:rsidRDefault="00F65982" w:rsidP="00F65982">
      <w:pPr>
        <w:spacing w:after="200"/>
      </w:pPr>
      <w:r w:rsidRPr="00F65982">
        <w:t>A --&gt; D</w:t>
      </w:r>
    </w:p>
    <w:p w14:paraId="21A12938" w14:textId="77777777" w:rsidR="00F65982" w:rsidRPr="00F65982" w:rsidRDefault="00F65982" w:rsidP="00F65982">
      <w:pPr>
        <w:spacing w:after="200"/>
      </w:pPr>
      <w:r w:rsidRPr="00F65982">
        <w:t>A --&gt; E</w:t>
      </w:r>
    </w:p>
    <w:p w14:paraId="3EB7018A" w14:textId="77777777" w:rsidR="00F65982" w:rsidRPr="00F65982" w:rsidRDefault="00F65982" w:rsidP="00F65982">
      <w:pPr>
        <w:spacing w:after="200"/>
      </w:pPr>
      <w:r w:rsidRPr="00F65982">
        <w:t>B --&gt; C</w:t>
      </w:r>
    </w:p>
    <w:p w14:paraId="0DC2EDD1" w14:textId="77777777" w:rsidR="00F65982" w:rsidRPr="00F65982" w:rsidRDefault="00F65982" w:rsidP="00F65982">
      <w:pPr>
        <w:spacing w:after="200"/>
      </w:pPr>
      <w:r w:rsidRPr="00F65982">
        <w:t>B --&gt; D</w:t>
      </w:r>
    </w:p>
    <w:p w14:paraId="0A2A26DF" w14:textId="77777777" w:rsidR="00F65982" w:rsidRPr="00F65982" w:rsidRDefault="00F65982" w:rsidP="00F65982">
      <w:pPr>
        <w:spacing w:after="200"/>
      </w:pPr>
      <w:r w:rsidRPr="00F65982">
        <w:t>B --&gt; E</w:t>
      </w:r>
    </w:p>
    <w:p w14:paraId="0E21F87B" w14:textId="77777777" w:rsidR="00F65982" w:rsidRPr="00F65982" w:rsidRDefault="00F65982" w:rsidP="00F65982">
      <w:pPr>
        <w:spacing w:after="200"/>
      </w:pPr>
      <w:r w:rsidRPr="00F65982">
        <w:t>C --&gt; F &amp; G</w:t>
      </w:r>
    </w:p>
    <w:p w14:paraId="48463464" w14:textId="77777777" w:rsidR="00F65982" w:rsidRPr="00F65982" w:rsidRDefault="00F65982" w:rsidP="00F65982">
      <w:pPr>
        <w:spacing w:after="200"/>
      </w:pPr>
      <w:r w:rsidRPr="00F65982">
        <w:t>D --&gt; F &amp; G</w:t>
      </w:r>
    </w:p>
    <w:p w14:paraId="4854B286" w14:textId="77777777" w:rsidR="00F65982" w:rsidRPr="00F65982" w:rsidRDefault="00F65982" w:rsidP="00F65982">
      <w:pPr>
        <w:spacing w:after="200"/>
      </w:pPr>
      <w:r w:rsidRPr="00F65982">
        <w:t>E --&gt; F &amp; G</w:t>
      </w:r>
    </w:p>
    <w:p w14:paraId="7451A27B" w14:textId="77777777" w:rsidR="00F65982" w:rsidRPr="00F65982" w:rsidRDefault="00F65982" w:rsidP="00F65982">
      <w:pPr>
        <w:spacing w:after="200"/>
      </w:pPr>
      <w:r w:rsidRPr="00F65982">
        <w:t>style A fill:#f2f2f2,stroke:#333,stroke-width:1px</w:t>
      </w:r>
    </w:p>
    <w:p w14:paraId="7AD346C9" w14:textId="77777777" w:rsidR="00F65982" w:rsidRPr="00F65982" w:rsidRDefault="00F65982" w:rsidP="00F65982">
      <w:pPr>
        <w:spacing w:after="200"/>
      </w:pPr>
      <w:r w:rsidRPr="00F65982">
        <w:t>style B fill:#f2f2f2,stroke:#333,stroke-width:1px</w:t>
      </w:r>
    </w:p>
    <w:p w14:paraId="164F81D6" w14:textId="77777777" w:rsidR="00F65982" w:rsidRPr="00F65982" w:rsidRDefault="00F65982" w:rsidP="00F65982">
      <w:pPr>
        <w:spacing w:after="200"/>
      </w:pPr>
      <w:r w:rsidRPr="00F65982">
        <w:t>style C fill:#e6f3ff,stroke:#333,stroke-width:1px</w:t>
      </w:r>
    </w:p>
    <w:p w14:paraId="0334A91E" w14:textId="77777777" w:rsidR="00F65982" w:rsidRPr="00F65982" w:rsidRDefault="00F65982" w:rsidP="00F65982">
      <w:pPr>
        <w:spacing w:after="200"/>
      </w:pPr>
      <w:r w:rsidRPr="00F65982">
        <w:t>style D fill:#e6f3ff,stroke:#333,stroke-width:1px</w:t>
      </w:r>
    </w:p>
    <w:p w14:paraId="1648841F" w14:textId="77777777" w:rsidR="00F65982" w:rsidRPr="00F65982" w:rsidRDefault="00F65982" w:rsidP="00F65982">
      <w:pPr>
        <w:spacing w:after="200"/>
      </w:pPr>
      <w:r w:rsidRPr="00F65982">
        <w:t>style E fill:#e6f3ff,stroke:#333,stroke-width:1px</w:t>
      </w:r>
    </w:p>
    <w:p w14:paraId="770150C8" w14:textId="77777777" w:rsidR="00F65982" w:rsidRPr="00F65982" w:rsidRDefault="00F65982" w:rsidP="00F65982">
      <w:pPr>
        <w:spacing w:after="200"/>
      </w:pPr>
      <w:r w:rsidRPr="00F65982">
        <w:t>style F fill:#dff0d8,stroke:#3c763d,stroke-width:1px</w:t>
      </w:r>
    </w:p>
    <w:p w14:paraId="0885105B" w14:textId="77777777" w:rsidR="00F65982" w:rsidRPr="00F65982" w:rsidRDefault="00F65982" w:rsidP="00F65982">
      <w:pPr>
        <w:spacing w:after="200"/>
      </w:pPr>
      <w:r w:rsidRPr="00F65982">
        <w:t>style G fill:#f2dede,stroke:#a94442,stroke-width:1px</w:t>
      </w:r>
    </w:p>
    <w:p w14:paraId="73D124BC" w14:textId="77777777" w:rsidR="00F65982" w:rsidRPr="00F65982" w:rsidRDefault="00F65982" w:rsidP="00F65982">
      <w:pPr>
        <w:spacing w:after="200"/>
      </w:pPr>
      <w:r w:rsidRPr="00F65982">
        <w:t>```</w:t>
      </w:r>
    </w:p>
    <w:p w14:paraId="397B2A8C" w14:textId="529D3AE2" w:rsidR="00F65982" w:rsidRPr="00F65982" w:rsidRDefault="00F65982" w:rsidP="000000CF">
      <w:pPr>
        <w:pStyle w:val="Heading2"/>
      </w:pPr>
      <w:r w:rsidRPr="00F65982">
        <w:t>8.7</w:t>
      </w:r>
      <w:r w:rsidRPr="00F65982">
        <w:tab/>
        <w:t xml:space="preserve">Zaključak </w:t>
      </w:r>
      <w:r w:rsidR="00820A3E" w:rsidRPr="000000CF">
        <w:t>poglavlja: između utopije i distopije – otvorena pitanja</w:t>
      </w:r>
      <w:r w:rsidRPr="000000CF">
        <w:tab/>
      </w:r>
    </w:p>
    <w:p w14:paraId="0FE7C9BE" w14:textId="5F7A219C" w:rsidR="00861208" w:rsidRPr="004C754B" w:rsidRDefault="004C754B" w:rsidP="00636659">
      <w:pPr>
        <w:spacing w:after="200"/>
        <w:rPr>
          <w:b/>
          <w:bCs/>
        </w:rPr>
      </w:pPr>
      <w:r w:rsidRPr="004C754B">
        <w:rPr>
          <w:noProof/>
        </w:rPr>
        <w:lastRenderedPageBreak/>
        <w:drawing>
          <wp:inline distT="0" distB="0" distL="0" distR="0" wp14:anchorId="6B6851E2" wp14:editId="36327365">
            <wp:extent cx="1857634" cy="3010320"/>
            <wp:effectExtent l="0" t="0" r="9525" b="0"/>
            <wp:docPr id="188856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2887" name="Picture 1"/>
                    <pic:cNvPicPr/>
                  </pic:nvPicPr>
                  <pic:blipFill>
                    <a:blip r:embed="rId38"/>
                    <a:stretch>
                      <a:fillRect/>
                    </a:stretch>
                  </pic:blipFill>
                  <pic:spPr>
                    <a:xfrm>
                      <a:off x="0" y="0"/>
                      <a:ext cx="1857634" cy="3010320"/>
                    </a:xfrm>
                    <a:prstGeom prst="rect">
                      <a:avLst/>
                    </a:prstGeom>
                  </pic:spPr>
                </pic:pic>
              </a:graphicData>
            </a:graphic>
          </wp:inline>
        </w:drawing>
      </w:r>
    </w:p>
    <w:p w14:paraId="22783ABE" w14:textId="77777777" w:rsidR="00636659" w:rsidRDefault="00636659">
      <w:pPr>
        <w:spacing w:after="200"/>
        <w:rPr>
          <w:szCs w:val="22"/>
        </w:rPr>
      </w:pPr>
    </w:p>
    <w:p w14:paraId="0F833F37" w14:textId="77777777" w:rsidR="00636659" w:rsidRDefault="00636659">
      <w:pPr>
        <w:spacing w:after="200"/>
      </w:pPr>
    </w:p>
    <w:sectPr w:rsidR="00636659">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rjana Borucinsky" w:date="2025-07-12T14:21:00Z" w:initials="MB">
    <w:p w14:paraId="58BCF121" w14:textId="07D92921" w:rsidR="00DC348D" w:rsidRDefault="00DC348D">
      <w:pPr>
        <w:pStyle w:val="CommentText"/>
      </w:pPr>
      <w:r>
        <w:rPr>
          <w:rStyle w:val="CommentReference"/>
        </w:rPr>
        <w:annotationRef/>
      </w:r>
      <w:r w:rsidRPr="7E54BB57">
        <w:t>puni naziv pa kratica</w:t>
      </w:r>
    </w:p>
  </w:comment>
  <w:comment w:id="3" w:author="Mirjana Borucinsky" w:date="2025-07-12T14:22:00Z" w:initials="MB">
    <w:p w14:paraId="0C970C49" w14:textId="27A90F7B" w:rsidR="00DC348D" w:rsidRDefault="00DC348D">
      <w:pPr>
        <w:pStyle w:val="CommentText"/>
      </w:pPr>
      <w:r>
        <w:rPr>
          <w:rStyle w:val="CommentReference"/>
        </w:rPr>
        <w:annotationRef/>
      </w:r>
      <w:r w:rsidRPr="1D710A9D">
        <w:t>godina izdanja</w:t>
      </w:r>
    </w:p>
  </w:comment>
  <w:comment w:id="4" w:author="Mirjana Borucinsky" w:date="2025-07-12T14:23:00Z" w:initials="MB">
    <w:p w14:paraId="065215DE" w14:textId="69EB7941" w:rsidR="00DC348D" w:rsidRDefault="00DC348D">
      <w:pPr>
        <w:pStyle w:val="CommentText"/>
      </w:pPr>
      <w:r>
        <w:rPr>
          <w:rStyle w:val="CommentReference"/>
        </w:rPr>
        <w:annotationRef/>
      </w:r>
      <w:r w:rsidRPr="08496470">
        <w:t>bez oni</w:t>
      </w:r>
    </w:p>
  </w:comment>
  <w:comment w:id="5" w:author="Mirjana Borucinsky" w:date="2025-07-12T14:23:00Z" w:initials="MB">
    <w:p w14:paraId="5E79E639" w14:textId="3A05C4FD" w:rsidR="00DC348D" w:rsidRDefault="00DC348D">
      <w:pPr>
        <w:pStyle w:val="CommentText"/>
      </w:pPr>
      <w:r>
        <w:rPr>
          <w:rStyle w:val="CommentReference"/>
        </w:rPr>
        <w:annotationRef/>
      </w:r>
      <w:r w:rsidRPr="0EFDA0CD">
        <w:t>pomažu</w:t>
      </w:r>
    </w:p>
  </w:comment>
  <w:comment w:id="6" w:author="Mirjana Borucinsky" w:date="2025-07-12T14:25:00Z" w:initials="MB">
    <w:p w14:paraId="5EA54BD0" w14:textId="0E7E939B" w:rsidR="00C1772D" w:rsidRDefault="00C1772D">
      <w:pPr>
        <w:pStyle w:val="CommentText"/>
      </w:pPr>
      <w:r>
        <w:rPr>
          <w:rStyle w:val="CommentReference"/>
        </w:rPr>
        <w:annotationRef/>
      </w:r>
      <w:r w:rsidRPr="6356CDB0">
        <w:t>ja bih ovdje dodala i ethical considerations</w:t>
      </w:r>
    </w:p>
  </w:comment>
  <w:comment w:id="7" w:author="Gost korisnik" w:date="2025-07-12T03:26:00Z" w:initials="Gk">
    <w:p w14:paraId="0EA3E5BD" w14:textId="6E358DB1" w:rsidR="00BF62F7" w:rsidRDefault="00BF62F7">
      <w:pPr>
        <w:pStyle w:val="CommentText"/>
      </w:pPr>
      <w:r>
        <w:rPr>
          <w:rStyle w:val="CommentReference"/>
        </w:rPr>
        <w:annotationRef/>
      </w:r>
      <w:r w:rsidRPr="4635D4B1">
        <w:t>simbiozu čovjeka i AI (to bih svugdje izmijenila)</w:t>
      </w:r>
    </w:p>
    <w:p w14:paraId="237330B5" w14:textId="5B016816" w:rsidR="00BF62F7" w:rsidRDefault="00BF62F7">
      <w:pPr>
        <w:pStyle w:val="CommentText"/>
      </w:pPr>
    </w:p>
  </w:comment>
  <w:comment w:id="8" w:author="Gost korisnik" w:date="2025-07-12T03:27:00Z" w:initials="Gk">
    <w:p w14:paraId="00D9DA99" w14:textId="2EDD3CE9" w:rsidR="00BF62F7" w:rsidRDefault="00BF62F7">
      <w:pPr>
        <w:pStyle w:val="CommentText"/>
      </w:pPr>
      <w:r>
        <w:rPr>
          <w:rStyle w:val="CommentReference"/>
        </w:rPr>
        <w:annotationRef/>
      </w:r>
      <w:r w:rsidRPr="08B9A888">
        <w:t>sadašnje realnosti i</w:t>
      </w:r>
    </w:p>
  </w:comment>
  <w:comment w:id="11" w:author="Gost korisnik" w:date="2025-07-12T03:34:00Z" w:initials="Gk">
    <w:p w14:paraId="0CAB8E0B" w14:textId="544AC7D5" w:rsidR="0062408E" w:rsidRDefault="0062408E">
      <w:pPr>
        <w:pStyle w:val="CommentText"/>
      </w:pPr>
      <w:r>
        <w:rPr>
          <w:rStyle w:val="CommentReference"/>
        </w:rPr>
        <w:annotationRef/>
      </w:r>
      <w:r w:rsidRPr="113F6FD7">
        <w:t>mogu pretvoriti (to je bitno dodati jer nije svaka komunikacija pretvorena u nešto trajno, velika večina je i dalje efemernog karaktera)</w:t>
      </w:r>
    </w:p>
  </w:comment>
  <w:comment w:id="13" w:author="Gost korisnik" w:date="2025-07-12T03:35:00Z" w:initials="Gk">
    <w:p w14:paraId="6FF04384" w14:textId="3C57686F" w:rsidR="00D572B8" w:rsidRDefault="00D572B8">
      <w:pPr>
        <w:pStyle w:val="CommentText"/>
      </w:pPr>
      <w:r>
        <w:rPr>
          <w:rStyle w:val="CommentReference"/>
        </w:rPr>
        <w:annotationRef/>
      </w:r>
      <w:r w:rsidRPr="53BF9754">
        <w:t>koja stranica?</w:t>
      </w:r>
    </w:p>
  </w:comment>
  <w:comment w:id="14" w:author="Gost korisnik" w:date="2025-07-12T03:39:00Z" w:initials="Gk">
    <w:p w14:paraId="68D86B8F" w14:textId="6346DD34" w:rsidR="00A11200" w:rsidRDefault="00A11200">
      <w:pPr>
        <w:pStyle w:val="CommentText"/>
      </w:pPr>
      <w:r>
        <w:rPr>
          <w:rStyle w:val="CommentReference"/>
        </w:rPr>
        <w:annotationRef/>
      </w:r>
      <w:r w:rsidRPr="123567C9">
        <w:t>nužan za što?</w:t>
      </w:r>
    </w:p>
  </w:comment>
  <w:comment w:id="18" w:author="Gost korisnik" w:date="2025-07-12T03:50:00Z" w:initials="Gk">
    <w:p w14:paraId="083B5032" w14:textId="0DDF2E83" w:rsidR="00490B7B" w:rsidRDefault="00490B7B">
      <w:pPr>
        <w:pStyle w:val="CommentText"/>
      </w:pPr>
      <w:r>
        <w:rPr>
          <w:rStyle w:val="CommentReference"/>
        </w:rPr>
        <w:annotationRef/>
      </w:r>
      <w:r w:rsidRPr="113024C7">
        <w:t xml:space="preserve">One nisu tek zbirka podataka, već - malo se ponavlja ova konstrukcija (rečenica iznad: One nisu pasivni odraz društva, već aktivni </w:t>
      </w:r>
      <w:r w:rsidRPr="0ACD389B">
        <w:rPr>
          <w:i/>
          <w:iCs/>
        </w:rPr>
        <w:t>agent</w:t>
      </w:r>
      <w:r w:rsidRPr="7EC148BB">
        <w:t xml:space="preserve"> u njegovu oblikovanju. ). Možda: One su i zbirka podataka, ali i ...</w:t>
      </w:r>
    </w:p>
  </w:comment>
  <w:comment w:id="20" w:author="Gost korisnik" w:date="2025-07-12T03:57:00Z" w:initials="Gk">
    <w:p w14:paraId="79460BA4" w14:textId="60B3A911" w:rsidR="00D22E3E" w:rsidRDefault="00D22E3E">
      <w:pPr>
        <w:pStyle w:val="CommentText"/>
      </w:pPr>
      <w:r>
        <w:rPr>
          <w:rStyle w:val="CommentReference"/>
        </w:rPr>
        <w:annotationRef/>
      </w:r>
      <w:r w:rsidRPr="58506FFD">
        <w:t>dodatno značenje</w:t>
      </w:r>
    </w:p>
  </w:comment>
  <w:comment w:id="22" w:author="Gost korisnik" w:date="2025-07-12T04:03:00Z" w:initials="Gk">
    <w:p w14:paraId="692A7033" w14:textId="020CBF7B" w:rsidR="001A57B2" w:rsidRDefault="001A57B2">
      <w:pPr>
        <w:pStyle w:val="CommentText"/>
      </w:pPr>
      <w:r>
        <w:rPr>
          <w:rStyle w:val="CommentReference"/>
        </w:rPr>
        <w:annotationRef/>
      </w:r>
      <w:r w:rsidRPr="10BC4C51">
        <w:t>Možda nisu potrebni bullet pointi, nego obični paragrafi.</w:t>
      </w:r>
    </w:p>
  </w:comment>
  <w:comment w:id="32" w:author="Mirjana Borucinsky" w:date="2025-07-12T14:40:00Z" w:initials="MB">
    <w:p w14:paraId="31619E64" w14:textId="14DF373A" w:rsidR="000D3CFF" w:rsidRDefault="000D3CFF">
      <w:pPr>
        <w:pStyle w:val="CommentText"/>
      </w:pPr>
      <w:r>
        <w:rPr>
          <w:rStyle w:val="CommentReference"/>
        </w:rPr>
        <w:annotationRef/>
      </w:r>
      <w:r w:rsidRPr="10BC865F">
        <w:t>realno? uistinu?</w:t>
      </w:r>
    </w:p>
  </w:comment>
  <w:comment w:id="34" w:author="Mirjana Borucinsky" w:date="2025-07-12T14:41:00Z" w:initials="MB">
    <w:p w14:paraId="5ABCA446" w14:textId="3BF7B0AC" w:rsidR="00384BF4" w:rsidRDefault="00384BF4">
      <w:pPr>
        <w:pStyle w:val="CommentText"/>
      </w:pPr>
      <w:r>
        <w:rPr>
          <w:rStyle w:val="CommentReference"/>
        </w:rPr>
        <w:annotationRef/>
      </w:r>
      <w:r w:rsidRPr="10F4AA5F">
        <w:t>Odvojena?</w:t>
      </w:r>
    </w:p>
  </w:comment>
  <w:comment w:id="40" w:author="Gost korisnik" w:date="2025-07-12T04:51:00Z" w:initials="Gk">
    <w:p w14:paraId="591823B8" w14:textId="7823E9D7" w:rsidR="00326B5D" w:rsidRDefault="00326B5D">
      <w:pPr>
        <w:pStyle w:val="CommentText"/>
      </w:pPr>
      <w:r>
        <w:rPr>
          <w:rStyle w:val="CommentReference"/>
        </w:rPr>
        <w:annotationRef/>
      </w:r>
      <w:r w:rsidRPr="106135F3">
        <w:t>Možda dodati referencu na Rolanda Robertsona, autora tog termina.</w:t>
      </w:r>
    </w:p>
  </w:comment>
  <w:comment w:id="43" w:author="Mirjana Borucinsky" w:date="2025-07-12T14:45:00Z" w:initials="MB">
    <w:p w14:paraId="4EBFFB28" w14:textId="24339226" w:rsidR="00166B2D" w:rsidRDefault="00166B2D">
      <w:pPr>
        <w:pStyle w:val="CommentText"/>
      </w:pPr>
      <w:r>
        <w:rPr>
          <w:rStyle w:val="CommentReference"/>
        </w:rPr>
        <w:annotationRef/>
      </w:r>
      <w:r w:rsidRPr="451BC759">
        <w:t>izlaženje? tisak?</w:t>
      </w:r>
    </w:p>
  </w:comment>
  <w:comment w:id="48" w:author="Mirjana Borucinsky" w:date="2025-07-12T14:47:00Z" w:initials="MB">
    <w:p w14:paraId="1CFD67B0" w14:textId="3D5C974F" w:rsidR="00D76370" w:rsidRDefault="00D76370">
      <w:pPr>
        <w:pStyle w:val="CommentText"/>
      </w:pPr>
      <w:r>
        <w:rPr>
          <w:rStyle w:val="CommentReference"/>
        </w:rPr>
        <w:annotationRef/>
      </w:r>
      <w:r w:rsidRPr="54C297E2">
        <w:t>društvene</w:t>
      </w:r>
    </w:p>
  </w:comment>
  <w:comment w:id="49" w:author="Mirjana Borucinsky" w:date="2025-07-12T14:47:00Z" w:initials="MB">
    <w:p w14:paraId="605C75BC" w14:textId="632821DD" w:rsidR="00AE1551" w:rsidRDefault="00AE1551">
      <w:pPr>
        <w:pStyle w:val="CommentText"/>
      </w:pPr>
      <w:r>
        <w:rPr>
          <w:rStyle w:val="CommentReference"/>
        </w:rPr>
        <w:annotationRef/>
      </w:r>
      <w:r w:rsidRPr="69F68BD4">
        <w:t>Usporedno s</w:t>
      </w:r>
    </w:p>
  </w:comment>
  <w:comment w:id="52" w:author="Mirjana Borucinsky" w:date="2025-07-12T14:49:00Z" w:initials="MB">
    <w:p w14:paraId="7DF09CFB" w14:textId="4B2FF983" w:rsidR="0065345D" w:rsidRDefault="0065345D">
      <w:pPr>
        <w:pStyle w:val="CommentText"/>
      </w:pPr>
      <w:r>
        <w:rPr>
          <w:rStyle w:val="CommentReference"/>
        </w:rPr>
        <w:annotationRef/>
      </w:r>
      <w:r w:rsidRPr="2C26D0A8">
        <w:t>engl. Augmented reality</w:t>
      </w:r>
    </w:p>
  </w:comment>
  <w:comment w:id="60" w:author="Benedikt Perak" w:date="2025-07-13T09:37:00Z" w:initials="BP">
    <w:p w14:paraId="6A4217F8" w14:textId="67479943" w:rsidR="006D4412" w:rsidRDefault="006D4412">
      <w:pPr>
        <w:pStyle w:val="CommentText"/>
      </w:pPr>
      <w:r>
        <w:rPr>
          <w:rStyle w:val="CommentReference"/>
        </w:rPr>
        <w:annotationRef/>
      </w:r>
      <w:r w:rsidRPr="070C5927">
        <w:t>%%{init: {'theme': 'base', 'themeVariables': { 'mainBkg': '#ffffff', 'tertiaryColor': '#ffffff' }}}%%</w:t>
      </w:r>
    </w:p>
    <w:p w14:paraId="07D59CF2" w14:textId="67CB5761" w:rsidR="006D4412" w:rsidRDefault="006D4412">
      <w:pPr>
        <w:pStyle w:val="CommentText"/>
      </w:pPr>
      <w:r w:rsidRPr="20868185">
        <w:t>graph LR </w:t>
      </w:r>
    </w:p>
    <w:p w14:paraId="535706D8" w14:textId="483027EB" w:rsidR="006D4412" w:rsidRDefault="006D4412">
      <w:pPr>
        <w:pStyle w:val="CommentText"/>
      </w:pPr>
    </w:p>
    <w:p w14:paraId="623BCE2D" w14:textId="7BCED1EC" w:rsidR="006D4412" w:rsidRDefault="006D4412">
      <w:pPr>
        <w:pStyle w:val="CommentText"/>
      </w:pPr>
      <w:r w:rsidRPr="10A66095">
        <w:t>subgraph "Razvojna putanja velikih jezičnih modela" </w:t>
      </w:r>
    </w:p>
    <w:p w14:paraId="77139F19" w14:textId="54B0E149" w:rsidR="006D4412" w:rsidRDefault="006D4412">
      <w:pPr>
        <w:pStyle w:val="CommentText"/>
      </w:pPr>
    </w:p>
    <w:p w14:paraId="6C4B88B9" w14:textId="112535BF" w:rsidR="006D4412" w:rsidRDefault="006D4412">
      <w:pPr>
        <w:pStyle w:val="CommentText"/>
      </w:pPr>
      <w:r w:rsidRPr="3E3CD109">
        <w:t>A["Temeljni model&lt;br&gt;</w:t>
      </w:r>
    </w:p>
    <w:p w14:paraId="7F32DE48" w14:textId="524FE513" w:rsidR="006D4412" w:rsidRDefault="006D4412">
      <w:pPr>
        <w:pStyle w:val="CommentText"/>
      </w:pPr>
      <w:r w:rsidRPr="007FFB70">
        <w:t>GPT-3 (Brown et al., 2020)&lt;br&gt;</w:t>
      </w:r>
    </w:p>
    <w:p w14:paraId="19FED258" w14:textId="640E5FE4" w:rsidR="006D4412" w:rsidRDefault="006D4412">
      <w:pPr>
        <w:pStyle w:val="CommentText"/>
      </w:pPr>
      <w:r w:rsidRPr="00473774">
        <w:t>Sposobnost učenja u kontekstu"] --&gt;</w:t>
      </w:r>
    </w:p>
    <w:p w14:paraId="3FEBCB99" w14:textId="4887F667" w:rsidR="006D4412" w:rsidRDefault="006D4412">
      <w:pPr>
        <w:pStyle w:val="CommentText"/>
      </w:pPr>
      <w:r w:rsidRPr="68A5B4DF">
        <w:t>B["Dijaloški model&lt;br&gt;</w:t>
      </w:r>
    </w:p>
    <w:p w14:paraId="6BA24CBB" w14:textId="1AF2C28D" w:rsidR="006D4412" w:rsidRDefault="006D4412">
      <w:pPr>
        <w:pStyle w:val="CommentText"/>
      </w:pPr>
      <w:r w:rsidRPr="61013456">
        <w:t>ChatGPT (2022)&lt;br&gt;</w:t>
      </w:r>
    </w:p>
    <w:p w14:paraId="719E3CB9" w14:textId="2AD53449" w:rsidR="006D4412" w:rsidRDefault="006D4412">
      <w:pPr>
        <w:pStyle w:val="CommentText"/>
      </w:pPr>
      <w:r w:rsidRPr="3F688D6C">
        <w:t>Podešavanje uz ljudske povratne informacije (RLHF)"]</w:t>
      </w:r>
    </w:p>
    <w:p w14:paraId="62A97394" w14:textId="60869E48" w:rsidR="006D4412" w:rsidRDefault="006D4412">
      <w:pPr>
        <w:pStyle w:val="CommentText"/>
      </w:pPr>
      <w:r w:rsidRPr="43882619">
        <w:t>B --&gt;</w:t>
      </w:r>
    </w:p>
    <w:p w14:paraId="078D9D2B" w14:textId="2C6BB913" w:rsidR="006D4412" w:rsidRDefault="006D4412">
      <w:pPr>
        <w:pStyle w:val="CommentText"/>
      </w:pPr>
      <w:r w:rsidRPr="46A2B418">
        <w:t>C["Model kao Agent&lt;br&gt;</w:t>
      </w:r>
    </w:p>
    <w:p w14:paraId="50CADA1C" w14:textId="55C74C8F" w:rsidR="006D4412" w:rsidRDefault="006D4412">
      <w:pPr>
        <w:pStyle w:val="CommentText"/>
      </w:pPr>
      <w:r w:rsidRPr="23DEF3F2">
        <w:t>Integracija s alatima i okolinom&lt;br&gt;</w:t>
      </w:r>
    </w:p>
    <w:p w14:paraId="210FD40C" w14:textId="51E32A74" w:rsidR="006D4412" w:rsidRDefault="006D4412">
      <w:pPr>
        <w:pStyle w:val="CommentText"/>
      </w:pPr>
      <w:r w:rsidRPr="429C5EB2">
        <w:t>Sposobnost planiranja i autonomnog djelovanja"]</w:t>
      </w:r>
    </w:p>
    <w:p w14:paraId="0C3DC015" w14:textId="15241E24" w:rsidR="006D4412" w:rsidRDefault="006D4412">
      <w:pPr>
        <w:pStyle w:val="CommentText"/>
      </w:pPr>
      <w:r w:rsidRPr="0DFC792E">
        <w:t>end </w:t>
      </w:r>
    </w:p>
    <w:p w14:paraId="11AD61FC" w14:textId="6A53E112" w:rsidR="006D4412" w:rsidRDefault="006D4412">
      <w:pPr>
        <w:pStyle w:val="CommentText"/>
      </w:pPr>
    </w:p>
    <w:p w14:paraId="0B5AB34B" w14:textId="1264ABCA" w:rsidR="006D4412" w:rsidRDefault="006D4412">
      <w:pPr>
        <w:pStyle w:val="CommentText"/>
      </w:pPr>
      <w:r w:rsidRPr="4D2B6308">
        <w:t>classDef default fill:#ffffff,stroke:#333,stroke-width:1px,font-family:Arial,font-size:12px; </w:t>
      </w:r>
    </w:p>
    <w:p w14:paraId="510B7D6D" w14:textId="7CD2445D" w:rsidR="006D4412" w:rsidRDefault="006D4412">
      <w:pPr>
        <w:pStyle w:val="CommentText"/>
      </w:pPr>
    </w:p>
    <w:p w14:paraId="38917B30" w14:textId="2AD9E45B" w:rsidR="006D4412" w:rsidRDefault="006D4412">
      <w:pPr>
        <w:pStyle w:val="CommentText"/>
      </w:pPr>
      <w:r w:rsidRPr="0E3B2835">
        <w:t>class A,B,C default;</w:t>
      </w:r>
    </w:p>
  </w:comment>
  <w:comment w:id="62" w:author="Mirjana Borucinsky" w:date="2025-07-12T15:09:00Z" w:initials="MB">
    <w:p w14:paraId="4E361CD0" w14:textId="62CF4561" w:rsidR="00154F7E" w:rsidRDefault="00154F7E">
      <w:pPr>
        <w:pStyle w:val="CommentText"/>
      </w:pPr>
      <w:r>
        <w:rPr>
          <w:rStyle w:val="CommentReference"/>
        </w:rPr>
        <w:annotationRef/>
      </w:r>
      <w:r w:rsidRPr="458AB5E5">
        <w:t>ovo isto nije najsretnija konstrukcija u hrv.</w:t>
      </w:r>
    </w:p>
  </w:comment>
  <w:comment w:id="63" w:author="Mirjana Borucinsky" w:date="2025-07-12T15:05:00Z" w:initials="MB">
    <w:p w14:paraId="361F6C3D" w14:textId="344529C1" w:rsidR="001F3AD4" w:rsidRDefault="001F3AD4">
      <w:pPr>
        <w:pStyle w:val="CommentText"/>
      </w:pPr>
      <w:r>
        <w:rPr>
          <w:rStyle w:val="CommentReference"/>
        </w:rPr>
        <w:annotationRef/>
      </w:r>
      <w:r w:rsidRPr="3B0F772E">
        <w:t>dodati puni naziv na engleskom pa onda kraticu</w:t>
      </w:r>
    </w:p>
  </w:comment>
  <w:comment w:id="64" w:author="Mirjana Borucinsky" w:date="2025-07-12T15:05:00Z" w:initials="MB">
    <w:p w14:paraId="759D3D8A" w14:textId="7C638E83" w:rsidR="00C24D2F" w:rsidRDefault="00C24D2F">
      <w:pPr>
        <w:pStyle w:val="CommentText"/>
      </w:pPr>
      <w:r>
        <w:rPr>
          <w:rStyle w:val="CommentReference"/>
        </w:rPr>
        <w:annotationRef/>
      </w:r>
      <w:r w:rsidRPr="189B55C6">
        <w:t>isto kao gore</w:t>
      </w:r>
    </w:p>
  </w:comment>
  <w:comment w:id="65" w:author="Mirjana Borucinsky" w:date="2025-07-12T15:06:00Z" w:initials="MB">
    <w:p w14:paraId="276A6B4B" w14:textId="38DE2A9D" w:rsidR="002C5A79" w:rsidRDefault="002C5A79">
      <w:pPr>
        <w:pStyle w:val="CommentText"/>
      </w:pPr>
      <w:r>
        <w:rPr>
          <w:rStyle w:val="CommentReference"/>
        </w:rPr>
        <w:annotationRef/>
      </w:r>
      <w:r w:rsidRPr="3ADCC592">
        <w:t>možda pojasniti što ovo znači za čitatelje koji nisu informatičari</w:t>
      </w:r>
    </w:p>
  </w:comment>
  <w:comment w:id="66" w:author="Mirjana Borucinsky" w:date="2025-07-12T15:08:00Z" w:initials="MB">
    <w:p w14:paraId="71C01C19" w14:textId="48CC6D12" w:rsidR="00A7177F" w:rsidRDefault="00A7177F">
      <w:pPr>
        <w:pStyle w:val="CommentText"/>
      </w:pPr>
      <w:r>
        <w:rPr>
          <w:rStyle w:val="CommentReference"/>
        </w:rPr>
        <w:annotationRef/>
      </w:r>
      <w:r w:rsidRPr="52A4621A">
        <w:t>možda model usmjeravanja pažnje na više glava</w:t>
      </w:r>
    </w:p>
  </w:comment>
  <w:comment w:id="67" w:author="Ana Meštrović" w:date="2025-07-12T08:36:00Z" w:initials="AM">
    <w:p w14:paraId="504F7B7A" w14:textId="3D2FE92D" w:rsidR="00A708EB" w:rsidRDefault="00A708EB">
      <w:pPr>
        <w:pStyle w:val="CommentText"/>
      </w:pPr>
      <w:r>
        <w:rPr>
          <w:rStyle w:val="CommentReference"/>
        </w:rPr>
        <w:annotationRef/>
      </w:r>
      <w:r w:rsidRPr="33E79C71">
        <w:t>je li ovo dobar prijevod!! Ima li neki drugi</w:t>
      </w:r>
    </w:p>
  </w:comment>
  <w:comment w:id="68" w:author="Mirjana Borucinsky" w:date="2025-07-12T15:10:00Z" w:initials="MB">
    <w:p w14:paraId="62AB5C9F" w14:textId="79BA4E26" w:rsidR="008B563D" w:rsidRDefault="008B563D">
      <w:pPr>
        <w:pStyle w:val="CommentText"/>
      </w:pPr>
      <w:r>
        <w:rPr>
          <w:rStyle w:val="CommentReference"/>
        </w:rPr>
        <w:annotationRef/>
      </w:r>
      <w:r w:rsidRPr="1D2C51BA">
        <w:t>premostio</w:t>
      </w:r>
    </w:p>
  </w:comment>
  <w:comment w:id="69" w:author="Benedikt Perak" w:date="2025-07-13T09:44:00Z" w:initials="BP">
    <w:p w14:paraId="27B2500D" w14:textId="1C607006" w:rsidR="006D4412" w:rsidRDefault="006D4412">
      <w:pPr>
        <w:pStyle w:val="CommentText"/>
      </w:pPr>
      <w:r>
        <w:rPr>
          <w:rStyle w:val="CommentReference"/>
        </w:rPr>
        <w:annotationRef/>
      </w:r>
      <w:r w:rsidRPr="1C567CF9">
        <w:t>%%{init: {'theme': 'base', 'themeVariables': { 'mainBkg': '#ffffff', 'tertiaryColor': '#ffffff' }}}%%</w:t>
      </w:r>
    </w:p>
    <w:p w14:paraId="2687FC45" w14:textId="269764C7" w:rsidR="006D4412" w:rsidRDefault="006D4412">
      <w:pPr>
        <w:pStyle w:val="CommentText"/>
      </w:pPr>
      <w:r w:rsidRPr="17138AC9">
        <w:t>graph LR</w:t>
      </w:r>
    </w:p>
    <w:p w14:paraId="03EC373E" w14:textId="243AD480" w:rsidR="006D4412" w:rsidRDefault="006D4412">
      <w:pPr>
        <w:pStyle w:val="CommentText"/>
      </w:pPr>
    </w:p>
    <w:p w14:paraId="3E522E13" w14:textId="28C3C1B8" w:rsidR="006D4412" w:rsidRDefault="006D4412">
      <w:pPr>
        <w:pStyle w:val="CommentText"/>
      </w:pPr>
      <w:r w:rsidRPr="0063E3D1">
        <w:t>style A fill:#ffffff,stroke:#333,stroke-width:2px</w:t>
      </w:r>
    </w:p>
    <w:p w14:paraId="1891BCFC" w14:textId="69A90300" w:rsidR="006D4412" w:rsidRDefault="006D4412">
      <w:pPr>
        <w:pStyle w:val="CommentText"/>
      </w:pPr>
      <w:r w:rsidRPr="51673504">
        <w:t>style F fill:#ffffff,stroke:#333,stroke-width:2px</w:t>
      </w:r>
    </w:p>
    <w:p w14:paraId="69F81299" w14:textId="4328E4FB" w:rsidR="006D4412" w:rsidRDefault="006D4412">
      <w:pPr>
        <w:pStyle w:val="CommentText"/>
      </w:pPr>
    </w:p>
    <w:p w14:paraId="491E7762" w14:textId="665BB682" w:rsidR="006D4412" w:rsidRDefault="006D4412">
      <w:pPr>
        <w:pStyle w:val="CommentText"/>
      </w:pPr>
      <w:r w:rsidRPr="46ED62C8">
        <w:t>subgraph "Struktura transformer bloka"</w:t>
      </w:r>
    </w:p>
    <w:p w14:paraId="714AAD9C" w14:textId="4D7905FE" w:rsidR="006D4412" w:rsidRDefault="006D4412">
      <w:pPr>
        <w:pStyle w:val="CommentText"/>
      </w:pPr>
      <w:r w:rsidRPr="326D7562">
        <w:t>direction TB</w:t>
      </w:r>
    </w:p>
    <w:p w14:paraId="5917E941" w14:textId="398B57A8" w:rsidR="006D4412" w:rsidRDefault="006D4412">
      <w:pPr>
        <w:pStyle w:val="CommentText"/>
      </w:pPr>
      <w:r w:rsidRPr="37A03F44">
        <w:t>A["Ulazni slijed"] --&gt;</w:t>
      </w:r>
    </w:p>
    <w:p w14:paraId="7AC76C42" w14:textId="570471CE" w:rsidR="006D4412" w:rsidRDefault="006D4412">
      <w:pPr>
        <w:pStyle w:val="CommentText"/>
      </w:pPr>
      <w:r w:rsidRPr="04F8E29A">
        <w:t>P("Dodavanje pozicijskoga kodiranja");</w:t>
      </w:r>
    </w:p>
    <w:p w14:paraId="1E331408" w14:textId="20D9765F" w:rsidR="006D4412" w:rsidRDefault="006D4412">
      <w:pPr>
        <w:pStyle w:val="CommentText"/>
      </w:pPr>
      <w:r w:rsidRPr="414BA433">
        <w:t>P --&gt;</w:t>
      </w:r>
    </w:p>
    <w:p w14:paraId="4CB6A4C0" w14:textId="0A76768A" w:rsidR="006D4412" w:rsidRDefault="006D4412">
      <w:pPr>
        <w:pStyle w:val="CommentText"/>
      </w:pPr>
      <w:r w:rsidRPr="0F350AC3">
        <w:t>B("Višeglava samopozornost");</w:t>
      </w:r>
    </w:p>
    <w:p w14:paraId="4D5712CF" w14:textId="2CEBCCE1" w:rsidR="006D4412" w:rsidRDefault="006D4412">
      <w:pPr>
        <w:pStyle w:val="CommentText"/>
      </w:pPr>
      <w:r w:rsidRPr="230A8180">
        <w:t>B --&gt;</w:t>
      </w:r>
    </w:p>
    <w:p w14:paraId="135B49AC" w14:textId="2D8F5187" w:rsidR="006D4412" w:rsidRDefault="006D4412">
      <w:pPr>
        <w:pStyle w:val="CommentText"/>
      </w:pPr>
      <w:r w:rsidRPr="401DB7F6">
        <w:t>C{"Zbrajanje i normalizacija sloja"};</w:t>
      </w:r>
    </w:p>
    <w:p w14:paraId="54108F4A" w14:textId="0964B1F3" w:rsidR="006D4412" w:rsidRDefault="006D4412">
      <w:pPr>
        <w:pStyle w:val="CommentText"/>
      </w:pPr>
      <w:r w:rsidRPr="3EEE94BB">
        <w:t>P --&gt;</w:t>
      </w:r>
    </w:p>
    <w:p w14:paraId="4B49C6CF" w14:textId="3C6743D3" w:rsidR="006D4412" w:rsidRDefault="006D4412">
      <w:pPr>
        <w:pStyle w:val="CommentText"/>
      </w:pPr>
      <w:r w:rsidRPr="70DCAC16">
        <w:t>C;</w:t>
      </w:r>
    </w:p>
    <w:p w14:paraId="38F3DB46" w14:textId="28FADDB4" w:rsidR="006D4412" w:rsidRDefault="006D4412">
      <w:pPr>
        <w:pStyle w:val="CommentText"/>
      </w:pPr>
      <w:r w:rsidRPr="2E134060">
        <w:t>C --&gt;</w:t>
      </w:r>
    </w:p>
    <w:p w14:paraId="6A40BA87" w14:textId="68CAE04F" w:rsidR="006D4412" w:rsidRDefault="006D4412">
      <w:pPr>
        <w:pStyle w:val="CommentText"/>
      </w:pPr>
      <w:r w:rsidRPr="7B6BF79A">
        <w:t>D("Mreža s propuštanjem unaprijed");</w:t>
      </w:r>
    </w:p>
    <w:p w14:paraId="0917404D" w14:textId="600EE50F" w:rsidR="006D4412" w:rsidRDefault="006D4412">
      <w:pPr>
        <w:pStyle w:val="CommentText"/>
      </w:pPr>
      <w:r w:rsidRPr="4F1AC656">
        <w:t>D --&gt;</w:t>
      </w:r>
    </w:p>
    <w:p w14:paraId="2F49460A" w14:textId="6BBBB9F0" w:rsidR="006D4412" w:rsidRDefault="006D4412">
      <w:pPr>
        <w:pStyle w:val="CommentText"/>
      </w:pPr>
      <w:r w:rsidRPr="573421E3">
        <w:t>E{"Zbrajanje i normalizacija sloja"};</w:t>
      </w:r>
    </w:p>
    <w:p w14:paraId="2B693B70" w14:textId="70781E0A" w:rsidR="006D4412" w:rsidRDefault="006D4412">
      <w:pPr>
        <w:pStyle w:val="CommentText"/>
      </w:pPr>
      <w:r w:rsidRPr="14D6C885">
        <w:t>C --&gt;</w:t>
      </w:r>
    </w:p>
    <w:p w14:paraId="2915B320" w14:textId="2AE750FD" w:rsidR="006D4412" w:rsidRDefault="006D4412">
      <w:pPr>
        <w:pStyle w:val="CommentText"/>
      </w:pPr>
      <w:r w:rsidRPr="1C04E8B5">
        <w:t>E;</w:t>
      </w:r>
    </w:p>
    <w:p w14:paraId="18DBDAEB" w14:textId="76A696E5" w:rsidR="006D4412" w:rsidRDefault="006D4412">
      <w:pPr>
        <w:pStyle w:val="CommentText"/>
      </w:pPr>
      <w:r w:rsidRPr="009E5F5E">
        <w:t>E --&gt;</w:t>
      </w:r>
    </w:p>
    <w:p w14:paraId="75B95F06" w14:textId="155596A9" w:rsidR="006D4412" w:rsidRDefault="006D4412">
      <w:pPr>
        <w:pStyle w:val="CommentText"/>
      </w:pPr>
      <w:r w:rsidRPr="1F4276C5">
        <w:t>F["Izlazni slijed"];</w:t>
      </w:r>
    </w:p>
    <w:p w14:paraId="3987EE71" w14:textId="70BE973C" w:rsidR="006D4412" w:rsidRDefault="006D4412">
      <w:pPr>
        <w:pStyle w:val="CommentText"/>
      </w:pPr>
      <w:r w:rsidRPr="22F050C0">
        <w:t>end</w:t>
      </w:r>
    </w:p>
    <w:p w14:paraId="100E9310" w14:textId="6E410DB7" w:rsidR="006D4412" w:rsidRDefault="006D4412">
      <w:pPr>
        <w:pStyle w:val="CommentText"/>
      </w:pPr>
    </w:p>
    <w:p w14:paraId="2D12081F" w14:textId="101C2DD4" w:rsidR="006D4412" w:rsidRDefault="006D4412">
      <w:pPr>
        <w:pStyle w:val="CommentText"/>
      </w:pPr>
      <w:r w:rsidRPr="1299C86E">
        <w:t>style B fill:#e3f2fd,stroke:#1976d2,stroke-width:2px</w:t>
      </w:r>
    </w:p>
    <w:p w14:paraId="7103230A" w14:textId="6D5A32B6" w:rsidR="006D4412" w:rsidRDefault="006D4412">
      <w:pPr>
        <w:pStyle w:val="CommentText"/>
      </w:pPr>
      <w:r w:rsidRPr="19069EC7">
        <w:t>style D fill:#e8f5e9,stroke:#2e7d32,stroke-width:2px</w:t>
      </w:r>
    </w:p>
    <w:p w14:paraId="5B520D7E" w14:textId="180F6C74" w:rsidR="006D4412" w:rsidRDefault="006D4412">
      <w:pPr>
        <w:pStyle w:val="CommentText"/>
      </w:pPr>
      <w:r w:rsidRPr="52AAEDC5">
        <w:t>style P fill:#fff3e0,stroke:#ef6c00,stroke-width:2px</w:t>
      </w:r>
    </w:p>
  </w:comment>
  <w:comment w:id="70" w:author="Mirjana Borucinsky" w:date="2025-07-12T15:12:00Z" w:initials="MB">
    <w:p w14:paraId="17F147ED" w14:textId="6C106508" w:rsidR="00BF48B9" w:rsidRDefault="00BF48B9">
      <w:pPr>
        <w:pStyle w:val="CommentText"/>
      </w:pPr>
      <w:r>
        <w:rPr>
          <w:rStyle w:val="CommentReference"/>
        </w:rPr>
        <w:annotationRef/>
      </w:r>
      <w:r w:rsidRPr="1D5E90B3">
        <w:t>možeš ovdje navesti i primjer a cat sat on the mat ili neki drugi</w:t>
      </w:r>
    </w:p>
  </w:comment>
  <w:comment w:id="71" w:author="Mirjana Borucinsky" w:date="2025-07-12T15:14:00Z" w:initials="MB">
    <w:p w14:paraId="6A8B2E57" w14:textId="5BEDA183" w:rsidR="004E131E" w:rsidRDefault="004E131E">
      <w:pPr>
        <w:pStyle w:val="CommentText"/>
      </w:pPr>
      <w:r>
        <w:rPr>
          <w:rStyle w:val="CommentReference"/>
        </w:rPr>
        <w:annotationRef/>
      </w:r>
      <w:r w:rsidRPr="472B7A57">
        <w:t>učenje potkrijepljeno ljudskom povratnom informacijom, dodaj i puni naziv na engl</w:t>
      </w:r>
    </w:p>
  </w:comment>
  <w:comment w:id="72" w:author="Mirjana Borucinsky" w:date="2025-07-12T15:14:00Z" w:initials="MB">
    <w:p w14:paraId="3ACCFA81" w14:textId="68BA9CF4" w:rsidR="00112384" w:rsidRDefault="00112384">
      <w:pPr>
        <w:pStyle w:val="CommentText"/>
      </w:pPr>
      <w:r>
        <w:rPr>
          <w:rStyle w:val="CommentReference"/>
        </w:rPr>
        <w:annotationRef/>
      </w:r>
      <w:r w:rsidRPr="2917A759">
        <w:t>pogon?</w:t>
      </w:r>
    </w:p>
  </w:comment>
  <w:comment w:id="74" w:author="Benedikt Perak" w:date="2025-07-13T09:51:00Z" w:initials="BP">
    <w:p w14:paraId="42DE0840" w14:textId="7FEF15C7" w:rsidR="006D4412" w:rsidRDefault="006D4412">
      <w:pPr>
        <w:pStyle w:val="CommentText"/>
      </w:pPr>
      <w:r>
        <w:rPr>
          <w:rStyle w:val="CommentReference"/>
        </w:rPr>
        <w:annotationRef/>
      </w:r>
      <w:r w:rsidRPr="4AA5B040">
        <w:t>%%{init: {'theme': 'base', 'themeVariables': { 'mainBkg': '#ffffff', 'tertiaryColor': '#ffffff' }}}%%</w:t>
      </w:r>
    </w:p>
    <w:p w14:paraId="64D3C169" w14:textId="0D5B6700" w:rsidR="006D4412" w:rsidRDefault="006D4412">
      <w:pPr>
        <w:pStyle w:val="CommentText"/>
      </w:pPr>
      <w:r w:rsidRPr="45344EFA">
        <w:t>graph LR</w:t>
      </w:r>
    </w:p>
    <w:p w14:paraId="4B41A597" w14:textId="2BB454D9" w:rsidR="006D4412" w:rsidRDefault="006D4412">
      <w:pPr>
        <w:pStyle w:val="CommentText"/>
      </w:pPr>
    </w:p>
    <w:p w14:paraId="6D1FCBBD" w14:textId="47E2A824" w:rsidR="006D4412" w:rsidRDefault="006D4412">
      <w:pPr>
        <w:pStyle w:val="CommentText"/>
      </w:pPr>
      <w:r w:rsidRPr="3BA94757">
        <w:t>style A fill:#fff,stroke:#333,stroke-width:2px</w:t>
      </w:r>
    </w:p>
    <w:p w14:paraId="5E2FC56D" w14:textId="2CB08D07" w:rsidR="006D4412" w:rsidRDefault="006D4412">
      <w:pPr>
        <w:pStyle w:val="CommentText"/>
      </w:pPr>
      <w:r w:rsidRPr="61143D38">
        <w:t>style B fill:#fff,stroke:#333,stroke-width:2px</w:t>
      </w:r>
    </w:p>
    <w:p w14:paraId="11FFF214" w14:textId="7779674F" w:rsidR="006D4412" w:rsidRDefault="006D4412">
      <w:pPr>
        <w:pStyle w:val="CommentText"/>
      </w:pPr>
      <w:r w:rsidRPr="6FDE8EE0">
        <w:t>style C fill:#fff,stroke:#333,stroke-width:2px</w:t>
      </w:r>
    </w:p>
    <w:p w14:paraId="7DDD66A1" w14:textId="0C874355" w:rsidR="006D4412" w:rsidRDefault="006D4412">
      <w:pPr>
        <w:pStyle w:val="CommentText"/>
      </w:pPr>
      <w:r w:rsidRPr="735E94D5">
        <w:t>style D fill:#fff,stroke:#333,stroke-width:2px</w:t>
      </w:r>
    </w:p>
    <w:p w14:paraId="3FDBB22C" w14:textId="135746CC" w:rsidR="006D4412" w:rsidRDefault="006D4412">
      <w:pPr>
        <w:pStyle w:val="CommentText"/>
      </w:pPr>
      <w:r w:rsidRPr="207EF31F">
        <w:t>style E fill:#fff,stroke:#333,stroke-width:2px</w:t>
      </w:r>
    </w:p>
    <w:p w14:paraId="1F83AE86" w14:textId="290C9CB1" w:rsidR="006D4412" w:rsidRDefault="006D4412">
      <w:pPr>
        <w:pStyle w:val="CommentText"/>
      </w:pPr>
    </w:p>
    <w:p w14:paraId="3A56898A" w14:textId="7B3C3986" w:rsidR="006D4412" w:rsidRDefault="006D4412">
      <w:pPr>
        <w:pStyle w:val="CommentText"/>
      </w:pPr>
      <w:r w:rsidRPr="26B0D69E">
        <w:t>subgraph "Životni ciklus modela"</w:t>
      </w:r>
    </w:p>
    <w:p w14:paraId="7F175FBF" w14:textId="794E0DA8" w:rsidR="006D4412" w:rsidRDefault="006D4412">
      <w:pPr>
        <w:pStyle w:val="CommentText"/>
      </w:pPr>
      <w:r w:rsidRPr="6959DAC9">
        <w:t>A["1. Podaci i priprema"] --&gt;</w:t>
      </w:r>
    </w:p>
    <w:p w14:paraId="6B17C4CE" w14:textId="1C6DABC9" w:rsidR="006D4412" w:rsidRDefault="006D4412">
      <w:pPr>
        <w:pStyle w:val="CommentText"/>
      </w:pPr>
      <w:r w:rsidRPr="1DBB00C4">
        <w:t>B["2. Izgradnja i uvježbavanje"]</w:t>
      </w:r>
    </w:p>
    <w:p w14:paraId="5834A6B5" w14:textId="4270DA7C" w:rsidR="006D4412" w:rsidRDefault="006D4412">
      <w:pPr>
        <w:pStyle w:val="CommentText"/>
      </w:pPr>
      <w:r w:rsidRPr="59C1F5ED">
        <w:t>B --&gt;</w:t>
      </w:r>
    </w:p>
    <w:p w14:paraId="32B0AD51" w14:textId="517134DC" w:rsidR="006D4412" w:rsidRDefault="006D4412">
      <w:pPr>
        <w:pStyle w:val="CommentText"/>
      </w:pPr>
      <w:r w:rsidRPr="0A2AF67A">
        <w:t>C["3. Evaluacija"]</w:t>
      </w:r>
    </w:p>
    <w:p w14:paraId="684E90C7" w14:textId="2994F698" w:rsidR="006D4412" w:rsidRDefault="006D4412">
      <w:pPr>
        <w:pStyle w:val="CommentText"/>
      </w:pPr>
      <w:r w:rsidRPr="4DAEB7A1">
        <w:t>C --&gt;</w:t>
      </w:r>
    </w:p>
    <w:p w14:paraId="6C7F6337" w14:textId="5224A9C0" w:rsidR="006D4412" w:rsidRDefault="006D4412">
      <w:pPr>
        <w:pStyle w:val="CommentText"/>
      </w:pPr>
      <w:r w:rsidRPr="7D6EB9A0">
        <w:t>D["4. Primjena"]</w:t>
      </w:r>
    </w:p>
    <w:p w14:paraId="403B025D" w14:textId="075E301D" w:rsidR="006D4412" w:rsidRDefault="006D4412">
      <w:pPr>
        <w:pStyle w:val="CommentText"/>
      </w:pPr>
      <w:r w:rsidRPr="65AD67FF">
        <w:t>D --&gt;</w:t>
      </w:r>
    </w:p>
    <w:p w14:paraId="11B91EEC" w14:textId="05E5F043" w:rsidR="006D4412" w:rsidRDefault="006D4412">
      <w:pPr>
        <w:pStyle w:val="CommentText"/>
      </w:pPr>
      <w:r w:rsidRPr="4B98DD07">
        <w:t>E["5. Praćenje i održavanje"]</w:t>
      </w:r>
    </w:p>
    <w:p w14:paraId="4415846B" w14:textId="76BBB99F" w:rsidR="006D4412" w:rsidRDefault="006D4412">
      <w:pPr>
        <w:pStyle w:val="CommentText"/>
      </w:pPr>
      <w:r w:rsidRPr="6A870E71">
        <w:t>end</w:t>
      </w:r>
    </w:p>
    <w:p w14:paraId="7B8370B0" w14:textId="18387129" w:rsidR="006D4412" w:rsidRDefault="006D4412">
      <w:pPr>
        <w:pStyle w:val="CommentText"/>
      </w:pPr>
    </w:p>
    <w:p w14:paraId="54C1BFF5" w14:textId="3DF333CF" w:rsidR="006D4412" w:rsidRDefault="006D4412">
      <w:pPr>
        <w:pStyle w:val="CommentText"/>
      </w:pPr>
      <w:r w:rsidRPr="6516A1C3">
        <w:t>E --&gt;</w:t>
      </w:r>
    </w:p>
    <w:p w14:paraId="1C79983F" w14:textId="59F94415" w:rsidR="006D4412" w:rsidRDefault="006D4412">
      <w:pPr>
        <w:pStyle w:val="CommentText"/>
      </w:pPr>
      <w:r w:rsidRPr="38050B47">
        <w:t>A</w:t>
      </w:r>
    </w:p>
  </w:comment>
  <w:comment w:id="75" w:author="Ana Meštrović" w:date="2025-07-12T08:41:00Z" w:initials="AM">
    <w:p w14:paraId="3E42D13D" w14:textId="084036BD" w:rsidR="009351C7" w:rsidRDefault="009351C7">
      <w:pPr>
        <w:pStyle w:val="CommentText"/>
      </w:pPr>
      <w:r>
        <w:rPr>
          <w:rStyle w:val="CommentReference"/>
        </w:rPr>
        <w:annotationRef/>
      </w:r>
      <w:r w:rsidRPr="7CCF34E7">
        <w:t>Urediti numeriranje prikaza u finalnoj fazi knjige</w:t>
      </w:r>
    </w:p>
  </w:comment>
  <w:comment w:id="76" w:author="Benedikt Perak" w:date="2025-07-13T09:55:00Z" w:initials="BP">
    <w:p w14:paraId="00F6CDF2" w14:textId="73102FB4" w:rsidR="006D4412" w:rsidRDefault="006D4412">
      <w:pPr>
        <w:pStyle w:val="CommentText"/>
      </w:pPr>
      <w:r>
        <w:rPr>
          <w:rStyle w:val="CommentReference"/>
        </w:rPr>
        <w:annotationRef/>
      </w:r>
      <w:r w:rsidRPr="2659687A">
        <w:t>%%{init: {'theme': 'base', 'themeVariables': { 'mainBkg': '#ffffff', 'tertiaryColor': '#ffffff' }}}%%</w:t>
      </w:r>
    </w:p>
    <w:p w14:paraId="0652E523" w14:textId="15DE44CF" w:rsidR="006D4412" w:rsidRDefault="006D4412">
      <w:pPr>
        <w:pStyle w:val="CommentText"/>
      </w:pPr>
      <w:r w:rsidRPr="26E23010">
        <w:t>graph LR</w:t>
      </w:r>
    </w:p>
    <w:p w14:paraId="2F56A3A0" w14:textId="22FD43E6" w:rsidR="006D4412" w:rsidRDefault="006D4412">
      <w:pPr>
        <w:pStyle w:val="CommentText"/>
      </w:pPr>
    </w:p>
    <w:p w14:paraId="17679B17" w14:textId="00A96FA8" w:rsidR="006D4412" w:rsidRDefault="006D4412">
      <w:pPr>
        <w:pStyle w:val="CommentText"/>
      </w:pPr>
      <w:r w:rsidRPr="4CABF4D0">
        <w:t>subgraph "Faza 1: Predtreniranje"</w:t>
      </w:r>
    </w:p>
    <w:p w14:paraId="5B6A3237" w14:textId="3C9D55C1" w:rsidR="006D4412" w:rsidRDefault="006D4412">
      <w:pPr>
        <w:pStyle w:val="CommentText"/>
      </w:pPr>
      <w:r w:rsidRPr="73557178">
        <w:t>A["Golemi korpus&lt;br&gt;</w:t>
      </w:r>
    </w:p>
    <w:p w14:paraId="2E5645D9" w14:textId="443D4DB3" w:rsidR="006D4412" w:rsidRDefault="006D4412">
      <w:pPr>
        <w:pStyle w:val="CommentText"/>
      </w:pPr>
      <w:r w:rsidRPr="75F64F20">
        <w:t>nestrukturiranog teksta"] --&gt;|Samonadzirano učenje| B("Temeljni model&lt;br&gt;</w:t>
      </w:r>
    </w:p>
    <w:p w14:paraId="052AA727" w14:textId="622A4F1E" w:rsidR="006D4412" w:rsidRDefault="006D4412">
      <w:pPr>
        <w:pStyle w:val="CommentText"/>
      </w:pPr>
      <w:r w:rsidRPr="57E84706">
        <w:t>Opće jezično znanje");</w:t>
      </w:r>
    </w:p>
    <w:p w14:paraId="55A36254" w14:textId="0FB49AB0" w:rsidR="006D4412" w:rsidRDefault="006D4412">
      <w:pPr>
        <w:pStyle w:val="CommentText"/>
      </w:pPr>
      <w:r w:rsidRPr="214DD014">
        <w:t>end</w:t>
      </w:r>
    </w:p>
    <w:p w14:paraId="42B66155" w14:textId="01B13291" w:rsidR="006D4412" w:rsidRDefault="006D4412">
      <w:pPr>
        <w:pStyle w:val="CommentText"/>
      </w:pPr>
    </w:p>
    <w:p w14:paraId="6C2E8288" w14:textId="1CD039D4" w:rsidR="006D4412" w:rsidRDefault="006D4412">
      <w:pPr>
        <w:pStyle w:val="CommentText"/>
      </w:pPr>
      <w:r w:rsidRPr="4FD920BC">
        <w:t>subgraph "Faza 2: Fina prilagodba"</w:t>
      </w:r>
    </w:p>
    <w:p w14:paraId="100B956E" w14:textId="402A9953" w:rsidR="006D4412" w:rsidRDefault="006D4412">
      <w:pPr>
        <w:pStyle w:val="CommentText"/>
      </w:pPr>
      <w:r w:rsidRPr="29A7BA00">
        <w:t>C["Manji, označeni skup podataka&lt;br&gt;</w:t>
      </w:r>
    </w:p>
    <w:p w14:paraId="1F2174F4" w14:textId="2203DACE" w:rsidR="006D4412" w:rsidRDefault="006D4412">
      <w:pPr>
        <w:pStyle w:val="CommentText"/>
      </w:pPr>
      <w:r w:rsidRPr="474AE68F">
        <w:t>za specifičan zadatak"] --&gt;|Nadzirano učenje| D("Specijalizirani model&lt;br&gt;</w:t>
      </w:r>
    </w:p>
    <w:p w14:paraId="1A19EDF9" w14:textId="4B6676FD" w:rsidR="006D4412" w:rsidRDefault="006D4412">
      <w:pPr>
        <w:pStyle w:val="CommentText"/>
      </w:pPr>
      <w:r w:rsidRPr="7C36BCE6">
        <w:t>Sposobnost izvršavanja&lt;br&gt;</w:t>
      </w:r>
    </w:p>
    <w:p w14:paraId="13B84425" w14:textId="1CFB962F" w:rsidR="006D4412" w:rsidRDefault="006D4412">
      <w:pPr>
        <w:pStyle w:val="CommentText"/>
      </w:pPr>
      <w:r w:rsidRPr="191AC986">
        <w:t>konkretnog zadatka");</w:t>
      </w:r>
    </w:p>
    <w:p w14:paraId="15EF697A" w14:textId="7D460588" w:rsidR="006D4412" w:rsidRDefault="006D4412">
      <w:pPr>
        <w:pStyle w:val="CommentText"/>
      </w:pPr>
      <w:r w:rsidRPr="52C25A89">
        <w:t>end</w:t>
      </w:r>
    </w:p>
    <w:p w14:paraId="0EC5912D" w14:textId="5E212891" w:rsidR="006D4412" w:rsidRDefault="006D4412">
      <w:pPr>
        <w:pStyle w:val="CommentText"/>
      </w:pPr>
    </w:p>
    <w:p w14:paraId="5319EFBD" w14:textId="392D658A" w:rsidR="006D4412" w:rsidRDefault="006D4412">
      <w:pPr>
        <w:pStyle w:val="CommentText"/>
      </w:pPr>
      <w:r w:rsidRPr="20C6DBAB">
        <w:t>B --&gt;</w:t>
      </w:r>
    </w:p>
    <w:p w14:paraId="74C4148E" w14:textId="47DAAD23" w:rsidR="006D4412" w:rsidRDefault="006D4412">
      <w:pPr>
        <w:pStyle w:val="CommentText"/>
      </w:pPr>
      <w:r w:rsidRPr="148B07A8">
        <w:t>C;</w:t>
      </w:r>
    </w:p>
    <w:p w14:paraId="5AC6D5BC" w14:textId="4FA3DF86" w:rsidR="006D4412" w:rsidRDefault="006D4412">
      <w:pPr>
        <w:pStyle w:val="CommentText"/>
      </w:pPr>
    </w:p>
    <w:p w14:paraId="00CB9BB6" w14:textId="6B1B4762" w:rsidR="006D4412" w:rsidRDefault="006D4412">
      <w:pPr>
        <w:pStyle w:val="CommentText"/>
      </w:pPr>
      <w:r w:rsidRPr="1E9DF975">
        <w:t>style A fill:#f9f9f9,stroke:#333,stroke-width:2px</w:t>
      </w:r>
    </w:p>
    <w:p w14:paraId="66B2BCC3" w14:textId="761CC74C" w:rsidR="006D4412" w:rsidRDefault="006D4412">
      <w:pPr>
        <w:pStyle w:val="CommentText"/>
      </w:pPr>
      <w:r w:rsidRPr="6F387A5C">
        <w:t>style B fill:#e6ffed,stroke:#2a9d8f,stroke-width:2px</w:t>
      </w:r>
    </w:p>
    <w:p w14:paraId="520D1EB4" w14:textId="755EA8ED" w:rsidR="006D4412" w:rsidRDefault="006D4412">
      <w:pPr>
        <w:pStyle w:val="CommentText"/>
      </w:pPr>
      <w:r w:rsidRPr="7D7E3F30">
        <w:t>style C fill:#f9f9f9,stroke:#333,stroke-width:2px</w:t>
      </w:r>
    </w:p>
    <w:p w14:paraId="339246DB" w14:textId="4D78BD0B" w:rsidR="006D4412" w:rsidRDefault="006D4412">
      <w:pPr>
        <w:pStyle w:val="CommentText"/>
      </w:pPr>
      <w:r w:rsidRPr="1C6F0873">
        <w:t>style D fill:#cce5ff,stroke:#0055cc,stroke-width:2px</w:t>
      </w:r>
    </w:p>
  </w:comment>
  <w:comment w:id="78" w:author="Ana Meštrović" w:date="2025-07-12T08:42:00Z" w:initials="AM">
    <w:p w14:paraId="4D762CA7" w14:textId="695D6C92" w:rsidR="00C13F4E" w:rsidRDefault="00C13F4E">
      <w:pPr>
        <w:pStyle w:val="CommentText"/>
      </w:pPr>
      <w:r>
        <w:rPr>
          <w:rStyle w:val="CommentReference"/>
        </w:rPr>
        <w:annotationRef/>
      </w:r>
      <w:r w:rsidRPr="71FB6F74">
        <w:t>U nekom prethodnom komentaru bio je prijedlog da se ne koriste ovi buleti, vec samo paragrafi. Tako bih ja i ovdje predložila. I zapravo gdje god se može... u ovim primjerima s biletima - predlažem prebaciti u obične paragrafe. ovo je stil koji daje chatGPT i sl. modeli</w:t>
      </w:r>
    </w:p>
  </w:comment>
  <w:comment w:id="79" w:author="Benedikt Perak" w:date="2025-07-13T10:01:00Z" w:initials="BP">
    <w:p w14:paraId="3EE30651" w14:textId="391A0E4A" w:rsidR="006D4412" w:rsidRDefault="006D4412">
      <w:pPr>
        <w:pStyle w:val="CommentText"/>
      </w:pPr>
      <w:r>
        <w:rPr>
          <w:rStyle w:val="CommentReference"/>
        </w:rPr>
        <w:annotationRef/>
      </w:r>
      <w:r w:rsidRPr="3D5583C9">
        <w:t>%%{init: {'theme': 'base', 'themeVariables': { 'mainBkg': '#ffffff', 'tertiaryColor': '#ffffff', 'nodeFontSize': '18px' }}}%%</w:t>
      </w:r>
    </w:p>
    <w:p w14:paraId="54524F0C" w14:textId="410151E5" w:rsidR="006D4412" w:rsidRDefault="006D4412">
      <w:pPr>
        <w:pStyle w:val="CommentText"/>
      </w:pPr>
      <w:r w:rsidRPr="6503F99E">
        <w:t>graph LR</w:t>
      </w:r>
    </w:p>
    <w:p w14:paraId="019D982C" w14:textId="55A92615" w:rsidR="006D4412" w:rsidRDefault="006D4412">
      <w:pPr>
        <w:pStyle w:val="CommentText"/>
      </w:pPr>
    </w:p>
    <w:p w14:paraId="3F51F20C" w14:textId="285769DE" w:rsidR="006D4412" w:rsidRDefault="006D4412">
      <w:pPr>
        <w:pStyle w:val="CommentText"/>
      </w:pPr>
      <w:r w:rsidRPr="34472B52">
        <w:t>subgraph "Faza 1: Nadzirano fino podešavanje (SFT)"</w:t>
      </w:r>
    </w:p>
    <w:p w14:paraId="729BEF80" w14:textId="08B5D162" w:rsidR="006D4412" w:rsidRDefault="006D4412">
      <w:pPr>
        <w:pStyle w:val="CommentText"/>
      </w:pPr>
    </w:p>
    <w:p w14:paraId="0E810602" w14:textId="08D35481" w:rsidR="006D4412" w:rsidRDefault="006D4412">
      <w:pPr>
        <w:pStyle w:val="CommentText"/>
      </w:pPr>
      <w:r w:rsidRPr="1811E36C">
        <w:t>A["1. Ljudi pišu željene odgovore na upite"] --&gt;</w:t>
      </w:r>
    </w:p>
    <w:p w14:paraId="3D31DE68" w14:textId="0B2D853B" w:rsidR="006D4412" w:rsidRDefault="006D4412">
      <w:pPr>
        <w:pStyle w:val="CommentText"/>
      </w:pPr>
      <w:r w:rsidRPr="2EAE6EEF">
        <w:t>B("Temeljni jezični model")</w:t>
      </w:r>
    </w:p>
    <w:p w14:paraId="4676119C" w14:textId="31DDFC80" w:rsidR="006D4412" w:rsidRDefault="006D4412">
      <w:pPr>
        <w:pStyle w:val="CommentText"/>
      </w:pPr>
      <w:r w:rsidRPr="64CE7BA0">
        <w:t>B --&gt;</w:t>
      </w:r>
    </w:p>
    <w:p w14:paraId="1BE9DDC5" w14:textId="482670FC" w:rsidR="006D4412" w:rsidRDefault="006D4412">
      <w:pPr>
        <w:pStyle w:val="CommentText"/>
      </w:pPr>
      <w:r w:rsidRPr="4A071C2B">
        <w:t>C{"Fino podešeni model (SFT Model)"}</w:t>
      </w:r>
    </w:p>
    <w:p w14:paraId="45173532" w14:textId="45A18FEE" w:rsidR="006D4412" w:rsidRDefault="006D4412">
      <w:pPr>
        <w:pStyle w:val="CommentText"/>
      </w:pPr>
      <w:r w:rsidRPr="13605AE9">
        <w:t>end</w:t>
      </w:r>
    </w:p>
    <w:p w14:paraId="501ED1E1" w14:textId="1E68145E" w:rsidR="006D4412" w:rsidRDefault="006D4412">
      <w:pPr>
        <w:pStyle w:val="CommentText"/>
      </w:pPr>
    </w:p>
    <w:p w14:paraId="62A193B4" w14:textId="50BC809B" w:rsidR="006D4412" w:rsidRDefault="006D4412">
      <w:pPr>
        <w:pStyle w:val="CommentText"/>
      </w:pPr>
      <w:r w:rsidRPr="4C9082DD">
        <w:t>subgraph "Faza 2: Treniranje modela nagrade (RM)"</w:t>
      </w:r>
    </w:p>
    <w:p w14:paraId="1A7DEE21" w14:textId="1302B2BF" w:rsidR="006D4412" w:rsidRDefault="006D4412">
      <w:pPr>
        <w:pStyle w:val="CommentText"/>
      </w:pPr>
    </w:p>
    <w:p w14:paraId="1A5CFA28" w14:textId="50A9D905" w:rsidR="006D4412" w:rsidRDefault="006D4412">
      <w:pPr>
        <w:pStyle w:val="CommentText"/>
      </w:pPr>
      <w:r w:rsidRPr="02993B4A">
        <w:t>C -- "Generira više odgovora" --&gt;</w:t>
      </w:r>
    </w:p>
    <w:p w14:paraId="3028433B" w14:textId="5023D66B" w:rsidR="006D4412" w:rsidRDefault="006D4412">
      <w:pPr>
        <w:pStyle w:val="CommentText"/>
      </w:pPr>
      <w:r w:rsidRPr="7ABC7910">
        <w:t>D["2. Ljudi rangiraju odgovore"]</w:t>
      </w:r>
    </w:p>
    <w:p w14:paraId="6E1BCB1F" w14:textId="32E577D1" w:rsidR="006D4412" w:rsidRDefault="006D4412">
      <w:pPr>
        <w:pStyle w:val="CommentText"/>
      </w:pPr>
      <w:r w:rsidRPr="65CDDAB8">
        <w:t>D --&gt;</w:t>
      </w:r>
    </w:p>
    <w:p w14:paraId="137B0995" w14:textId="0B56E542" w:rsidR="006D4412" w:rsidRDefault="006D4412">
      <w:pPr>
        <w:pStyle w:val="CommentText"/>
      </w:pPr>
      <w:r w:rsidRPr="3DCD9198">
        <w:t>E("Model nagrade uči preferencije")</w:t>
      </w:r>
    </w:p>
    <w:p w14:paraId="3507BAFF" w14:textId="76D6A9AD" w:rsidR="006D4412" w:rsidRDefault="006D4412">
      <w:pPr>
        <w:pStyle w:val="CommentText"/>
      </w:pPr>
      <w:r w:rsidRPr="292D08D3">
        <w:t>end</w:t>
      </w:r>
    </w:p>
    <w:p w14:paraId="1E54986D" w14:textId="29D1C590" w:rsidR="006D4412" w:rsidRDefault="006D4412">
      <w:pPr>
        <w:pStyle w:val="CommentText"/>
      </w:pPr>
    </w:p>
    <w:p w14:paraId="3C3257D2" w14:textId="0FCAE7A9" w:rsidR="006D4412" w:rsidRDefault="006D4412">
      <w:pPr>
        <w:pStyle w:val="CommentText"/>
      </w:pPr>
      <w:r w:rsidRPr="077552E9">
        <w:t>subgraph "Faza 3: Učenje s potkrepljenjem (RL)"</w:t>
      </w:r>
    </w:p>
    <w:p w14:paraId="4290D35B" w14:textId="2A4B02CF" w:rsidR="006D4412" w:rsidRDefault="006D4412">
      <w:pPr>
        <w:pStyle w:val="CommentText"/>
      </w:pPr>
    </w:p>
    <w:p w14:paraId="6FFECDB7" w14:textId="0D5E373D" w:rsidR="006D4412" w:rsidRDefault="006D4412">
      <w:pPr>
        <w:pStyle w:val="CommentText"/>
      </w:pPr>
      <w:r w:rsidRPr="099042FF">
        <w:t>F["Upit"] --&gt;</w:t>
      </w:r>
    </w:p>
    <w:p w14:paraId="039EE575" w14:textId="296303F6" w:rsidR="006D4412" w:rsidRDefault="006D4412">
      <w:pPr>
        <w:pStyle w:val="CommentText"/>
      </w:pPr>
      <w:r w:rsidRPr="68D152B0">
        <w:t>C</w:t>
      </w:r>
    </w:p>
    <w:p w14:paraId="7F255524" w14:textId="43CFEA4C" w:rsidR="006D4412" w:rsidRDefault="006D4412">
      <w:pPr>
        <w:pStyle w:val="CommentText"/>
      </w:pPr>
    </w:p>
    <w:p w14:paraId="69D212FC" w14:textId="2BB934A8" w:rsidR="006D4412" w:rsidRDefault="006D4412">
      <w:pPr>
        <w:pStyle w:val="CommentText"/>
      </w:pPr>
      <w:r w:rsidRPr="4AECFDA8">
        <w:t>C -- "Generira odgovor" --&gt;</w:t>
      </w:r>
    </w:p>
    <w:p w14:paraId="088A703E" w14:textId="64463A37" w:rsidR="006D4412" w:rsidRDefault="006D4412">
      <w:pPr>
        <w:pStyle w:val="CommentText"/>
      </w:pPr>
      <w:r w:rsidRPr="0C1D17AE">
        <w:t>G{"Odgovor"}</w:t>
      </w:r>
    </w:p>
    <w:p w14:paraId="0BCA2618" w14:textId="2339D1F3" w:rsidR="006D4412" w:rsidRDefault="006D4412">
      <w:pPr>
        <w:pStyle w:val="CommentText"/>
      </w:pPr>
      <w:r w:rsidRPr="22529FFD">
        <w:t>E -- "Daje nagradu za odgovor" --&gt;</w:t>
      </w:r>
    </w:p>
    <w:p w14:paraId="7C3DB171" w14:textId="01C9A21B" w:rsidR="006D4412" w:rsidRDefault="006D4412">
      <w:pPr>
        <w:pStyle w:val="CommentText"/>
      </w:pPr>
      <w:r w:rsidRPr="40B8FCB5">
        <w:t>G</w:t>
      </w:r>
    </w:p>
    <w:p w14:paraId="3D402ED0" w14:textId="64725CD3" w:rsidR="006D4412" w:rsidRDefault="006D4412">
      <w:pPr>
        <w:pStyle w:val="CommentText"/>
      </w:pPr>
    </w:p>
    <w:p w14:paraId="4062A82E" w14:textId="28D3691A" w:rsidR="006D4412" w:rsidRDefault="006D4412">
      <w:pPr>
        <w:pStyle w:val="CommentText"/>
      </w:pPr>
      <w:r w:rsidRPr="28FD1D5C">
        <w:t>G -- "Nagrada optimizira politiku (PPO)" --&gt;</w:t>
      </w:r>
    </w:p>
    <w:p w14:paraId="20595328" w14:textId="1FCD1679" w:rsidR="006D4412" w:rsidRDefault="006D4412">
      <w:pPr>
        <w:pStyle w:val="CommentText"/>
      </w:pPr>
      <w:r w:rsidRPr="26369D7C">
        <w:t>C</w:t>
      </w:r>
    </w:p>
    <w:p w14:paraId="797E2D72" w14:textId="1AF883A2" w:rsidR="006D4412" w:rsidRDefault="006D4412">
      <w:pPr>
        <w:pStyle w:val="CommentText"/>
      </w:pPr>
    </w:p>
    <w:p w14:paraId="57E3BF80" w14:textId="441DEAA0" w:rsidR="006D4412" w:rsidRDefault="006D4412">
      <w:pPr>
        <w:pStyle w:val="CommentText"/>
      </w:pPr>
      <w:r w:rsidRPr="4F825D3C">
        <w:t>end</w:t>
      </w:r>
    </w:p>
    <w:p w14:paraId="592028E5" w14:textId="24A9146D" w:rsidR="006D4412" w:rsidRDefault="006D4412">
      <w:pPr>
        <w:pStyle w:val="CommentText"/>
      </w:pPr>
    </w:p>
    <w:p w14:paraId="3DA1641F" w14:textId="2EEAD924" w:rsidR="006D4412" w:rsidRDefault="006D4412">
      <w:pPr>
        <w:pStyle w:val="CommentText"/>
      </w:pPr>
      <w:r w:rsidRPr="166D7B97">
        <w:t>C --&gt;</w:t>
      </w:r>
    </w:p>
    <w:p w14:paraId="3F3F997D" w14:textId="59C387EC" w:rsidR="006D4412" w:rsidRDefault="006D4412">
      <w:pPr>
        <w:pStyle w:val="CommentText"/>
      </w:pPr>
      <w:r w:rsidRPr="304E1F72">
        <w:t>H("Poravnati agent")</w:t>
      </w:r>
    </w:p>
    <w:p w14:paraId="607189A4" w14:textId="73AE4C18" w:rsidR="006D4412" w:rsidRDefault="006D4412">
      <w:pPr>
        <w:pStyle w:val="CommentText"/>
      </w:pPr>
      <w:r w:rsidRPr="0A8106E4">
        <w:t>style A fill:#fff,stroke:#333,stroke-width:2px</w:t>
      </w:r>
    </w:p>
    <w:p w14:paraId="5F44713E" w14:textId="0DAACEB2" w:rsidR="006D4412" w:rsidRDefault="006D4412">
      <w:pPr>
        <w:pStyle w:val="CommentText"/>
      </w:pPr>
    </w:p>
    <w:p w14:paraId="52FDD5B0" w14:textId="60472DE9" w:rsidR="006D4412" w:rsidRDefault="006D4412">
      <w:pPr>
        <w:pStyle w:val="CommentText"/>
      </w:pPr>
      <w:r w:rsidRPr="6290AF75">
        <w:t>style B fill:#fff,stroke:#333,stroke-width:2px</w:t>
      </w:r>
    </w:p>
    <w:p w14:paraId="6B535369" w14:textId="09448A5F" w:rsidR="006D4412" w:rsidRDefault="006D4412">
      <w:pPr>
        <w:pStyle w:val="CommentText"/>
      </w:pPr>
    </w:p>
    <w:p w14:paraId="5D5ECA1E" w14:textId="0F7FF119" w:rsidR="006D4412" w:rsidRDefault="006D4412">
      <w:pPr>
        <w:pStyle w:val="CommentText"/>
      </w:pPr>
      <w:r w:rsidRPr="56E4B6C0">
        <w:t>style C fill:#fff,stroke:#333,stroke-width:2px</w:t>
      </w:r>
    </w:p>
    <w:p w14:paraId="280720A9" w14:textId="77807E7B" w:rsidR="006D4412" w:rsidRDefault="006D4412">
      <w:pPr>
        <w:pStyle w:val="CommentText"/>
      </w:pPr>
    </w:p>
    <w:p w14:paraId="353C2DAC" w14:textId="2E86C073" w:rsidR="006D4412" w:rsidRDefault="006D4412">
      <w:pPr>
        <w:pStyle w:val="CommentText"/>
      </w:pPr>
      <w:r w:rsidRPr="666FE11B">
        <w:t>style D fill:#fff,stroke:#333,stroke-width:2px</w:t>
      </w:r>
    </w:p>
    <w:p w14:paraId="5B518DCF" w14:textId="53C454CA" w:rsidR="006D4412" w:rsidRDefault="006D4412">
      <w:pPr>
        <w:pStyle w:val="CommentText"/>
      </w:pPr>
    </w:p>
    <w:p w14:paraId="29F3E2BB" w14:textId="48095C8B" w:rsidR="006D4412" w:rsidRDefault="006D4412">
      <w:pPr>
        <w:pStyle w:val="CommentText"/>
      </w:pPr>
      <w:r w:rsidRPr="37954CA4">
        <w:t>style E fill:#fff,stroke:#333,stroke-width:2px</w:t>
      </w:r>
    </w:p>
    <w:p w14:paraId="46B17F81" w14:textId="233BAA3F" w:rsidR="006D4412" w:rsidRDefault="006D4412">
      <w:pPr>
        <w:pStyle w:val="CommentText"/>
      </w:pPr>
    </w:p>
    <w:p w14:paraId="17C9F22F" w14:textId="7FDEF55D" w:rsidR="006D4412" w:rsidRDefault="006D4412">
      <w:pPr>
        <w:pStyle w:val="CommentText"/>
      </w:pPr>
      <w:r w:rsidRPr="1BCBA034">
        <w:t>style F fill:#fff,stroke:#333,stroke-width:2px</w:t>
      </w:r>
    </w:p>
    <w:p w14:paraId="45A5BBEF" w14:textId="6D7202F0" w:rsidR="006D4412" w:rsidRDefault="006D4412">
      <w:pPr>
        <w:pStyle w:val="CommentText"/>
      </w:pPr>
    </w:p>
    <w:p w14:paraId="276A1667" w14:textId="7648F9D3" w:rsidR="006D4412" w:rsidRDefault="006D4412">
      <w:pPr>
        <w:pStyle w:val="CommentText"/>
      </w:pPr>
      <w:r w:rsidRPr="05AFE7B2">
        <w:t>style G fill:#fff,stroke:#333,stroke-width:2px</w:t>
      </w:r>
    </w:p>
    <w:p w14:paraId="64F1FF11" w14:textId="2C13F3A5" w:rsidR="006D4412" w:rsidRDefault="006D4412">
      <w:pPr>
        <w:pStyle w:val="CommentText"/>
      </w:pPr>
    </w:p>
    <w:p w14:paraId="353732C6" w14:textId="3CDE97E4" w:rsidR="006D4412" w:rsidRDefault="006D4412">
      <w:pPr>
        <w:pStyle w:val="CommentText"/>
      </w:pPr>
      <w:r w:rsidRPr="6F75F43F">
        <w:t>style H fill:#fff,stroke:#333,stroke-width:2px</w:t>
      </w:r>
    </w:p>
  </w:comment>
  <w:comment w:id="81" w:author="Mirjana Borucinsky" w:date="2025-07-12T15:24:00Z" w:initials="MB">
    <w:p w14:paraId="6DF3452D" w14:textId="2925809E" w:rsidR="00D55144" w:rsidRDefault="00D55144">
      <w:pPr>
        <w:pStyle w:val="CommentText"/>
      </w:pPr>
      <w:r>
        <w:rPr>
          <w:rStyle w:val="CommentReference"/>
        </w:rPr>
        <w:annotationRef/>
      </w:r>
      <w:r w:rsidRPr="67DDF2F5">
        <w:t>prosuđivanje?</w:t>
      </w:r>
    </w:p>
  </w:comment>
  <w:comment w:id="82" w:author="Benedikt Perak" w:date="2025-07-13T10:07:00Z" w:initials="BP">
    <w:p w14:paraId="02066794" w14:textId="7BFFC261" w:rsidR="006D4412" w:rsidRDefault="006D4412">
      <w:pPr>
        <w:pStyle w:val="CommentText"/>
      </w:pPr>
      <w:r>
        <w:rPr>
          <w:rStyle w:val="CommentReference"/>
        </w:rPr>
        <w:annotationRef/>
      </w:r>
      <w:r w:rsidRPr="41CAFA70">
        <w:t>%%{init: {'theme': 'base', 'themeVariables': { 'mainBkg': '#ffffff', 'tertiaryColor': '#ffffff' }}}%%</w:t>
      </w:r>
    </w:p>
    <w:p w14:paraId="0FF79E3C" w14:textId="7A12FDE4" w:rsidR="006D4412" w:rsidRDefault="006D4412">
      <w:pPr>
        <w:pStyle w:val="CommentText"/>
      </w:pPr>
      <w:r w:rsidRPr="3CBE25E9">
        <w:t>graph LR </w:t>
      </w:r>
    </w:p>
    <w:p w14:paraId="739C917F" w14:textId="3D1F23CB" w:rsidR="006D4412" w:rsidRDefault="006D4412">
      <w:pPr>
        <w:pStyle w:val="CommentText"/>
      </w:pPr>
    </w:p>
    <w:p w14:paraId="624D8118" w14:textId="7653876A" w:rsidR="006D4412" w:rsidRDefault="006D4412">
      <w:pPr>
        <w:pStyle w:val="CommentText"/>
      </w:pPr>
      <w:r w:rsidRPr="63404371">
        <w:t>subgraph Agentova deliberacija u stvarnom svijetu </w:t>
      </w:r>
    </w:p>
    <w:p w14:paraId="07BCA4DA" w14:textId="7B091CAA" w:rsidR="006D4412" w:rsidRDefault="006D4412">
      <w:pPr>
        <w:pStyle w:val="CommentText"/>
      </w:pPr>
    </w:p>
    <w:p w14:paraId="2B49F94D" w14:textId="778E2383" w:rsidR="006D4412" w:rsidRDefault="006D4412">
      <w:pPr>
        <w:pStyle w:val="CommentText"/>
      </w:pPr>
      <w:r w:rsidRPr="7435EB7B">
        <w:t>A["Problem i ulazni podaci"] --&gt;</w:t>
      </w:r>
    </w:p>
    <w:p w14:paraId="53AC223A" w14:textId="5E4D5D8E" w:rsidR="006D4412" w:rsidRDefault="006D4412">
      <w:pPr>
        <w:pStyle w:val="CommentText"/>
      </w:pPr>
      <w:r w:rsidRPr="29EE924C">
        <w:t>B{"Proces odlučivanja"}; </w:t>
      </w:r>
    </w:p>
    <w:p w14:paraId="63972F68" w14:textId="5C0208B8" w:rsidR="006D4412" w:rsidRDefault="006D4412">
      <w:pPr>
        <w:pStyle w:val="CommentText"/>
      </w:pPr>
    </w:p>
    <w:p w14:paraId="02DE1040" w14:textId="688E7C3C" w:rsidR="006D4412" w:rsidRDefault="006D4412">
      <w:pPr>
        <w:pStyle w:val="CommentText"/>
      </w:pPr>
      <w:r w:rsidRPr="2F826377">
        <w:t>B --&gt;</w:t>
      </w:r>
    </w:p>
    <w:p w14:paraId="58347D45" w14:textId="22D9D949" w:rsidR="006D4412" w:rsidRDefault="006D4412">
      <w:pPr>
        <w:pStyle w:val="CommentText"/>
      </w:pPr>
      <w:r w:rsidRPr="10FB31E5">
        <w:t>C["Put optimalnosti"]; </w:t>
      </w:r>
    </w:p>
    <w:p w14:paraId="6AB36261" w14:textId="54444A95" w:rsidR="006D4412" w:rsidRDefault="006D4412">
      <w:pPr>
        <w:pStyle w:val="CommentText"/>
      </w:pPr>
    </w:p>
    <w:p w14:paraId="4076D485" w14:textId="1650656D" w:rsidR="006D4412" w:rsidRDefault="006D4412">
      <w:pPr>
        <w:pStyle w:val="CommentText"/>
      </w:pPr>
      <w:r w:rsidRPr="72D10FFA">
        <w:t>C --&gt;</w:t>
      </w:r>
    </w:p>
    <w:p w14:paraId="1D792F09" w14:textId="24564744" w:rsidR="006D4412" w:rsidRDefault="006D4412">
      <w:pPr>
        <w:pStyle w:val="CommentText"/>
      </w:pPr>
      <w:r w:rsidRPr="638D9598">
        <w:t>D["Potpuna pretraga prostora rješenja&lt;br/&gt;(Visoka računska složenost)"]; </w:t>
      </w:r>
    </w:p>
    <w:p w14:paraId="67A89204" w14:textId="443E82F9" w:rsidR="006D4412" w:rsidRDefault="006D4412">
      <w:pPr>
        <w:pStyle w:val="CommentText"/>
      </w:pPr>
    </w:p>
    <w:p w14:paraId="40934426" w14:textId="1B209644" w:rsidR="006D4412" w:rsidRDefault="006D4412">
      <w:pPr>
        <w:pStyle w:val="CommentText"/>
      </w:pPr>
      <w:r w:rsidRPr="1271169B">
        <w:t>D --&gt;</w:t>
      </w:r>
    </w:p>
    <w:p w14:paraId="4AC0CE04" w14:textId="537B9916" w:rsidR="006D4412" w:rsidRDefault="006D4412">
      <w:pPr>
        <w:pStyle w:val="CommentText"/>
      </w:pPr>
      <w:r w:rsidRPr="1B8F4366">
        <w:t>E["Ishod: Optimalno rješenje&lt;br/&gt;(Potencijalno zakašnjelo)"]; </w:t>
      </w:r>
    </w:p>
    <w:p w14:paraId="24000310" w14:textId="49DA9972" w:rsidR="006D4412" w:rsidRDefault="006D4412">
      <w:pPr>
        <w:pStyle w:val="CommentText"/>
      </w:pPr>
    </w:p>
    <w:p w14:paraId="53D9D531" w14:textId="5C2EDC52" w:rsidR="006D4412" w:rsidRDefault="006D4412">
      <w:pPr>
        <w:pStyle w:val="CommentText"/>
      </w:pPr>
      <w:r w:rsidRPr="413F27EA">
        <w:t>B --&gt;</w:t>
      </w:r>
    </w:p>
    <w:p w14:paraId="42505EB7" w14:textId="352EC837" w:rsidR="006D4412" w:rsidRDefault="006D4412">
      <w:pPr>
        <w:pStyle w:val="CommentText"/>
      </w:pPr>
      <w:r w:rsidRPr="76622D8E">
        <w:t>F["Put efikasnosti (Ograničena racionalnost)"]; </w:t>
      </w:r>
    </w:p>
    <w:p w14:paraId="120A5AE1" w14:textId="30ADF9EC" w:rsidR="006D4412" w:rsidRDefault="006D4412">
      <w:pPr>
        <w:pStyle w:val="CommentText"/>
      </w:pPr>
    </w:p>
    <w:p w14:paraId="0D65686C" w14:textId="41E56C1D" w:rsidR="006D4412" w:rsidRDefault="006D4412">
      <w:pPr>
        <w:pStyle w:val="CommentText"/>
      </w:pPr>
      <w:r w:rsidRPr="0A06CAFC">
        <w:t>F --&gt;</w:t>
      </w:r>
    </w:p>
    <w:p w14:paraId="31D2535A" w14:textId="06ABD39F" w:rsidR="006D4412" w:rsidRDefault="006D4412">
      <w:pPr>
        <w:pStyle w:val="CommentText"/>
      </w:pPr>
      <w:r w:rsidRPr="6D3448EE">
        <w:t>G["Primjena heuristika i aproksimacija&lt;br/&gt;(Niska računska složenost)"]; </w:t>
      </w:r>
    </w:p>
    <w:p w14:paraId="1A4A88F8" w14:textId="036A6D65" w:rsidR="006D4412" w:rsidRDefault="006D4412">
      <w:pPr>
        <w:pStyle w:val="CommentText"/>
      </w:pPr>
    </w:p>
    <w:p w14:paraId="283DB11B" w14:textId="53FDD1BE" w:rsidR="006D4412" w:rsidRDefault="006D4412">
      <w:pPr>
        <w:pStyle w:val="CommentText"/>
      </w:pPr>
      <w:r w:rsidRPr="5944E9D2">
        <w:t>G --&gt;</w:t>
      </w:r>
    </w:p>
    <w:p w14:paraId="6EDE7428" w14:textId="27850A86" w:rsidR="006D4412" w:rsidRDefault="006D4412">
      <w:pPr>
        <w:pStyle w:val="CommentText"/>
      </w:pPr>
      <w:r w:rsidRPr="2508FA02">
        <w:t>H["Ishod: Zadovoljavajuće rješenje&lt;br/&gt;(Pravovremeno)"]; </w:t>
      </w:r>
    </w:p>
    <w:p w14:paraId="0D868F93" w14:textId="28E4FA2C" w:rsidR="006D4412" w:rsidRDefault="006D4412">
      <w:pPr>
        <w:pStyle w:val="CommentText"/>
      </w:pPr>
    </w:p>
    <w:p w14:paraId="4E3246A5" w14:textId="396903EF" w:rsidR="006D4412" w:rsidRDefault="006D4412">
      <w:pPr>
        <w:pStyle w:val="CommentText"/>
      </w:pPr>
      <w:r w:rsidRPr="22311000">
        <w:t>end </w:t>
      </w:r>
    </w:p>
    <w:p w14:paraId="765BD344" w14:textId="7EDAF3DD" w:rsidR="006D4412" w:rsidRDefault="006D4412">
      <w:pPr>
        <w:pStyle w:val="CommentText"/>
      </w:pPr>
    </w:p>
    <w:p w14:paraId="0AF00C4D" w14:textId="5D3B9359" w:rsidR="006D4412" w:rsidRDefault="006D4412">
      <w:pPr>
        <w:pStyle w:val="CommentText"/>
      </w:pPr>
      <w:r w:rsidRPr="389A6D9E">
        <w:t>E --&gt;</w:t>
      </w:r>
    </w:p>
    <w:p w14:paraId="5D8E3FA6" w14:textId="7EA75EA6" w:rsidR="006D4412" w:rsidRDefault="006D4412">
      <w:pPr>
        <w:pStyle w:val="CommentText"/>
      </w:pPr>
      <w:r w:rsidRPr="7D96B49E">
        <w:t>I["Djelovanje u okolini"]; </w:t>
      </w:r>
    </w:p>
    <w:p w14:paraId="658018B4" w14:textId="3834453D" w:rsidR="006D4412" w:rsidRDefault="006D4412">
      <w:pPr>
        <w:pStyle w:val="CommentText"/>
      </w:pPr>
    </w:p>
    <w:p w14:paraId="62A9A530" w14:textId="0D65ED1F" w:rsidR="006D4412" w:rsidRDefault="006D4412">
      <w:pPr>
        <w:pStyle w:val="CommentText"/>
      </w:pPr>
      <w:r w:rsidRPr="400C9932">
        <w:t>H --&gt;</w:t>
      </w:r>
    </w:p>
    <w:p w14:paraId="6767CC78" w14:textId="6AB97570" w:rsidR="006D4412" w:rsidRDefault="006D4412">
      <w:pPr>
        <w:pStyle w:val="CommentText"/>
      </w:pPr>
      <w:r w:rsidRPr="4D7E358E">
        <w:t>I["Djelovanje u okolini"]; </w:t>
      </w:r>
    </w:p>
    <w:p w14:paraId="4E0B2872" w14:textId="7CC6CF01" w:rsidR="006D4412" w:rsidRDefault="006D4412">
      <w:pPr>
        <w:pStyle w:val="CommentText"/>
      </w:pPr>
    </w:p>
    <w:p w14:paraId="3C3A395A" w14:textId="460ED346" w:rsidR="006D4412" w:rsidRDefault="006D4412">
      <w:pPr>
        <w:pStyle w:val="CommentText"/>
      </w:pPr>
      <w:r w:rsidRPr="407F0843">
        <w:t>style C fill:#f9f,stroke:#333,stroke-width:2px </w:t>
      </w:r>
    </w:p>
    <w:p w14:paraId="0E52DECE" w14:textId="79E01D91" w:rsidR="006D4412" w:rsidRDefault="006D4412">
      <w:pPr>
        <w:pStyle w:val="CommentText"/>
      </w:pPr>
    </w:p>
    <w:p w14:paraId="4BE28BB2" w14:textId="638DC5FE" w:rsidR="006D4412" w:rsidRDefault="006D4412">
      <w:pPr>
        <w:pStyle w:val="CommentText"/>
      </w:pPr>
      <w:r w:rsidRPr="443EFBFB">
        <w:t>style F fill:#ccf,stroke:#333,stroke-width:2px</w:t>
      </w:r>
    </w:p>
  </w:comment>
  <w:comment w:id="84" w:author="Benedikt Perak" w:date="2025-07-13T10:12:00Z" w:initials="BP">
    <w:p w14:paraId="2922078A" w14:textId="2B2EB3B3" w:rsidR="006D4412" w:rsidRDefault="006D4412">
      <w:pPr>
        <w:pStyle w:val="CommentText"/>
      </w:pPr>
      <w:r>
        <w:rPr>
          <w:rStyle w:val="CommentReference"/>
        </w:rPr>
        <w:annotationRef/>
      </w:r>
      <w:r w:rsidRPr="46CE9F00">
        <w:t>%%{init: {'theme': 'base', 'themeVariables': { 'mainBkg': '#ffffff', 'tertiaryColor': '#ffffff' }}}%%</w:t>
      </w:r>
    </w:p>
    <w:p w14:paraId="1DD96AF5" w14:textId="01D15BA6" w:rsidR="006D4412" w:rsidRDefault="006D4412">
      <w:pPr>
        <w:pStyle w:val="CommentText"/>
      </w:pPr>
      <w:r w:rsidRPr="07B5AE0F">
        <w:t>graph LR</w:t>
      </w:r>
    </w:p>
    <w:p w14:paraId="37E67DAF" w14:textId="6B9111FF" w:rsidR="006D4412" w:rsidRDefault="006D4412">
      <w:pPr>
        <w:pStyle w:val="CommentText"/>
      </w:pPr>
    </w:p>
    <w:p w14:paraId="0B646C09" w14:textId="601192DC" w:rsidR="006D4412" w:rsidRDefault="006D4412">
      <w:pPr>
        <w:pStyle w:val="CommentText"/>
      </w:pPr>
      <w:r w:rsidRPr="056286C3">
        <w:t>subgraph "Iterativni razvojni ciklus"</w:t>
      </w:r>
    </w:p>
    <w:p w14:paraId="3C3E33F9" w14:textId="4793B143" w:rsidR="006D4412" w:rsidRDefault="006D4412">
      <w:pPr>
        <w:pStyle w:val="CommentText"/>
      </w:pPr>
    </w:p>
    <w:p w14:paraId="7562F19A" w14:textId="031618C9" w:rsidR="006D4412" w:rsidRDefault="006D4412">
      <w:pPr>
        <w:pStyle w:val="CommentText"/>
      </w:pPr>
      <w:r w:rsidRPr="6DF061D4">
        <w:t>direction LR</w:t>
      </w:r>
    </w:p>
    <w:p w14:paraId="7F5F240B" w14:textId="32A82C4E" w:rsidR="006D4412" w:rsidRDefault="006D4412">
      <w:pPr>
        <w:pStyle w:val="CommentText"/>
      </w:pPr>
    </w:p>
    <w:p w14:paraId="5D215A81" w14:textId="7398A6A7" w:rsidR="006D4412" w:rsidRDefault="006D4412">
      <w:pPr>
        <w:pStyle w:val="CommentText"/>
      </w:pPr>
      <w:r w:rsidRPr="4FFC1E45">
        <w:t>A["Razvoj i implementacija agenta"] --&gt;</w:t>
      </w:r>
    </w:p>
    <w:p w14:paraId="349A316D" w14:textId="00EB004C" w:rsidR="006D4412" w:rsidRDefault="006D4412">
      <w:pPr>
        <w:pStyle w:val="CommentText"/>
      </w:pPr>
      <w:r w:rsidRPr="6271310D">
        <w:t>B("Evaluacija performansi");</w:t>
      </w:r>
    </w:p>
    <w:p w14:paraId="5EAFC764" w14:textId="064AE6E8" w:rsidR="006D4412" w:rsidRDefault="006D4412">
      <w:pPr>
        <w:pStyle w:val="CommentText"/>
      </w:pPr>
    </w:p>
    <w:p w14:paraId="2E4543D3" w14:textId="7C5ACF12" w:rsidR="006D4412" w:rsidRDefault="006D4412">
      <w:pPr>
        <w:pStyle w:val="CommentText"/>
      </w:pPr>
      <w:r w:rsidRPr="0D4C5F26">
        <w:t>B --&gt;</w:t>
      </w:r>
    </w:p>
    <w:p w14:paraId="71E17648" w14:textId="6A7A964C" w:rsidR="006D4412" w:rsidRDefault="006D4412">
      <w:pPr>
        <w:pStyle w:val="CommentText"/>
      </w:pPr>
      <w:r w:rsidRPr="05706C16">
        <w:t>C{"Analiza rezultata"};</w:t>
      </w:r>
    </w:p>
    <w:p w14:paraId="748EF2D7" w14:textId="1BDFE59E" w:rsidR="006D4412" w:rsidRDefault="006D4412">
      <w:pPr>
        <w:pStyle w:val="CommentText"/>
      </w:pPr>
    </w:p>
    <w:p w14:paraId="74CDF434" w14:textId="045B65C1" w:rsidR="006D4412" w:rsidRDefault="006D4412">
      <w:pPr>
        <w:pStyle w:val="CommentText"/>
      </w:pPr>
      <w:r w:rsidRPr="6D02EB4B">
        <w:t>C -- "Uočeni nedostaci" --&gt;</w:t>
      </w:r>
    </w:p>
    <w:p w14:paraId="63F91E3C" w14:textId="6CB90B9E" w:rsidR="006D4412" w:rsidRDefault="006D4412">
      <w:pPr>
        <w:pStyle w:val="CommentText"/>
      </w:pPr>
      <w:r w:rsidRPr="6E957E2D">
        <w:t>D["Poboljšanje i modifikacija"];</w:t>
      </w:r>
    </w:p>
    <w:p w14:paraId="05B02200" w14:textId="1CBB0510" w:rsidR="006D4412" w:rsidRDefault="006D4412">
      <w:pPr>
        <w:pStyle w:val="CommentText"/>
      </w:pPr>
    </w:p>
    <w:p w14:paraId="39CBAB26" w14:textId="36A1B573" w:rsidR="006D4412" w:rsidRDefault="006D4412">
      <w:pPr>
        <w:pStyle w:val="CommentText"/>
      </w:pPr>
      <w:r w:rsidRPr="34307F3B">
        <w:t>D --&gt;</w:t>
      </w:r>
    </w:p>
    <w:p w14:paraId="4AC91CEB" w14:textId="05616852" w:rsidR="006D4412" w:rsidRDefault="006D4412">
      <w:pPr>
        <w:pStyle w:val="CommentText"/>
      </w:pPr>
      <w:r w:rsidRPr="011E9F4B">
        <w:t>A;</w:t>
      </w:r>
    </w:p>
    <w:p w14:paraId="0B85BA7B" w14:textId="210877F1" w:rsidR="006D4412" w:rsidRDefault="006D4412">
      <w:pPr>
        <w:pStyle w:val="CommentText"/>
      </w:pPr>
    </w:p>
    <w:p w14:paraId="33D858E7" w14:textId="0F856C81" w:rsidR="006D4412" w:rsidRDefault="006D4412">
      <w:pPr>
        <w:pStyle w:val="CommentText"/>
      </w:pPr>
      <w:r w:rsidRPr="72C21C49">
        <w:t>C -- "Zadovoljavajući rezultati" --&gt;</w:t>
      </w:r>
    </w:p>
    <w:p w14:paraId="2777559A" w14:textId="4DB9BCDC" w:rsidR="006D4412" w:rsidRDefault="006D4412">
      <w:pPr>
        <w:pStyle w:val="CommentText"/>
      </w:pPr>
      <w:r w:rsidRPr="44492BEB">
        <w:t>E(("Završetak ciklusa"));</w:t>
      </w:r>
    </w:p>
    <w:p w14:paraId="72C7ABD7" w14:textId="21F6C101" w:rsidR="006D4412" w:rsidRDefault="006D4412">
      <w:pPr>
        <w:pStyle w:val="CommentText"/>
      </w:pPr>
    </w:p>
    <w:p w14:paraId="3DF6DE7A" w14:textId="4F838F0D" w:rsidR="006D4412" w:rsidRDefault="006D4412">
      <w:pPr>
        <w:pStyle w:val="CommentText"/>
      </w:pPr>
      <w:r w:rsidRPr="7EEBB206">
        <w:t>end</w:t>
      </w:r>
    </w:p>
    <w:p w14:paraId="730B2A16" w14:textId="4385CE03" w:rsidR="006D4412" w:rsidRDefault="006D4412">
      <w:pPr>
        <w:pStyle w:val="CommentText"/>
      </w:pPr>
    </w:p>
    <w:p w14:paraId="7306175D" w14:textId="5D68E49F" w:rsidR="006D4412" w:rsidRDefault="006D4412">
      <w:pPr>
        <w:pStyle w:val="CommentText"/>
      </w:pPr>
      <w:r w:rsidRPr="17D0AB4B">
        <w:t>style A fill:#f9f9f9,stroke:#333,stroke-width:2px</w:t>
      </w:r>
    </w:p>
    <w:p w14:paraId="00DCE6E9" w14:textId="7429EE5B" w:rsidR="006D4412" w:rsidRDefault="006D4412">
      <w:pPr>
        <w:pStyle w:val="CommentText"/>
      </w:pPr>
      <w:r w:rsidRPr="70A78EE5">
        <w:t>style B fill:#e6f3ff,stroke:#0055cc,stroke-width:2px</w:t>
      </w:r>
    </w:p>
    <w:p w14:paraId="4C3D31B6" w14:textId="19CE6CA7" w:rsidR="006D4412" w:rsidRDefault="006D4412">
      <w:pPr>
        <w:pStyle w:val="CommentText"/>
      </w:pPr>
      <w:r w:rsidRPr="21428472">
        <w:t>style C fill:#fff2cc,stroke:#d6b656,stroke-width:2px</w:t>
      </w:r>
    </w:p>
    <w:p w14:paraId="18CCF2D8" w14:textId="00CF82D2" w:rsidR="006D4412" w:rsidRDefault="006D4412">
      <w:pPr>
        <w:pStyle w:val="CommentText"/>
      </w:pPr>
      <w:r w:rsidRPr="1CCB94E9">
        <w:t>style D fill:#f9f9f9,stroke:#333,stroke-width:2px</w:t>
      </w:r>
    </w:p>
    <w:p w14:paraId="18DBDB7B" w14:textId="42B67AFC" w:rsidR="006D4412" w:rsidRDefault="006D4412">
      <w:pPr>
        <w:pStyle w:val="CommentText"/>
      </w:pPr>
      <w:r w:rsidRPr="7A684DF6">
        <w:t>style E fill:#e6ffed,stroke:#2a7e44,stroke-width:2px</w:t>
      </w:r>
    </w:p>
  </w:comment>
  <w:comment w:id="86" w:author="Benedikt Perak" w:date="2025-07-13T10:15:00Z" w:initials="BP">
    <w:p w14:paraId="08734132" w14:textId="6BF6F21D" w:rsidR="006D4412" w:rsidRDefault="006D4412">
      <w:pPr>
        <w:pStyle w:val="CommentText"/>
      </w:pPr>
      <w:r>
        <w:rPr>
          <w:rStyle w:val="CommentReference"/>
        </w:rPr>
        <w:annotationRef/>
      </w:r>
      <w:r w:rsidRPr="0442A28E">
        <w:t>%%{init: {'theme': 'base', 'themeVariables': { 'mainBkg': '#ffffff', 'tertiaryColor': '#ffffff' }}}%%</w:t>
      </w:r>
    </w:p>
    <w:p w14:paraId="0C823227" w14:textId="7EA9A7D1" w:rsidR="006D4412" w:rsidRDefault="006D4412">
      <w:pPr>
        <w:pStyle w:val="CommentText"/>
      </w:pPr>
      <w:r w:rsidRPr="3DAC2590">
        <w:t>graph LR</w:t>
      </w:r>
    </w:p>
    <w:p w14:paraId="49FD75B4" w14:textId="20BC1F2F" w:rsidR="006D4412" w:rsidRDefault="006D4412">
      <w:pPr>
        <w:pStyle w:val="CommentText"/>
      </w:pPr>
      <w:r w:rsidRPr="60B7DF63">
        <w:t>style A fill:#ffffff,stroke:#333,stroke-width:2px</w:t>
      </w:r>
    </w:p>
    <w:p w14:paraId="219BE917" w14:textId="74211FA2" w:rsidR="006D4412" w:rsidRDefault="006D4412">
      <w:pPr>
        <w:pStyle w:val="CommentText"/>
      </w:pPr>
      <w:r w:rsidRPr="0853203E">
        <w:t>style B fill:#ffffff,stroke:#333,stroke-width:2px</w:t>
      </w:r>
    </w:p>
    <w:p w14:paraId="16154CD3" w14:textId="7FF03CE9" w:rsidR="006D4412" w:rsidRDefault="006D4412">
      <w:pPr>
        <w:pStyle w:val="CommentText"/>
      </w:pPr>
      <w:r w:rsidRPr="50AD5A71">
        <w:t>style C fill:#ffffff,stroke:#333,stroke-width:2px</w:t>
      </w:r>
    </w:p>
    <w:p w14:paraId="028D8CCF" w14:textId="2C2F4207" w:rsidR="006D4412" w:rsidRDefault="006D4412">
      <w:pPr>
        <w:pStyle w:val="CommentText"/>
      </w:pPr>
      <w:r w:rsidRPr="494B790B">
        <w:t>A["Ulazni podatak"] --&gt;</w:t>
      </w:r>
    </w:p>
    <w:p w14:paraId="18D66C59" w14:textId="7499C328" w:rsidR="006D4412" w:rsidRDefault="006D4412">
      <w:pPr>
        <w:pStyle w:val="CommentText"/>
      </w:pPr>
      <w:r w:rsidRPr="301D27A0">
        <w:t>B{"Model"};</w:t>
      </w:r>
    </w:p>
    <w:p w14:paraId="654E8492" w14:textId="13446BE4" w:rsidR="006D4412" w:rsidRDefault="006D4412">
      <w:pPr>
        <w:pStyle w:val="CommentText"/>
      </w:pPr>
      <w:r w:rsidRPr="7FD45038">
        <w:t>B --&gt;</w:t>
      </w:r>
    </w:p>
    <w:p w14:paraId="2BDAC1CF" w14:textId="29C6178C" w:rsidR="006D4412" w:rsidRDefault="006D4412">
      <w:pPr>
        <w:pStyle w:val="CommentText"/>
      </w:pPr>
      <w:r w:rsidRPr="329B34BF">
        <w:t>C["Izlaz: Predviđanje"];</w:t>
      </w:r>
    </w:p>
  </w:comment>
  <w:comment w:id="89" w:author="Benedikt Perak" w:date="2025-07-13T10:18:00Z" w:initials="BP">
    <w:p w14:paraId="1F354E97" w14:textId="2D50C4BA" w:rsidR="006D4412" w:rsidRDefault="006D4412">
      <w:pPr>
        <w:pStyle w:val="CommentText"/>
      </w:pPr>
      <w:r>
        <w:rPr>
          <w:rStyle w:val="CommentReference"/>
        </w:rPr>
        <w:annotationRef/>
      </w:r>
      <w:r w:rsidRPr="389643FE">
        <w:t>%%{init: {'theme': 'base', 'themeVariables': { 'mainBkg': '#ffffff', 'tertiaryColor': '#ffffff' }}}%%</w:t>
      </w:r>
    </w:p>
    <w:p w14:paraId="598B0741" w14:textId="2731B758" w:rsidR="006D4412" w:rsidRDefault="006D4412">
      <w:pPr>
        <w:pStyle w:val="CommentText"/>
      </w:pPr>
      <w:r w:rsidRPr="371AF256">
        <w:t>graph LR</w:t>
      </w:r>
    </w:p>
    <w:p w14:paraId="75A98AC3" w14:textId="181E5BFC" w:rsidR="006D4412" w:rsidRDefault="006D4412">
      <w:pPr>
        <w:pStyle w:val="CommentText"/>
      </w:pPr>
    </w:p>
    <w:p w14:paraId="6B7D159E" w14:textId="036F402E" w:rsidR="006D4412" w:rsidRDefault="006D4412">
      <w:pPr>
        <w:pStyle w:val="CommentText"/>
      </w:pPr>
      <w:r w:rsidRPr="43A33856">
        <w:t>style Sigurnost fill:#ffffff,stroke:#333,stroke-width:2px</w:t>
      </w:r>
    </w:p>
    <w:p w14:paraId="613CF421" w14:textId="4CCB0E8A" w:rsidR="006D4412" w:rsidRDefault="006D4412">
      <w:pPr>
        <w:pStyle w:val="CommentText"/>
      </w:pPr>
      <w:r w:rsidRPr="0A332448">
        <w:t>style Pouzdanost fill:#ffffff,stroke:#333,stroke-width:2px</w:t>
      </w:r>
    </w:p>
    <w:p w14:paraId="55E09947" w14:textId="46292E66" w:rsidR="006D4412" w:rsidRDefault="006D4412">
      <w:pPr>
        <w:pStyle w:val="CommentText"/>
      </w:pPr>
      <w:r w:rsidRPr="5210373E">
        <w:t>style Zlouporaba fill:#ffffff,stroke:#333,stroke-width:2px</w:t>
      </w:r>
    </w:p>
    <w:p w14:paraId="62C5A642" w14:textId="351BFFE0" w:rsidR="006D4412" w:rsidRDefault="006D4412">
      <w:pPr>
        <w:pStyle w:val="CommentText"/>
      </w:pPr>
    </w:p>
    <w:p w14:paraId="7A699C0B" w14:textId="5B08526B" w:rsidR="006D4412" w:rsidRDefault="006D4412">
      <w:pPr>
        <w:pStyle w:val="CommentText"/>
      </w:pPr>
      <w:r w:rsidRPr="355E2A63">
        <w:t>Sigurnost -- "Nedostatak stvara&lt;br&gt;</w:t>
      </w:r>
    </w:p>
    <w:p w14:paraId="096996FF" w14:textId="19B1CB15" w:rsidR="006D4412" w:rsidRDefault="006D4412">
      <w:pPr>
        <w:pStyle w:val="CommentText"/>
      </w:pPr>
      <w:r w:rsidRPr="2D601C3A">
        <w:t>nepredvidljivost" --&gt;</w:t>
      </w:r>
    </w:p>
    <w:p w14:paraId="66EEBA47" w14:textId="012DC8C4" w:rsidR="006D4412" w:rsidRDefault="006D4412">
      <w:pPr>
        <w:pStyle w:val="CommentText"/>
      </w:pPr>
      <w:r w:rsidRPr="35E60D72">
        <w:t>Pouzdanost</w:t>
      </w:r>
    </w:p>
    <w:p w14:paraId="10A245F5" w14:textId="4DCAA81F" w:rsidR="006D4412" w:rsidRDefault="006D4412">
      <w:pPr>
        <w:pStyle w:val="CommentText"/>
      </w:pPr>
      <w:r w:rsidRPr="4AFBD366">
        <w:t>Pouzdanost -- "Nedosljednost otvara&lt;br&gt;</w:t>
      </w:r>
    </w:p>
    <w:p w14:paraId="7401F083" w14:textId="4FEEB2B7" w:rsidR="006D4412" w:rsidRDefault="006D4412">
      <w:pPr>
        <w:pStyle w:val="CommentText"/>
      </w:pPr>
      <w:r w:rsidRPr="5F7EDA18">
        <w:t>nove ranjivosti" --&gt;</w:t>
      </w:r>
    </w:p>
    <w:p w14:paraId="07093857" w14:textId="51234468" w:rsidR="006D4412" w:rsidRDefault="006D4412">
      <w:pPr>
        <w:pStyle w:val="CommentText"/>
      </w:pPr>
      <w:r w:rsidRPr="66EEF7B3">
        <w:t>Sigurnost</w:t>
      </w:r>
    </w:p>
    <w:p w14:paraId="1A25CA1B" w14:textId="481603B0" w:rsidR="006D4412" w:rsidRDefault="006D4412">
      <w:pPr>
        <w:pStyle w:val="CommentText"/>
      </w:pPr>
      <w:r w:rsidRPr="3D6B23D1">
        <w:t>Sigurnost -- "Ranjivosti omogućuju&lt;br&gt;</w:t>
      </w:r>
    </w:p>
    <w:p w14:paraId="4518CCE5" w14:textId="4D33BE1B" w:rsidR="006D4412" w:rsidRDefault="006D4412">
      <w:pPr>
        <w:pStyle w:val="CommentText"/>
      </w:pPr>
      <w:r w:rsidRPr="2FE5920B">
        <w:t>neovlašteno korištenje" --&gt;</w:t>
      </w:r>
    </w:p>
    <w:p w14:paraId="10C7B48C" w14:textId="07CC49DD" w:rsidR="006D4412" w:rsidRDefault="006D4412">
      <w:pPr>
        <w:pStyle w:val="CommentText"/>
      </w:pPr>
      <w:r w:rsidRPr="6BED0B56">
        <w:t>Zlouporaba</w:t>
      </w:r>
    </w:p>
    <w:p w14:paraId="48B6E84D" w14:textId="0AE2A6E1" w:rsidR="006D4412" w:rsidRDefault="006D4412">
      <w:pPr>
        <w:pStyle w:val="CommentText"/>
      </w:pPr>
      <w:r w:rsidRPr="68D20873">
        <w:t>Pouzdanost -- "Nepredvidljivost može&lt;br&gt;</w:t>
      </w:r>
    </w:p>
    <w:p w14:paraId="76F31EC9" w14:textId="1A16154F" w:rsidR="006D4412" w:rsidRDefault="006D4412">
      <w:pPr>
        <w:pStyle w:val="CommentText"/>
      </w:pPr>
      <w:r w:rsidRPr="5BC545FF">
        <w:t>biti iskorištena" --&gt;</w:t>
      </w:r>
    </w:p>
    <w:p w14:paraId="11C037A0" w14:textId="3341FCD7" w:rsidR="006D4412" w:rsidRDefault="006D4412">
      <w:pPr>
        <w:pStyle w:val="CommentText"/>
      </w:pPr>
      <w:r w:rsidRPr="41DC0A6F">
        <w:t>Zlouporaba</w:t>
      </w:r>
    </w:p>
    <w:p w14:paraId="23B1B22E" w14:textId="3D56390A" w:rsidR="006D4412" w:rsidRDefault="006D4412">
      <w:pPr>
        <w:pStyle w:val="CommentText"/>
      </w:pPr>
    </w:p>
    <w:p w14:paraId="7839BC10" w14:textId="4EC977CB" w:rsidR="006D4412" w:rsidRDefault="006D4412">
      <w:pPr>
        <w:pStyle w:val="CommentText"/>
      </w:pPr>
      <w:r w:rsidRPr="746DEFFE">
        <w:t>subgraph "Ciklus međuovisnosti"</w:t>
      </w:r>
    </w:p>
    <w:p w14:paraId="6FEC6C56" w14:textId="2EE8CE81" w:rsidR="006D4412" w:rsidRDefault="006D4412">
      <w:pPr>
        <w:pStyle w:val="CommentText"/>
      </w:pPr>
      <w:r w:rsidRPr="4E8FF7A9">
        <w:t>direction LR</w:t>
      </w:r>
    </w:p>
    <w:p w14:paraId="0332919E" w14:textId="520146F3" w:rsidR="006D4412" w:rsidRDefault="006D4412">
      <w:pPr>
        <w:pStyle w:val="CommentText"/>
      </w:pPr>
      <w:r w:rsidRPr="5603BBC8">
        <w:t>Sigurnost</w:t>
      </w:r>
    </w:p>
    <w:p w14:paraId="1467252A" w14:textId="064B7037" w:rsidR="006D4412" w:rsidRDefault="006D4412">
      <w:pPr>
        <w:pStyle w:val="CommentText"/>
      </w:pPr>
      <w:r w:rsidRPr="0BD9D58B">
        <w:t>Pouzdanost</w:t>
      </w:r>
    </w:p>
    <w:p w14:paraId="3DD0D922" w14:textId="250E58B8" w:rsidR="006D4412" w:rsidRDefault="006D4412">
      <w:pPr>
        <w:pStyle w:val="CommentText"/>
      </w:pPr>
      <w:r w:rsidRPr="14D1B855">
        <w:t>Zlouporaba</w:t>
      </w:r>
    </w:p>
    <w:p w14:paraId="118D8AB2" w14:textId="2E87F276" w:rsidR="006D4412" w:rsidRDefault="006D4412">
      <w:pPr>
        <w:pStyle w:val="CommentText"/>
      </w:pPr>
      <w:r w:rsidRPr="33574B70">
        <w:t>end</w:t>
      </w:r>
    </w:p>
  </w:comment>
  <w:comment w:id="91" w:author="Benedikt Perak" w:date="2025-07-13T10:22:00Z" w:initials="BP">
    <w:p w14:paraId="32F0E8AC" w14:textId="1F12E2C1" w:rsidR="006D4412" w:rsidRDefault="006D4412">
      <w:pPr>
        <w:pStyle w:val="CommentText"/>
      </w:pPr>
      <w:r>
        <w:rPr>
          <w:rStyle w:val="CommentReference"/>
        </w:rPr>
        <w:annotationRef/>
      </w:r>
      <w:r w:rsidRPr="16DDDC6D">
        <w:t>%%{init: {'theme': 'base', 'themeVariables': { 'mainBkg': '#ffffff', 'tertiaryColor': '#ffffff' }}}%%</w:t>
      </w:r>
    </w:p>
    <w:p w14:paraId="402B75C4" w14:textId="0E78D332" w:rsidR="006D4412" w:rsidRDefault="006D4412">
      <w:pPr>
        <w:pStyle w:val="CommentText"/>
      </w:pPr>
      <w:r w:rsidRPr="26DD9A71">
        <w:t>graph LR</w:t>
      </w:r>
    </w:p>
    <w:p w14:paraId="560250F7" w14:textId="4E2ECDFD" w:rsidR="006D4412" w:rsidRDefault="006D4412">
      <w:pPr>
        <w:pStyle w:val="CommentText"/>
      </w:pPr>
      <w:r w:rsidRPr="2F5124DF">
        <w:t>classDef default fill:#ffffff,stroke:#333,stroke-width:2px;</w:t>
      </w:r>
    </w:p>
    <w:p w14:paraId="0D5BC247" w14:textId="59DB267F" w:rsidR="006D4412" w:rsidRDefault="006D4412">
      <w:pPr>
        <w:pStyle w:val="CommentText"/>
      </w:pPr>
      <w:r w:rsidRPr="132E3148">
        <w:t>A["Povijesni i društveni podaci"] -- sadrže implicitne pristranosti --&gt;</w:t>
      </w:r>
    </w:p>
    <w:p w14:paraId="2F2A82F3" w14:textId="1EE731DF" w:rsidR="006D4412" w:rsidRDefault="006D4412">
      <w:pPr>
        <w:pStyle w:val="CommentText"/>
      </w:pPr>
      <w:r w:rsidRPr="1388B6D6">
        <w:t>B{"Algoritam strojnog učenja"};</w:t>
      </w:r>
    </w:p>
    <w:p w14:paraId="2BB92652" w14:textId="537DC7DE" w:rsidR="006D4412" w:rsidRDefault="006D4412">
      <w:pPr>
        <w:pStyle w:val="CommentText"/>
      </w:pPr>
      <w:r w:rsidRPr="4F6B55AD">
        <w:t>B -- uči obrasce iz podataka --&gt;</w:t>
      </w:r>
    </w:p>
    <w:p w14:paraId="4570E5EB" w14:textId="1BF95C3B" w:rsidR="006D4412" w:rsidRDefault="006D4412">
      <w:pPr>
        <w:pStyle w:val="CommentText"/>
      </w:pPr>
      <w:r w:rsidRPr="5BD6B30F">
        <w:t>C["Pristran model odlučivanja"];</w:t>
      </w:r>
    </w:p>
    <w:p w14:paraId="39DCF47E" w14:textId="7871BA12" w:rsidR="006D4412" w:rsidRDefault="006D4412">
      <w:pPr>
        <w:pStyle w:val="CommentText"/>
      </w:pPr>
      <w:r w:rsidRPr="7AFEFF2D">
        <w:t>C -- donosi automatizirane odluke --&gt;</w:t>
      </w:r>
    </w:p>
    <w:p w14:paraId="5755B9F7" w14:textId="4887F499" w:rsidR="006D4412" w:rsidRDefault="006D4412">
      <w:pPr>
        <w:pStyle w:val="CommentText"/>
      </w:pPr>
      <w:r w:rsidRPr="1D5FF9E9">
        <w:t>D("Društveni utjecaj: Diskriminacija, nejednakost");</w:t>
      </w:r>
    </w:p>
    <w:p w14:paraId="64F9E9A8" w14:textId="01AC7E1A" w:rsidR="006D4412" w:rsidRDefault="006D4412">
      <w:pPr>
        <w:pStyle w:val="CommentText"/>
      </w:pPr>
      <w:r w:rsidRPr="4712331C">
        <w:t>D -- stvara nove podatke koji potvrđuju pristranost --&gt;</w:t>
      </w:r>
    </w:p>
    <w:p w14:paraId="6A17CF21" w14:textId="3FD43F34" w:rsidR="006D4412" w:rsidRDefault="006D4412">
      <w:pPr>
        <w:pStyle w:val="CommentText"/>
      </w:pPr>
      <w:r w:rsidRPr="78CFF29B">
        <w:t>E["Povratna sprega"];</w:t>
      </w:r>
    </w:p>
    <w:p w14:paraId="25C5DE79" w14:textId="7C03667A" w:rsidR="006D4412" w:rsidRDefault="006D4412">
      <w:pPr>
        <w:pStyle w:val="CommentText"/>
      </w:pPr>
      <w:r w:rsidRPr="5DCB025A">
        <w:t>E -- jača i zacementira postojeće pristranosti --&gt;</w:t>
      </w:r>
    </w:p>
    <w:p w14:paraId="04398E11" w14:textId="6771A5F1" w:rsidR="006D4412" w:rsidRDefault="006D4412">
      <w:pPr>
        <w:pStyle w:val="CommentText"/>
      </w:pPr>
      <w:r w:rsidRPr="7B9B6DCC">
        <w:t>A;</w:t>
      </w:r>
    </w:p>
    <w:p w14:paraId="2076CFB2" w14:textId="2783BC1D" w:rsidR="006D4412" w:rsidRDefault="006D4412">
      <w:pPr>
        <w:pStyle w:val="CommentText"/>
      </w:pPr>
      <w:r w:rsidRPr="30AEDDFA">
        <w:t>subgraph "Ciklus digitalne pristranosti i njegov utjecaj"</w:t>
      </w:r>
    </w:p>
    <w:p w14:paraId="2B4BB18D" w14:textId="3BC2A347" w:rsidR="006D4412" w:rsidRDefault="006D4412">
      <w:pPr>
        <w:pStyle w:val="CommentText"/>
      </w:pPr>
      <w:r w:rsidRPr="28594C4F">
        <w:t>A; B; C; D; E;</w:t>
      </w:r>
    </w:p>
    <w:p w14:paraId="562A05A0" w14:textId="698AFC20" w:rsidR="006D4412" w:rsidRDefault="006D4412">
      <w:pPr>
        <w:pStyle w:val="CommentText"/>
      </w:pPr>
      <w:r w:rsidRPr="1E852B62">
        <w:t>end</w:t>
      </w:r>
    </w:p>
  </w:comment>
  <w:comment w:id="93" w:author="Mirjana Borucinsky" w:date="2025-07-12T15:34:00Z" w:initials="MB">
    <w:p w14:paraId="754F09B0" w14:textId="233B2AB9" w:rsidR="00992326" w:rsidRDefault="00992326">
      <w:pPr>
        <w:pStyle w:val="CommentText"/>
      </w:pPr>
      <w:r>
        <w:rPr>
          <w:rStyle w:val="CommentReference"/>
        </w:rPr>
        <w:annotationRef/>
      </w:r>
      <w:r w:rsidRPr="6D69A4B9">
        <w:t>trilijune</w:t>
      </w:r>
    </w:p>
  </w:comment>
  <w:comment w:id="94" w:author="Benedikt Perak" w:date="2025-07-13T10:25:00Z" w:initials="BP">
    <w:p w14:paraId="58D81D71" w14:textId="1661413C" w:rsidR="006D4412" w:rsidRDefault="006D4412">
      <w:pPr>
        <w:pStyle w:val="CommentText"/>
      </w:pPr>
      <w:r>
        <w:rPr>
          <w:rStyle w:val="CommentReference"/>
        </w:rPr>
        <w:annotationRef/>
      </w:r>
      <w:r w:rsidRPr="43A4CEE9">
        <w:t>%%{init: {'theme': 'base', 'themeVariables': { 'mainBkg': '#ffffff', 'tertiaryColor': '#ffffff' }}}%%</w:t>
      </w:r>
    </w:p>
    <w:p w14:paraId="6B3871A0" w14:textId="5C8546C8" w:rsidR="006D4412" w:rsidRDefault="006D4412">
      <w:pPr>
        <w:pStyle w:val="CommentText"/>
      </w:pPr>
      <w:r w:rsidRPr="1D549399">
        <w:t>graph LR</w:t>
      </w:r>
    </w:p>
    <w:p w14:paraId="4BC9CFC1" w14:textId="4A9140BE" w:rsidR="006D4412" w:rsidRDefault="006D4412">
      <w:pPr>
        <w:pStyle w:val="CommentText"/>
      </w:pPr>
    </w:p>
    <w:p w14:paraId="2BCDCE73" w14:textId="2E02E3F8" w:rsidR="006D4412" w:rsidRDefault="006D4412">
      <w:pPr>
        <w:pStyle w:val="CommentText"/>
      </w:pPr>
      <w:r w:rsidRPr="4639F770">
        <w:t>subgraph Cijena inteligencije</w:t>
      </w:r>
    </w:p>
    <w:p w14:paraId="55549307" w14:textId="4A05367F" w:rsidR="006D4412" w:rsidRDefault="006D4412">
      <w:pPr>
        <w:pStyle w:val="CommentText"/>
      </w:pPr>
      <w:r w:rsidRPr="4232B3C5">
        <w:t>A["Povećanje veličine modela i podataka"] --&gt;</w:t>
      </w:r>
    </w:p>
    <w:p w14:paraId="74AABC52" w14:textId="6B9D0883" w:rsidR="006D4412" w:rsidRDefault="006D4412">
      <w:pPr>
        <w:pStyle w:val="CommentText"/>
      </w:pPr>
      <w:r w:rsidRPr="0B5B60C1">
        <w:t>B{"Eksponencijalni rast računalnih zahtjeva"};</w:t>
      </w:r>
    </w:p>
    <w:p w14:paraId="36D879DF" w14:textId="17783107" w:rsidR="006D4412" w:rsidRDefault="006D4412">
      <w:pPr>
        <w:pStyle w:val="CommentText"/>
      </w:pPr>
      <w:r w:rsidRPr="2359573C">
        <w:t>B --&gt;</w:t>
      </w:r>
    </w:p>
    <w:p w14:paraId="7507073E" w14:textId="1CA4ED8F" w:rsidR="006D4412" w:rsidRDefault="006D4412">
      <w:pPr>
        <w:pStyle w:val="CommentText"/>
      </w:pPr>
      <w:r w:rsidRPr="3E9F625E">
        <w:t>C["Visoki financijski troškovi"];</w:t>
      </w:r>
    </w:p>
    <w:p w14:paraId="7C0F1991" w14:textId="204AF49D" w:rsidR="006D4412" w:rsidRDefault="006D4412">
      <w:pPr>
        <w:pStyle w:val="CommentText"/>
      </w:pPr>
      <w:r w:rsidRPr="7535C769">
        <w:t>B --&gt;</w:t>
      </w:r>
    </w:p>
    <w:p w14:paraId="58AABE19" w14:textId="7811B267" w:rsidR="006D4412" w:rsidRDefault="006D4412">
      <w:pPr>
        <w:pStyle w:val="CommentText"/>
      </w:pPr>
      <w:r w:rsidRPr="0EF2E862">
        <w:t>D["Velika potrošnja energije"];</w:t>
      </w:r>
    </w:p>
    <w:p w14:paraId="264D75A5" w14:textId="15AD2A0D" w:rsidR="006D4412" w:rsidRDefault="006D4412">
      <w:pPr>
        <w:pStyle w:val="CommentText"/>
      </w:pPr>
      <w:r w:rsidRPr="0EA6F06B">
        <w:t>C --&gt;</w:t>
      </w:r>
    </w:p>
    <w:p w14:paraId="440A515F" w14:textId="3E686701" w:rsidR="006D4412" w:rsidRDefault="006D4412">
      <w:pPr>
        <w:pStyle w:val="CommentText"/>
      </w:pPr>
      <w:r w:rsidRPr="3D4C1BAF">
        <w:t>E["Prepreke za demokratizaciju i istraživanje"];</w:t>
      </w:r>
    </w:p>
    <w:p w14:paraId="36003377" w14:textId="227FEB70" w:rsidR="006D4412" w:rsidRDefault="006D4412">
      <w:pPr>
        <w:pStyle w:val="CommentText"/>
      </w:pPr>
      <w:r w:rsidRPr="2999DF5F">
        <w:t>D --&gt;</w:t>
      </w:r>
    </w:p>
    <w:p w14:paraId="6ECD1175" w14:textId="5A132F71" w:rsidR="006D4412" w:rsidRDefault="006D4412">
      <w:pPr>
        <w:pStyle w:val="CommentText"/>
      </w:pPr>
      <w:r w:rsidRPr="7CC59676">
        <w:t>F["Značajan ekološki otisak (emisije CO2)"];</w:t>
      </w:r>
    </w:p>
    <w:p w14:paraId="090C72D6" w14:textId="5E5DC277" w:rsidR="006D4412" w:rsidRDefault="006D4412">
      <w:pPr>
        <w:pStyle w:val="CommentText"/>
      </w:pPr>
      <w:r w:rsidRPr="6A3BDF74">
        <w:t>end</w:t>
      </w:r>
    </w:p>
    <w:p w14:paraId="319136CE" w14:textId="74BD0AD9" w:rsidR="006D4412" w:rsidRDefault="006D4412">
      <w:pPr>
        <w:pStyle w:val="CommentText"/>
      </w:pPr>
    </w:p>
    <w:p w14:paraId="60F1CDF7" w14:textId="67F100C9" w:rsidR="006D4412" w:rsidRDefault="006D4412">
      <w:pPr>
        <w:pStyle w:val="CommentText"/>
      </w:pPr>
      <w:r w:rsidRPr="63A8D439">
        <w:t>style A fill:#ffffff,stroke:#333,stroke-width:2px</w:t>
      </w:r>
    </w:p>
    <w:p w14:paraId="6C69E9FF" w14:textId="7643F631" w:rsidR="006D4412" w:rsidRDefault="006D4412">
      <w:pPr>
        <w:pStyle w:val="CommentText"/>
      </w:pPr>
      <w:r w:rsidRPr="13E5668C">
        <w:t>style B fill:#ffffff,stroke:#333,stroke-width:2px</w:t>
      </w:r>
    </w:p>
    <w:p w14:paraId="5B7B54DC" w14:textId="782A6AC0" w:rsidR="006D4412" w:rsidRDefault="006D4412">
      <w:pPr>
        <w:pStyle w:val="CommentText"/>
      </w:pPr>
      <w:r w:rsidRPr="3A1343FA">
        <w:t>style C fill:#ffffff,stroke:#333,stroke-width:2px</w:t>
      </w:r>
    </w:p>
    <w:p w14:paraId="4BB146BF" w14:textId="5AC0E257" w:rsidR="006D4412" w:rsidRDefault="006D4412">
      <w:pPr>
        <w:pStyle w:val="CommentText"/>
      </w:pPr>
      <w:r w:rsidRPr="69D9FDED">
        <w:t>style D fill:#ffffff,stroke:#333,stroke-width:2px</w:t>
      </w:r>
    </w:p>
    <w:p w14:paraId="7ECA3479" w14:textId="673C24F2" w:rsidR="006D4412" w:rsidRDefault="006D4412">
      <w:pPr>
        <w:pStyle w:val="CommentText"/>
      </w:pPr>
      <w:r w:rsidRPr="784C1675">
        <w:t>style E fill:#ffffff,stroke:#333,stroke-width:2px</w:t>
      </w:r>
    </w:p>
    <w:p w14:paraId="624E258E" w14:textId="05678D8F" w:rsidR="006D4412" w:rsidRDefault="006D4412">
      <w:pPr>
        <w:pStyle w:val="CommentText"/>
      </w:pPr>
      <w:r w:rsidRPr="5440153A">
        <w:t>style F fill:#ffffff,stroke:#333,stroke-width:2px</w:t>
      </w:r>
    </w:p>
    <w:p w14:paraId="0A8DAE28" w14:textId="24A15646" w:rsidR="006D4412" w:rsidRDefault="006D4412">
      <w:pPr>
        <w:pStyle w:val="CommentText"/>
      </w:pPr>
      <w:r w:rsidRPr="2EBE8222">
        <w:t>style Cijena inteligencije fill:#f8f9fa,stroke:#333,stroke-width:2px</w:t>
      </w:r>
    </w:p>
  </w:comment>
  <w:comment w:id="97" w:author="Ana Meštrović" w:date="2025-07-12T08:45:00Z" w:initials="AM">
    <w:p w14:paraId="7B7991A7" w14:textId="0C4FE10E" w:rsidR="00395BD2" w:rsidRDefault="00395BD2">
      <w:pPr>
        <w:pStyle w:val="CommentText"/>
      </w:pPr>
      <w:r>
        <w:rPr>
          <w:rStyle w:val="CommentReference"/>
        </w:rPr>
        <w:annotationRef/>
      </w:r>
      <w:r w:rsidRPr="20308C8C">
        <w:t>treba li sada ponovo pisati kraticu</w:t>
      </w:r>
    </w:p>
  </w:comment>
  <w:comment w:id="98" w:author="Ana Meštrović" w:date="2025-07-12T08:46:00Z" w:initials="AM">
    <w:p w14:paraId="664A3AAB" w14:textId="1FC4600C" w:rsidR="00AE0200" w:rsidRDefault="00AE0200">
      <w:pPr>
        <w:pStyle w:val="CommentText"/>
      </w:pPr>
      <w:r>
        <w:rPr>
          <w:rStyle w:val="CommentReference"/>
        </w:rPr>
        <w:annotationRef/>
      </w:r>
      <w:r w:rsidRPr="3440E297">
        <w:t>Po meni to uopce nije dekonstrukcija, vec matematicki modeli imaju sposobnost da "capture" semantiku jezika, ali to je vec za filozofsku raspravu. :)</w:t>
      </w:r>
    </w:p>
  </w:comment>
  <w:comment w:id="99" w:author="Benedikt Perak" w:date="2025-07-12T10:34:00Z" w:initials="BP">
    <w:p w14:paraId="4E9BF89F" w14:textId="77777777" w:rsidR="00EC46E4" w:rsidRDefault="00EC46E4" w:rsidP="00EC46E4">
      <w:pPr>
        <w:pStyle w:val="CommentText"/>
      </w:pPr>
      <w:r>
        <w:rPr>
          <w:rStyle w:val="CommentReference"/>
        </w:rPr>
        <w:annotationRef/>
      </w:r>
      <w:r>
        <w:t xml:space="preserve">Ok, možemo prihatiti da nije istinska dobar način otome pričati </w:t>
      </w:r>
    </w:p>
  </w:comment>
  <w:comment w:id="100" w:author="Mirjana Borucinsky" w:date="2025-07-12T15:39:00Z" w:initials="MB">
    <w:p w14:paraId="477A15F9" w14:textId="72C98C05" w:rsidR="00176370" w:rsidRDefault="00176370">
      <w:pPr>
        <w:pStyle w:val="CommentText"/>
      </w:pPr>
      <w:r>
        <w:rPr>
          <w:rStyle w:val="CommentReference"/>
        </w:rPr>
        <w:annotationRef/>
      </w:r>
      <w:r w:rsidRPr="4F6902E7">
        <w:t>dodati Searle, Austin + godina</w:t>
      </w:r>
    </w:p>
  </w:comment>
  <w:comment w:id="101" w:author="Mirjana Borucinsky" w:date="2025-07-12T15:40:00Z" w:initials="MB">
    <w:p w14:paraId="0FB5A7CD" w14:textId="57C2DB7E" w:rsidR="00892062" w:rsidRDefault="00892062">
      <w:pPr>
        <w:pStyle w:val="CommentText"/>
      </w:pPr>
      <w:r>
        <w:rPr>
          <w:rStyle w:val="CommentReference"/>
        </w:rPr>
        <w:annotationRef/>
      </w:r>
      <w:r w:rsidRPr="4D3C5B8E">
        <w:t>bez ti</w:t>
      </w:r>
    </w:p>
  </w:comment>
  <w:comment w:id="102" w:author="Mirjana Borucinsky" w:date="2025-07-12T15:39:00Z" w:initials="MB">
    <w:p w14:paraId="1E63F8C7" w14:textId="441BC776" w:rsidR="00C772BB" w:rsidRDefault="00C772BB">
      <w:pPr>
        <w:pStyle w:val="CommentText"/>
      </w:pPr>
      <w:r>
        <w:rPr>
          <w:rStyle w:val="CommentReference"/>
        </w:rPr>
        <w:annotationRef/>
      </w:r>
      <w:r w:rsidRPr="6EDFDB01">
        <w:t>na sljedeći način</w:t>
      </w:r>
    </w:p>
  </w:comment>
  <w:comment w:id="103" w:author="Benedikt Perak" w:date="2025-07-13T10:30:00Z" w:initials="BP">
    <w:p w14:paraId="238F9B31" w14:textId="1BA9AFA3" w:rsidR="006D4412" w:rsidRDefault="006D4412">
      <w:pPr>
        <w:pStyle w:val="CommentText"/>
      </w:pPr>
      <w:r>
        <w:rPr>
          <w:rStyle w:val="CommentReference"/>
        </w:rPr>
        <w:annotationRef/>
      </w:r>
      <w:r w:rsidRPr="39A26528">
        <w:t>%%{init: {'theme': 'base', 'themeVariables': { 'mainBkg': '#ffffff', 'tertiaryColor': '#ffffff' }}}%%</w:t>
      </w:r>
    </w:p>
    <w:p w14:paraId="6CFC02F7" w14:textId="3BF4E6E1" w:rsidR="006D4412" w:rsidRDefault="006D4412">
      <w:pPr>
        <w:pStyle w:val="CommentText"/>
      </w:pPr>
      <w:r w:rsidRPr="07606B7B">
        <w:t>graph LR</w:t>
      </w:r>
    </w:p>
    <w:p w14:paraId="14824911" w14:textId="71C93B6C" w:rsidR="006D4412" w:rsidRDefault="006D4412">
      <w:pPr>
        <w:pStyle w:val="CommentText"/>
      </w:pPr>
      <w:r w:rsidRPr="2492ACFF">
        <w:t>subgraph "Tradicionalno poimanje"</w:t>
      </w:r>
    </w:p>
    <w:p w14:paraId="16105BC8" w14:textId="28F75E0B" w:rsidR="006D4412" w:rsidRDefault="006D4412">
      <w:pPr>
        <w:pStyle w:val="CommentText"/>
      </w:pPr>
      <w:r w:rsidRPr="452BDA23">
        <w:t>A["Simbolički sustav"] --&gt;</w:t>
      </w:r>
    </w:p>
    <w:p w14:paraId="68CAC49E" w14:textId="47EAF053" w:rsidR="006D4412" w:rsidRDefault="006D4412">
      <w:pPr>
        <w:pStyle w:val="CommentText"/>
      </w:pPr>
      <w:r w:rsidRPr="5B76279A">
        <w:t>B{"Značenje utemeljeno u ljudskom iskustvu"};</w:t>
      </w:r>
    </w:p>
    <w:p w14:paraId="45C1B3F9" w14:textId="03E4F000" w:rsidR="006D4412" w:rsidRDefault="006D4412">
      <w:pPr>
        <w:pStyle w:val="CommentText"/>
      </w:pPr>
      <w:r w:rsidRPr="7EEAF1E6">
        <w:t>end</w:t>
      </w:r>
    </w:p>
    <w:p w14:paraId="55CC31B8" w14:textId="6D96F9D2" w:rsidR="006D4412" w:rsidRDefault="006D4412">
      <w:pPr>
        <w:pStyle w:val="CommentText"/>
      </w:pPr>
      <w:r w:rsidRPr="04AC0961">
        <w:t>subgraph "AI Dekonstrukcija"</w:t>
      </w:r>
    </w:p>
    <w:p w14:paraId="571CDC10" w14:textId="2DCFCFF5" w:rsidR="006D4412" w:rsidRDefault="006D4412">
      <w:pPr>
        <w:pStyle w:val="CommentText"/>
      </w:pPr>
      <w:r w:rsidRPr="34D7AC51">
        <w:t>C["Jezični modeli (LLM)"] --&gt;</w:t>
      </w:r>
    </w:p>
    <w:p w14:paraId="4D2FF4EE" w14:textId="28D1046F" w:rsidR="006D4412" w:rsidRDefault="006D4412">
      <w:pPr>
        <w:pStyle w:val="CommentText"/>
      </w:pPr>
      <w:r w:rsidRPr="552B0034">
        <w:t>D("Statistička obrada");</w:t>
      </w:r>
    </w:p>
    <w:p w14:paraId="535B4CC6" w14:textId="7152F166" w:rsidR="006D4412" w:rsidRDefault="006D4412">
      <w:pPr>
        <w:pStyle w:val="CommentText"/>
      </w:pPr>
      <w:r w:rsidRPr="3BF3355B">
        <w:t>D --&gt;</w:t>
      </w:r>
    </w:p>
    <w:p w14:paraId="3C96B60E" w14:textId="0B30C6C2" w:rsidR="006D4412" w:rsidRDefault="006D4412">
      <w:pPr>
        <w:pStyle w:val="CommentText"/>
      </w:pPr>
      <w:r w:rsidRPr="1D591991">
        <w:t>E["Pretvorba jezika u vektore"];</w:t>
      </w:r>
    </w:p>
    <w:p w14:paraId="3A1F6E7E" w14:textId="6BA8275E" w:rsidR="006D4412" w:rsidRDefault="006D4412">
      <w:pPr>
        <w:pStyle w:val="CommentText"/>
      </w:pPr>
      <w:r w:rsidRPr="46793ABB">
        <w:t>end</w:t>
      </w:r>
    </w:p>
    <w:p w14:paraId="62DBAB38" w14:textId="32E7E58A" w:rsidR="006D4412" w:rsidRDefault="006D4412">
      <w:pPr>
        <w:pStyle w:val="CommentText"/>
      </w:pPr>
      <w:r w:rsidRPr="4B1E7597">
        <w:t>subgraph "AI (Re)</w:t>
      </w:r>
    </w:p>
    <w:p w14:paraId="4A6BE125" w14:textId="4ED40F31" w:rsidR="006D4412" w:rsidRDefault="006D4412">
      <w:pPr>
        <w:pStyle w:val="CommentText"/>
      </w:pPr>
      <w:r w:rsidRPr="16234022">
        <w:t>konstrukcija i utjecaj"</w:t>
      </w:r>
    </w:p>
    <w:p w14:paraId="19C8CC6B" w14:textId="3E697616" w:rsidR="006D4412" w:rsidRDefault="006D4412">
      <w:pPr>
        <w:pStyle w:val="CommentText"/>
      </w:pPr>
      <w:r w:rsidRPr="63C40D37">
        <w:t>F["Generirani tekst"] --&gt;</w:t>
      </w:r>
    </w:p>
    <w:p w14:paraId="301B5CBF" w14:textId="4E080349" w:rsidR="006D4412" w:rsidRDefault="006D4412">
      <w:pPr>
        <w:pStyle w:val="CommentText"/>
      </w:pPr>
      <w:r w:rsidRPr="7238C63A">
        <w:t>G{"Privid smislenosti"};</w:t>
      </w:r>
    </w:p>
    <w:p w14:paraId="425C4E8E" w14:textId="429A9E20" w:rsidR="006D4412" w:rsidRDefault="006D4412">
      <w:pPr>
        <w:pStyle w:val="CommentText"/>
      </w:pPr>
      <w:r w:rsidRPr="4494E892">
        <w:t>G --&gt;</w:t>
      </w:r>
    </w:p>
    <w:p w14:paraId="7BA98E5C" w14:textId="39AA3620" w:rsidR="006D4412" w:rsidRDefault="006D4412">
      <w:pPr>
        <w:pStyle w:val="CommentText"/>
      </w:pPr>
      <w:r w:rsidRPr="6D7B613A">
        <w:t>H["Djelovanje u svijetu"];</w:t>
      </w:r>
    </w:p>
    <w:p w14:paraId="3E801ADC" w14:textId="4F796E2E" w:rsidR="006D4412" w:rsidRDefault="006D4412">
      <w:pPr>
        <w:pStyle w:val="CommentText"/>
      </w:pPr>
      <w:r w:rsidRPr="0FDF9A48">
        <w:t>H --&gt;</w:t>
      </w:r>
    </w:p>
    <w:p w14:paraId="33E9FB83" w14:textId="0DA8EBBE" w:rsidR="006D4412" w:rsidRDefault="006D4412">
      <w:pPr>
        <w:pStyle w:val="CommentText"/>
      </w:pPr>
      <w:r w:rsidRPr="066425D9">
        <w:t>I["Oblikovanje društvene stvarnosti"];</w:t>
      </w:r>
    </w:p>
    <w:p w14:paraId="4C6F52F2" w14:textId="2D15ECD2" w:rsidR="006D4412" w:rsidRDefault="006D4412">
      <w:pPr>
        <w:pStyle w:val="CommentText"/>
      </w:pPr>
      <w:r w:rsidRPr="03D831FF">
        <w:t>end</w:t>
      </w:r>
    </w:p>
    <w:p w14:paraId="4D5EBD1C" w14:textId="220A7AF2" w:rsidR="006D4412" w:rsidRDefault="006D4412">
      <w:pPr>
        <w:pStyle w:val="CommentText"/>
      </w:pPr>
      <w:r w:rsidRPr="3DA146DC">
        <w:t>B --&gt;</w:t>
      </w:r>
    </w:p>
    <w:p w14:paraId="4FEA64D5" w14:textId="7915E005" w:rsidR="006D4412" w:rsidRDefault="006D4412">
      <w:pPr>
        <w:pStyle w:val="CommentText"/>
      </w:pPr>
      <w:r w:rsidRPr="5A69A001">
        <w:t>C;</w:t>
      </w:r>
    </w:p>
    <w:p w14:paraId="3FAEB946" w14:textId="62B87C2A" w:rsidR="006D4412" w:rsidRDefault="006D4412">
      <w:pPr>
        <w:pStyle w:val="CommentText"/>
      </w:pPr>
      <w:r w:rsidRPr="78200DC5">
        <w:t>E --&gt;</w:t>
      </w:r>
    </w:p>
    <w:p w14:paraId="4A79C055" w14:textId="7D783A2E" w:rsidR="006D4412" w:rsidRDefault="006D4412">
      <w:pPr>
        <w:pStyle w:val="CommentText"/>
      </w:pPr>
      <w:r w:rsidRPr="7BEEA0E5">
        <w:t>F;</w:t>
      </w:r>
    </w:p>
    <w:p w14:paraId="13B0BF09" w14:textId="7D573EDE" w:rsidR="006D4412" w:rsidRDefault="006D4412">
      <w:pPr>
        <w:pStyle w:val="CommentText"/>
      </w:pPr>
      <w:r w:rsidRPr="3FEC7EBB">
        <w:t>style A fill:#ffffff,stroke:#333,stroke-width:2px</w:t>
      </w:r>
    </w:p>
    <w:p w14:paraId="0AD68906" w14:textId="14481731" w:rsidR="006D4412" w:rsidRDefault="006D4412">
      <w:pPr>
        <w:pStyle w:val="CommentText"/>
      </w:pPr>
      <w:r w:rsidRPr="7ED5861A">
        <w:t>style B fill:#ffffff,stroke:#333,stroke-width:2px</w:t>
      </w:r>
    </w:p>
    <w:p w14:paraId="58BB6CC0" w14:textId="0BAB834E" w:rsidR="006D4412" w:rsidRDefault="006D4412">
      <w:pPr>
        <w:pStyle w:val="CommentText"/>
      </w:pPr>
      <w:r w:rsidRPr="2EE9727D">
        <w:t>style C fill:#ffffff,stroke:#333,stroke-width:2px</w:t>
      </w:r>
    </w:p>
    <w:p w14:paraId="1DE73A4E" w14:textId="676FCE54" w:rsidR="006D4412" w:rsidRDefault="006D4412">
      <w:pPr>
        <w:pStyle w:val="CommentText"/>
      </w:pPr>
      <w:r w:rsidRPr="08F90FD3">
        <w:t>style D fill:#ffffff,stroke:#333,stroke-width:2px</w:t>
      </w:r>
    </w:p>
    <w:p w14:paraId="0AA7EAE4" w14:textId="5E0089CD" w:rsidR="006D4412" w:rsidRDefault="006D4412">
      <w:pPr>
        <w:pStyle w:val="CommentText"/>
      </w:pPr>
      <w:r w:rsidRPr="4B9888A0">
        <w:t>style E fill:#ffffff,stroke:#333,stroke-width:2px</w:t>
      </w:r>
    </w:p>
    <w:p w14:paraId="532D885E" w14:textId="3782BD59" w:rsidR="006D4412" w:rsidRDefault="006D4412">
      <w:pPr>
        <w:pStyle w:val="CommentText"/>
      </w:pPr>
      <w:r w:rsidRPr="37167E34">
        <w:t>style F fill:#ffffff,stroke:#333,stroke-width:2px</w:t>
      </w:r>
    </w:p>
    <w:p w14:paraId="3C992932" w14:textId="7D10857B" w:rsidR="006D4412" w:rsidRDefault="006D4412">
      <w:pPr>
        <w:pStyle w:val="CommentText"/>
      </w:pPr>
      <w:r w:rsidRPr="4184BA09">
        <w:t>style G fill:#ffffff,stroke:#333,stroke-width:2px</w:t>
      </w:r>
    </w:p>
    <w:p w14:paraId="7DE333B8" w14:textId="047FDFC6" w:rsidR="006D4412" w:rsidRDefault="006D4412">
      <w:pPr>
        <w:pStyle w:val="CommentText"/>
      </w:pPr>
      <w:r w:rsidRPr="5AFC41AC">
        <w:t>style H fill:#ffffff,stroke:#333,stroke-width:2px</w:t>
      </w:r>
    </w:p>
    <w:p w14:paraId="5684A795" w14:textId="6E0FE60C" w:rsidR="006D4412" w:rsidRDefault="006D4412">
      <w:pPr>
        <w:pStyle w:val="CommentText"/>
      </w:pPr>
      <w:r w:rsidRPr="371A40CE">
        <w:t>style I fill:#ffffff,stroke:#333,stroke-width:2px</w:t>
      </w:r>
    </w:p>
  </w:comment>
  <w:comment w:id="105" w:author="Benedikt Perak" w:date="2025-07-13T10:36:00Z" w:initials="BP">
    <w:p w14:paraId="311E99FA" w14:textId="20B1E66A" w:rsidR="006D4412" w:rsidRDefault="006D4412">
      <w:pPr>
        <w:pStyle w:val="CommentText"/>
      </w:pPr>
      <w:r>
        <w:rPr>
          <w:rStyle w:val="CommentReference"/>
        </w:rPr>
        <w:annotationRef/>
      </w:r>
      <w:r w:rsidRPr="265E0DAA">
        <w:t>%%{init: {'theme': 'base', 'themeVariables': { 'mainBkg': '#ffffff', 'tertiaryColor': '#ffffff' }}}%%</w:t>
      </w:r>
    </w:p>
    <w:p w14:paraId="43B80CDD" w14:textId="795C5700" w:rsidR="006D4412" w:rsidRDefault="006D4412">
      <w:pPr>
        <w:pStyle w:val="CommentText"/>
      </w:pPr>
      <w:r w:rsidRPr="5F9A5659">
        <w:t>graph LR</w:t>
      </w:r>
    </w:p>
    <w:p w14:paraId="106B5FE6" w14:textId="3AA4FD94" w:rsidR="006D4412" w:rsidRDefault="006D4412">
      <w:pPr>
        <w:pStyle w:val="CommentText"/>
      </w:pPr>
      <w:r w:rsidRPr="55E92B6D">
        <w:t>subgraph "Kognitivni prostor agenta"</w:t>
      </w:r>
    </w:p>
    <w:p w14:paraId="11FD4CB2" w14:textId="229D6608" w:rsidR="006D4412" w:rsidRDefault="006D4412">
      <w:pPr>
        <w:pStyle w:val="CommentText"/>
      </w:pPr>
      <w:r w:rsidRPr="1FB32BF5">
        <w:t>A["Svijet/Stvarnost"] --&gt;</w:t>
      </w:r>
    </w:p>
    <w:p w14:paraId="255592DB" w14:textId="7126D48E" w:rsidR="006D4412" w:rsidRDefault="006D4412">
      <w:pPr>
        <w:pStyle w:val="CommentText"/>
      </w:pPr>
      <w:r w:rsidRPr="03301C44">
        <w:t>B("Percepcija")</w:t>
      </w:r>
    </w:p>
    <w:p w14:paraId="4342483C" w14:textId="54EF57EE" w:rsidR="006D4412" w:rsidRDefault="006D4412">
      <w:pPr>
        <w:pStyle w:val="CommentText"/>
      </w:pPr>
      <w:r w:rsidRPr="5AE0E4DB">
        <w:t>B --&gt;</w:t>
      </w:r>
    </w:p>
    <w:p w14:paraId="59548BD2" w14:textId="27BED58E" w:rsidR="006D4412" w:rsidRDefault="006D4412">
      <w:pPr>
        <w:pStyle w:val="CommentText"/>
      </w:pPr>
      <w:r w:rsidRPr="2C690813">
        <w:t>C{"Simbolička reprezentacija &lt;br&gt;</w:t>
      </w:r>
    </w:p>
    <w:p w14:paraId="29F0771F" w14:textId="0BCC29AB" w:rsidR="006D4412" w:rsidRDefault="006D4412">
      <w:pPr>
        <w:pStyle w:val="CommentText"/>
      </w:pPr>
      <w:r w:rsidRPr="1850BAB3">
        <w:t>Riječ/Znak"}</w:t>
      </w:r>
    </w:p>
    <w:p w14:paraId="7C56AF25" w14:textId="373CAD18" w:rsidR="006D4412" w:rsidRDefault="006D4412">
      <w:pPr>
        <w:pStyle w:val="CommentText"/>
      </w:pPr>
      <w:r w:rsidRPr="30D14E93">
        <w:t>C --&gt;</w:t>
      </w:r>
    </w:p>
    <w:p w14:paraId="7ECA89BF" w14:textId="1A6B0C40" w:rsidR="006D4412" w:rsidRDefault="006D4412">
      <w:pPr>
        <w:pStyle w:val="CommentText"/>
      </w:pPr>
      <w:r w:rsidRPr="28436CE1">
        <w:t>D["Jezična struktura &lt;br&gt;</w:t>
      </w:r>
    </w:p>
    <w:p w14:paraId="56AC751C" w14:textId="5E7F172C" w:rsidR="006D4412" w:rsidRDefault="006D4412">
      <w:pPr>
        <w:pStyle w:val="CommentText"/>
      </w:pPr>
      <w:r w:rsidRPr="14EF8E5E">
        <w:t>Sintaksa/Gramatika"]</w:t>
      </w:r>
    </w:p>
    <w:p w14:paraId="54397C2A" w14:textId="09A79C9D" w:rsidR="006D4412" w:rsidRDefault="006D4412">
      <w:pPr>
        <w:pStyle w:val="CommentText"/>
      </w:pPr>
      <w:r w:rsidRPr="22A706A2">
        <w:t>D --&gt;</w:t>
      </w:r>
    </w:p>
    <w:p w14:paraId="5F7FE212" w14:textId="7871C5C5" w:rsidR="006D4412" w:rsidRDefault="006D4412">
      <w:pPr>
        <w:pStyle w:val="CommentText"/>
      </w:pPr>
      <w:r w:rsidRPr="3606254C">
        <w:t>E("Mentalna mapa &lt;br&gt;</w:t>
      </w:r>
    </w:p>
    <w:p w14:paraId="469E921C" w14:textId="2B29D254" w:rsidR="006D4412" w:rsidRDefault="006D4412">
      <w:pPr>
        <w:pStyle w:val="CommentText"/>
      </w:pPr>
      <w:r w:rsidRPr="05A15180">
        <w:t>Znanje/Model svijeta")</w:t>
      </w:r>
    </w:p>
    <w:p w14:paraId="2D92139C" w14:textId="7F3E2516" w:rsidR="006D4412" w:rsidRDefault="006D4412">
      <w:pPr>
        <w:pStyle w:val="CommentText"/>
      </w:pPr>
      <w:r w:rsidRPr="6D33D44C">
        <w:t>E --&gt;</w:t>
      </w:r>
    </w:p>
    <w:p w14:paraId="7E70C54A" w14:textId="4BA6654A" w:rsidR="006D4412" w:rsidRDefault="006D4412">
      <w:pPr>
        <w:pStyle w:val="CommentText"/>
      </w:pPr>
      <w:r w:rsidRPr="35869EEF">
        <w:t>F["Djelovanje/Ponašanje"]</w:t>
      </w:r>
    </w:p>
    <w:p w14:paraId="542CE6F4" w14:textId="1C24DD42" w:rsidR="006D4412" w:rsidRDefault="006D4412">
      <w:pPr>
        <w:pStyle w:val="CommentText"/>
      </w:pPr>
      <w:r w:rsidRPr="520A2707">
        <w:t>end</w:t>
      </w:r>
    </w:p>
    <w:p w14:paraId="0B8742BB" w14:textId="09AE5837" w:rsidR="006D4412" w:rsidRDefault="006D4412">
      <w:pPr>
        <w:pStyle w:val="CommentText"/>
      </w:pPr>
      <w:r w:rsidRPr="37A6D893">
        <w:t>style A fill:#ffffff,stroke:#333,stroke-width:2px</w:t>
      </w:r>
    </w:p>
    <w:p w14:paraId="7E5503DB" w14:textId="63AABA7A" w:rsidR="006D4412" w:rsidRDefault="006D4412">
      <w:pPr>
        <w:pStyle w:val="CommentText"/>
      </w:pPr>
      <w:r w:rsidRPr="72CC8CF5">
        <w:t>style B fill:#ffffff,stroke:#333,stroke-width:1px</w:t>
      </w:r>
    </w:p>
    <w:p w14:paraId="52B2323C" w14:textId="706869DA" w:rsidR="006D4412" w:rsidRDefault="006D4412">
      <w:pPr>
        <w:pStyle w:val="CommentText"/>
      </w:pPr>
      <w:r w:rsidRPr="6F64E7B2">
        <w:t>style C fill:#ffffff,stroke:#333,stroke-width:2px</w:t>
      </w:r>
    </w:p>
    <w:p w14:paraId="34565DA9" w14:textId="58585E27" w:rsidR="006D4412" w:rsidRDefault="006D4412">
      <w:pPr>
        <w:pStyle w:val="CommentText"/>
      </w:pPr>
      <w:r w:rsidRPr="49BAB9B3">
        <w:t>style D fill:#ffffff,stroke:#333,stroke-width:2px</w:t>
      </w:r>
    </w:p>
    <w:p w14:paraId="01815B65" w14:textId="5CDC00C3" w:rsidR="006D4412" w:rsidRDefault="006D4412">
      <w:pPr>
        <w:pStyle w:val="CommentText"/>
      </w:pPr>
      <w:r w:rsidRPr="0A0D5B9D">
        <w:t>style E fill:#ffffff,stroke:#333,stroke-width:2px</w:t>
      </w:r>
    </w:p>
    <w:p w14:paraId="2FBB7A39" w14:textId="18EC105D" w:rsidR="006D4412" w:rsidRDefault="006D4412">
      <w:pPr>
        <w:pStyle w:val="CommentText"/>
      </w:pPr>
      <w:r w:rsidRPr="0697E189">
        <w:t>style F fill:#ffffff,stroke:#333,stroke-width:2px</w:t>
      </w:r>
    </w:p>
  </w:comment>
  <w:comment w:id="107" w:author="Mirjana Borucinsky" w:date="2025-07-12T16:41:00Z" w:initials="MB">
    <w:p w14:paraId="5C464995" w14:textId="1F975AA7" w:rsidR="001A41A6" w:rsidRDefault="001A41A6">
      <w:pPr>
        <w:pStyle w:val="CommentText"/>
      </w:pPr>
      <w:r>
        <w:rPr>
          <w:rStyle w:val="CommentReference"/>
        </w:rPr>
        <w:annotationRef/>
      </w:r>
      <w:r w:rsidRPr="12A7A1FE">
        <w:t>tradicionalne?</w:t>
      </w:r>
    </w:p>
  </w:comment>
  <w:comment w:id="109" w:author="Mirjana Borucinsky" w:date="2025-07-12T16:46:00Z" w:initials="MB">
    <w:p w14:paraId="420C18A7" w14:textId="1ECB1801" w:rsidR="00396785" w:rsidRDefault="00396785">
      <w:pPr>
        <w:pStyle w:val="CommentText"/>
      </w:pPr>
      <w:r>
        <w:rPr>
          <w:rStyle w:val="CommentReference"/>
        </w:rPr>
        <w:annotationRef/>
      </w:r>
      <w:r w:rsidRPr="0B6A72B9">
        <w:t>u kognitivnoj lingvistici</w:t>
      </w:r>
    </w:p>
  </w:comment>
  <w:comment w:id="111" w:author="Benedikt Perak" w:date="2025-07-13T22:22:00Z" w:initials="BP">
    <w:p w14:paraId="046F2EAE" w14:textId="655B0D1D" w:rsidR="00654620" w:rsidRDefault="00654620">
      <w:pPr>
        <w:pStyle w:val="CommentText"/>
      </w:pPr>
      <w:r>
        <w:rPr>
          <w:rStyle w:val="CommentReference"/>
        </w:rPr>
        <w:annotationRef/>
      </w:r>
      <w:r w:rsidRPr="7C7CD5A0">
        <w:t>```mermaid </w:t>
      </w:r>
    </w:p>
    <w:p w14:paraId="3899CB3B" w14:textId="26A83F82" w:rsidR="00654620" w:rsidRDefault="00654620">
      <w:pPr>
        <w:pStyle w:val="CommentText"/>
      </w:pPr>
    </w:p>
    <w:p w14:paraId="29B8120B" w14:textId="3BD088F3" w:rsidR="00654620" w:rsidRDefault="00654620">
      <w:pPr>
        <w:pStyle w:val="CommentText"/>
      </w:pPr>
      <w:r w:rsidRPr="23C8643C">
        <w:t>%%{init: {'theme': 'base', 'themeVariables': { 'background': '#ffffff'}}}%% </w:t>
      </w:r>
    </w:p>
    <w:p w14:paraId="30365302" w14:textId="74EA77C6" w:rsidR="00654620" w:rsidRDefault="00654620">
      <w:pPr>
        <w:pStyle w:val="CommentText"/>
      </w:pPr>
    </w:p>
    <w:p w14:paraId="22D226F2" w14:textId="1E8B4F87" w:rsidR="00654620" w:rsidRDefault="00654620">
      <w:pPr>
        <w:pStyle w:val="CommentText"/>
      </w:pPr>
      <w:r w:rsidRPr="3B4247F3">
        <w:t>graph LR; </w:t>
      </w:r>
    </w:p>
    <w:p w14:paraId="581DBFAE" w14:textId="36208254" w:rsidR="00654620" w:rsidRDefault="00654620">
      <w:pPr>
        <w:pStyle w:val="CommentText"/>
      </w:pPr>
    </w:p>
    <w:p w14:paraId="61DCD040" w14:textId="6E87A839" w:rsidR="00654620" w:rsidRDefault="00654620">
      <w:pPr>
        <w:pStyle w:val="CommentText"/>
      </w:pPr>
      <w:r w:rsidRPr="60B224BD">
        <w:t>A[Opažanje okoline i interakcija] --&gt; B{Struja sjećanja}; </w:t>
      </w:r>
    </w:p>
    <w:p w14:paraId="1DD303FB" w14:textId="230E410D" w:rsidR="00654620" w:rsidRDefault="00654620">
      <w:pPr>
        <w:pStyle w:val="CommentText"/>
      </w:pPr>
    </w:p>
    <w:p w14:paraId="56F9A58C" w14:textId="77D18AC4" w:rsidR="00654620" w:rsidRDefault="00654620">
      <w:pPr>
        <w:pStyle w:val="CommentText"/>
      </w:pPr>
      <w:r w:rsidRPr="17E959DC">
        <w:t>B --&gt; C{Proces promišljanja}; </w:t>
      </w:r>
    </w:p>
    <w:p w14:paraId="301748C2" w14:textId="32142EB5" w:rsidR="00654620" w:rsidRDefault="00654620">
      <w:pPr>
        <w:pStyle w:val="CommentText"/>
      </w:pPr>
    </w:p>
    <w:p w14:paraId="74E664C1" w14:textId="3AE04D85" w:rsidR="00654620" w:rsidRDefault="00654620">
      <w:pPr>
        <w:pStyle w:val="CommentText"/>
      </w:pPr>
      <w:r w:rsidRPr="69875EB2">
        <w:t>C --&gt; D[Formiranje uvida i planova]; </w:t>
      </w:r>
    </w:p>
    <w:p w14:paraId="66D2C787" w14:textId="4E96B561" w:rsidR="00654620" w:rsidRDefault="00654620">
      <w:pPr>
        <w:pStyle w:val="CommentText"/>
      </w:pPr>
    </w:p>
    <w:p w14:paraId="63023B23" w14:textId="1894E660" w:rsidR="00654620" w:rsidRDefault="00654620">
      <w:pPr>
        <w:pStyle w:val="CommentText"/>
      </w:pPr>
      <w:r w:rsidRPr="6159FB64">
        <w:t>D --&gt; E[Generiranje konkretnoga djelovanja]; </w:t>
      </w:r>
    </w:p>
    <w:p w14:paraId="1871CBB5" w14:textId="42DF1ED4" w:rsidR="00654620" w:rsidRDefault="00654620">
      <w:pPr>
        <w:pStyle w:val="CommentText"/>
      </w:pPr>
    </w:p>
    <w:p w14:paraId="02A768AC" w14:textId="141852B7" w:rsidR="00654620" w:rsidRDefault="00654620">
      <w:pPr>
        <w:pStyle w:val="CommentText"/>
      </w:pPr>
      <w:r w:rsidRPr="720AFCE4">
        <w:t>E --&gt; A; </w:t>
      </w:r>
    </w:p>
    <w:p w14:paraId="6AB17BC8" w14:textId="2454FB62" w:rsidR="00654620" w:rsidRDefault="00654620">
      <w:pPr>
        <w:pStyle w:val="CommentText"/>
      </w:pPr>
    </w:p>
    <w:p w14:paraId="300B3655" w14:textId="54C7E971" w:rsidR="00654620" w:rsidRDefault="00654620">
      <w:pPr>
        <w:pStyle w:val="CommentText"/>
      </w:pPr>
      <w:r w:rsidRPr="17906E27">
        <w:t>style A fill:#f9f,stroke:#333,stroke-width:2px </w:t>
      </w:r>
    </w:p>
    <w:p w14:paraId="5A988C30" w14:textId="00E07B08" w:rsidR="00654620" w:rsidRDefault="00654620">
      <w:pPr>
        <w:pStyle w:val="CommentText"/>
      </w:pPr>
    </w:p>
    <w:p w14:paraId="4CE67298" w14:textId="1DD17BA6" w:rsidR="00654620" w:rsidRDefault="00654620">
      <w:pPr>
        <w:pStyle w:val="CommentText"/>
      </w:pPr>
      <w:r w:rsidRPr="3AB08E48">
        <w:t>style E fill:#f9f,stroke:#333,stroke-width:2px </w:t>
      </w:r>
    </w:p>
    <w:p w14:paraId="52D96497" w14:textId="290B2F3F" w:rsidR="00654620" w:rsidRDefault="00654620">
      <w:pPr>
        <w:pStyle w:val="CommentText"/>
      </w:pPr>
    </w:p>
    <w:p w14:paraId="620ABD52" w14:textId="23D18A4C" w:rsidR="00654620" w:rsidRDefault="00654620">
      <w:pPr>
        <w:pStyle w:val="CommentText"/>
      </w:pPr>
      <w:r w:rsidRPr="13084307">
        <w:t>style B fill:#ccf,stroke:#333,stroke-width:2px </w:t>
      </w:r>
    </w:p>
    <w:p w14:paraId="567C9C7D" w14:textId="3AD0D900" w:rsidR="00654620" w:rsidRDefault="00654620">
      <w:pPr>
        <w:pStyle w:val="CommentText"/>
      </w:pPr>
    </w:p>
    <w:p w14:paraId="21BA57BF" w14:textId="2093A836" w:rsidR="00654620" w:rsidRDefault="00654620">
      <w:pPr>
        <w:pStyle w:val="CommentText"/>
      </w:pPr>
      <w:r w:rsidRPr="3273EE5F">
        <w:t>style C fill:#ccf,stroke:#333,stroke-width:2px </w:t>
      </w:r>
    </w:p>
    <w:p w14:paraId="2D15FE62" w14:textId="1242071A" w:rsidR="00654620" w:rsidRDefault="00654620">
      <w:pPr>
        <w:pStyle w:val="CommentText"/>
      </w:pPr>
    </w:p>
    <w:p w14:paraId="5960F34E" w14:textId="13CC5521" w:rsidR="00654620" w:rsidRDefault="00654620">
      <w:pPr>
        <w:pStyle w:val="CommentText"/>
      </w:pPr>
      <w:r w:rsidRPr="169DBCD6">
        <w:t>style D fill:#ccf,stroke:#333,stroke-width:2px </w:t>
      </w:r>
    </w:p>
    <w:p w14:paraId="5CF29120" w14:textId="588BC82D" w:rsidR="00654620" w:rsidRDefault="00654620">
      <w:pPr>
        <w:pStyle w:val="CommentText"/>
      </w:pPr>
    </w:p>
    <w:p w14:paraId="1FCBFBFB" w14:textId="668CD9BB" w:rsidR="00654620" w:rsidRDefault="00654620">
      <w:pPr>
        <w:pStyle w:val="CommentText"/>
      </w:pPr>
      <w:r w:rsidRPr="0559CD8D">
        <w:t>``` </w:t>
      </w:r>
    </w:p>
  </w:comment>
  <w:comment w:id="112" w:author="Mirjana Borucinsky" w:date="2025-07-12T16:50:00Z" w:initials="MB">
    <w:p w14:paraId="11251338" w14:textId="3A41B731" w:rsidR="0046239E" w:rsidRDefault="0046239E">
      <w:pPr>
        <w:pStyle w:val="CommentText"/>
      </w:pPr>
      <w:r>
        <w:rPr>
          <w:rStyle w:val="CommentReference"/>
        </w:rPr>
        <w:annotationRef/>
      </w:r>
      <w:r w:rsidRPr="2A155D91">
        <w:t>u kojoj mjeri je naše ponašanje autentično a u kojoj ponavljamo naučene obrasce koje smo usvojili od roditelja, u školi?</w:t>
      </w:r>
    </w:p>
  </w:comment>
  <w:comment w:id="114" w:author="Benedikt Perak" w:date="2025-07-13T22:36:00Z" w:initials="BP">
    <w:p w14:paraId="0A9314C0" w14:textId="6F712439" w:rsidR="0030649C" w:rsidRDefault="0030649C">
      <w:pPr>
        <w:pStyle w:val="CommentText"/>
      </w:pPr>
      <w:r>
        <w:rPr>
          <w:rStyle w:val="CommentReference"/>
        </w:rPr>
        <w:annotationRef/>
      </w:r>
      <w:r w:rsidRPr="36E45E89">
        <w:t>%%{init: {'theme': 'base', 'themeVariables': { 'mainBkg': '#ffffff', 'tertiaryColor': '#ffffff' }}}%%</w:t>
      </w:r>
    </w:p>
    <w:p w14:paraId="33513D87" w14:textId="46D84C6D" w:rsidR="0030649C" w:rsidRDefault="0030649C">
      <w:pPr>
        <w:pStyle w:val="CommentText"/>
      </w:pPr>
      <w:r w:rsidRPr="0C498263">
        <w:t>graph LR</w:t>
      </w:r>
    </w:p>
    <w:p w14:paraId="11EFDC3C" w14:textId="6C809E52" w:rsidR="0030649C" w:rsidRDefault="0030649C">
      <w:pPr>
        <w:pStyle w:val="CommentText"/>
      </w:pPr>
    </w:p>
    <w:p w14:paraId="51180C49" w14:textId="2213AB3B" w:rsidR="0030649C" w:rsidRDefault="0030649C">
      <w:pPr>
        <w:pStyle w:val="CommentText"/>
      </w:pPr>
      <w:r w:rsidRPr="38830AA1">
        <w:t> subgraph sub_1["Kognitivni prostor agenta"]</w:t>
      </w:r>
    </w:p>
    <w:p w14:paraId="002F68E6" w14:textId="7DFE916F" w:rsidR="0030649C" w:rsidRDefault="0030649C">
      <w:pPr>
        <w:pStyle w:val="CommentText"/>
      </w:pPr>
      <w:r w:rsidRPr="50B93B07">
        <w:t>A["Svijet/Stvarnost"] --&gt;</w:t>
      </w:r>
    </w:p>
    <w:p w14:paraId="53DF815A" w14:textId="141438F9" w:rsidR="0030649C" w:rsidRDefault="0030649C">
      <w:pPr>
        <w:pStyle w:val="CommentText"/>
      </w:pPr>
      <w:r w:rsidRPr="215212C4">
        <w:t>B("Percepcija")</w:t>
      </w:r>
    </w:p>
    <w:p w14:paraId="0BBE1086" w14:textId="76814F37" w:rsidR="0030649C" w:rsidRDefault="0030649C">
      <w:pPr>
        <w:pStyle w:val="CommentText"/>
      </w:pPr>
      <w:r w:rsidRPr="66395BC5">
        <w:t>B --&gt;</w:t>
      </w:r>
    </w:p>
    <w:p w14:paraId="65C8A2D2" w14:textId="7E0E51CE" w:rsidR="0030649C" w:rsidRDefault="0030649C">
      <w:pPr>
        <w:pStyle w:val="CommentText"/>
      </w:pPr>
      <w:r w:rsidRPr="23C03C6E">
        <w:t>C{"Simbolička reprezentacija &lt;br&gt;</w:t>
      </w:r>
    </w:p>
    <w:p w14:paraId="040FFD52" w14:textId="6243921D" w:rsidR="0030649C" w:rsidRDefault="0030649C">
      <w:pPr>
        <w:pStyle w:val="CommentText"/>
      </w:pPr>
      <w:r w:rsidRPr="23F4AB73">
        <w:t>Riječ/Znak"}</w:t>
      </w:r>
    </w:p>
    <w:p w14:paraId="63904320" w14:textId="2C0DA429" w:rsidR="0030649C" w:rsidRDefault="0030649C">
      <w:pPr>
        <w:pStyle w:val="CommentText"/>
      </w:pPr>
      <w:r w:rsidRPr="260C170E">
        <w:t>C --&gt;</w:t>
      </w:r>
    </w:p>
    <w:p w14:paraId="50BFA248" w14:textId="26A61AD5" w:rsidR="0030649C" w:rsidRDefault="0030649C">
      <w:pPr>
        <w:pStyle w:val="CommentText"/>
      </w:pPr>
      <w:r w:rsidRPr="3E552DF5">
        <w:t>D["Jezična struktura &lt;br&gt;</w:t>
      </w:r>
    </w:p>
    <w:p w14:paraId="2632AB1C" w14:textId="718FF56D" w:rsidR="0030649C" w:rsidRDefault="0030649C">
      <w:pPr>
        <w:pStyle w:val="CommentText"/>
      </w:pPr>
      <w:r w:rsidRPr="21836750">
        <w:t>Sintaksa/Gramatika"]</w:t>
      </w:r>
    </w:p>
    <w:p w14:paraId="20020403" w14:textId="1A67AE8C" w:rsidR="0030649C" w:rsidRDefault="0030649C">
      <w:pPr>
        <w:pStyle w:val="CommentText"/>
      </w:pPr>
      <w:r w:rsidRPr="7717095E">
        <w:t>D --&gt;</w:t>
      </w:r>
    </w:p>
    <w:p w14:paraId="20A80F9F" w14:textId="3A03493E" w:rsidR="0030649C" w:rsidRDefault="0030649C">
      <w:pPr>
        <w:pStyle w:val="CommentText"/>
      </w:pPr>
      <w:r w:rsidRPr="32E464B6">
        <w:t>E("Mentalna mapa &lt;br&gt;</w:t>
      </w:r>
    </w:p>
    <w:p w14:paraId="30755CBD" w14:textId="7BBACE66" w:rsidR="0030649C" w:rsidRDefault="0030649C">
      <w:pPr>
        <w:pStyle w:val="CommentText"/>
      </w:pPr>
      <w:r w:rsidRPr="2EA9D197">
        <w:t>Znanje/Model svijeta")</w:t>
      </w:r>
    </w:p>
    <w:p w14:paraId="576A22A7" w14:textId="09AD3EAF" w:rsidR="0030649C" w:rsidRDefault="0030649C">
      <w:pPr>
        <w:pStyle w:val="CommentText"/>
      </w:pPr>
      <w:r w:rsidRPr="2E7C315F">
        <w:t>E --&gt;</w:t>
      </w:r>
    </w:p>
    <w:p w14:paraId="549249BD" w14:textId="397F7BAA" w:rsidR="0030649C" w:rsidRDefault="0030649C">
      <w:pPr>
        <w:pStyle w:val="CommentText"/>
      </w:pPr>
      <w:r w:rsidRPr="06F95A53">
        <w:t>F["Djelovanje/Ponašanje"]</w:t>
      </w:r>
    </w:p>
    <w:p w14:paraId="35E21B03" w14:textId="0FE1ED34" w:rsidR="0030649C" w:rsidRDefault="0030649C">
      <w:pPr>
        <w:pStyle w:val="CommentText"/>
      </w:pPr>
      <w:r w:rsidRPr="6556D805">
        <w:t>end</w:t>
      </w:r>
    </w:p>
    <w:p w14:paraId="08F32430" w14:textId="48EBF510" w:rsidR="0030649C" w:rsidRDefault="0030649C">
      <w:pPr>
        <w:pStyle w:val="CommentText"/>
      </w:pPr>
    </w:p>
    <w:p w14:paraId="416D8889" w14:textId="191E2E40" w:rsidR="0030649C" w:rsidRDefault="0030649C">
      <w:pPr>
        <w:pStyle w:val="CommentText"/>
      </w:pPr>
      <w:r w:rsidRPr="385AA9D9">
        <w:t> subgraph sub_2["Jezik i društvena interakcija"]</w:t>
      </w:r>
    </w:p>
    <w:p w14:paraId="33B20E8A" w14:textId="1CB36EF4" w:rsidR="0030649C" w:rsidRDefault="0030649C">
      <w:pPr>
        <w:pStyle w:val="CommentText"/>
      </w:pPr>
      <w:r w:rsidRPr="583F3272">
        <w:t>G["Jezik kao sustav značenja i pravila"] --&gt;</w:t>
      </w:r>
    </w:p>
    <w:p w14:paraId="71CF9B24" w14:textId="194ADE4B" w:rsidR="0030649C" w:rsidRDefault="0030649C">
      <w:pPr>
        <w:pStyle w:val="CommentText"/>
      </w:pPr>
      <w:r w:rsidRPr="73298948">
        <w:t>H{"Govorni činovi agenta"}</w:t>
      </w:r>
    </w:p>
    <w:p w14:paraId="44F612E4" w14:textId="50B31FC1" w:rsidR="0030649C" w:rsidRDefault="0030649C">
      <w:pPr>
        <w:pStyle w:val="CommentText"/>
      </w:pPr>
      <w:r w:rsidRPr="351E57AF">
        <w:t>H --&gt;</w:t>
      </w:r>
    </w:p>
    <w:p w14:paraId="0049AB70" w14:textId="5E5EADDC" w:rsidR="0030649C" w:rsidRDefault="0030649C">
      <w:pPr>
        <w:pStyle w:val="CommentText"/>
      </w:pPr>
      <w:r w:rsidRPr="3B3F15A3">
        <w:t>I("Društvena interakcija")</w:t>
      </w:r>
    </w:p>
    <w:p w14:paraId="4A12DA22" w14:textId="18317231" w:rsidR="0030649C" w:rsidRDefault="0030649C">
      <w:pPr>
        <w:pStyle w:val="CommentText"/>
      </w:pPr>
      <w:r w:rsidRPr="499063A1">
        <w:t>I --&gt;</w:t>
      </w:r>
    </w:p>
    <w:p w14:paraId="1BF35C02" w14:textId="592FDB7D" w:rsidR="0030649C" w:rsidRDefault="0030649C">
      <w:pPr>
        <w:pStyle w:val="CommentText"/>
      </w:pPr>
      <w:r w:rsidRPr="664D81A5">
        <w:t>J["Uspostava i održavanje socijalnih struktura"]</w:t>
      </w:r>
    </w:p>
    <w:p w14:paraId="295231CF" w14:textId="14D785C6" w:rsidR="0030649C" w:rsidRDefault="0030649C">
      <w:pPr>
        <w:pStyle w:val="CommentText"/>
      </w:pPr>
      <w:r w:rsidRPr="28DA6C0D">
        <w:t>J --&gt;</w:t>
      </w:r>
    </w:p>
    <w:p w14:paraId="58C61ACB" w14:textId="02A40D98" w:rsidR="0030649C" w:rsidRDefault="0030649C">
      <w:pPr>
        <w:pStyle w:val="CommentText"/>
      </w:pPr>
      <w:r w:rsidRPr="12E69625">
        <w:t>K{"Norme, uloge, hijerarhije"}</w:t>
      </w:r>
    </w:p>
    <w:p w14:paraId="51E4E45D" w14:textId="1F933B93" w:rsidR="0030649C" w:rsidRDefault="0030649C">
      <w:pPr>
        <w:pStyle w:val="CommentText"/>
      </w:pPr>
      <w:r w:rsidRPr="11DFDE90">
        <w:t>K --&gt;|"Povratno djelovanje: Učvršćivanje i mijenjanje"| G</w:t>
      </w:r>
    </w:p>
    <w:p w14:paraId="511BD646" w14:textId="0ABE6394" w:rsidR="0030649C" w:rsidRDefault="0030649C">
      <w:pPr>
        <w:pStyle w:val="CommentText"/>
      </w:pPr>
      <w:r w:rsidRPr="6FBA40AB">
        <w:t> end</w:t>
      </w:r>
    </w:p>
    <w:p w14:paraId="39AE989F" w14:textId="4A086B31" w:rsidR="0030649C" w:rsidRDefault="0030649C">
      <w:pPr>
        <w:pStyle w:val="CommentText"/>
      </w:pPr>
    </w:p>
    <w:p w14:paraId="0F57517C" w14:textId="507092EE" w:rsidR="0030649C" w:rsidRDefault="0030649C">
      <w:pPr>
        <w:pStyle w:val="CommentText"/>
      </w:pPr>
      <w:r w:rsidRPr="6A21E76E">
        <w:t> %% Styles for the first subgraph's nodes</w:t>
      </w:r>
    </w:p>
    <w:p w14:paraId="44EF3B7D" w14:textId="3A2FA884" w:rsidR="0030649C" w:rsidRDefault="0030649C">
      <w:pPr>
        <w:pStyle w:val="CommentText"/>
      </w:pPr>
      <w:r w:rsidRPr="05B3617B">
        <w:t> style A fill:#ffffff,stroke:#333,stroke-width:2px</w:t>
      </w:r>
    </w:p>
    <w:p w14:paraId="3A3B81A8" w14:textId="3B26CDA2" w:rsidR="0030649C" w:rsidRDefault="0030649C">
      <w:pPr>
        <w:pStyle w:val="CommentText"/>
      </w:pPr>
      <w:r w:rsidRPr="49FD61AE">
        <w:t> style B fill:#ffffff,stroke:#333,stroke-width:1px</w:t>
      </w:r>
    </w:p>
    <w:p w14:paraId="1C79132E" w14:textId="21EA426D" w:rsidR="0030649C" w:rsidRDefault="0030649C">
      <w:pPr>
        <w:pStyle w:val="CommentText"/>
      </w:pPr>
      <w:r w:rsidRPr="3D15ED34">
        <w:t> style C fill:#ffffff,stroke:#333,stroke-width:2px</w:t>
      </w:r>
    </w:p>
    <w:p w14:paraId="0F9B4BDE" w14:textId="60811AE7" w:rsidR="0030649C" w:rsidRDefault="0030649C">
      <w:pPr>
        <w:pStyle w:val="CommentText"/>
      </w:pPr>
      <w:r w:rsidRPr="472CA633">
        <w:t> style D fill:#ffffff,stroke:#333,stroke-width:2px</w:t>
      </w:r>
    </w:p>
    <w:p w14:paraId="46AF2C03" w14:textId="267FCB17" w:rsidR="0030649C" w:rsidRDefault="0030649C">
      <w:pPr>
        <w:pStyle w:val="CommentText"/>
      </w:pPr>
      <w:r w:rsidRPr="7DD03A5E">
        <w:t> style E fill:#ffffff,stroke:#333,stroke-width:2px</w:t>
      </w:r>
    </w:p>
    <w:p w14:paraId="4ED32F9D" w14:textId="7FB37BE2" w:rsidR="0030649C" w:rsidRDefault="0030649C">
      <w:pPr>
        <w:pStyle w:val="CommentText"/>
      </w:pPr>
      <w:r w:rsidRPr="027204AD">
        <w:t> style F fill:#ffffff,stroke:#333,stroke-width:2px</w:t>
      </w:r>
    </w:p>
    <w:p w14:paraId="55B419C2" w14:textId="13AADE0A" w:rsidR="0030649C" w:rsidRDefault="0030649C">
      <w:pPr>
        <w:pStyle w:val="CommentText"/>
      </w:pPr>
    </w:p>
    <w:p w14:paraId="1B526F43" w14:textId="7EB9F653" w:rsidR="0030649C" w:rsidRDefault="0030649C">
      <w:pPr>
        <w:pStyle w:val="CommentText"/>
      </w:pPr>
      <w:r w:rsidRPr="020B0D8B">
        <w:t> %% Style for the second subgraph itself (inferred from original 'style " "')</w:t>
      </w:r>
    </w:p>
    <w:p w14:paraId="01B507DD" w14:textId="521854B8" w:rsidR="0030649C" w:rsidRDefault="0030649C">
      <w:pPr>
        <w:pStyle w:val="CommentText"/>
      </w:pPr>
      <w:r w:rsidRPr="19A4AF70">
        <w:t>style sub_2 fill:#fff,stroke:#fff</w:t>
      </w:r>
    </w:p>
  </w:comment>
  <w:comment w:id="117" w:author="Mirjana Borucinsky" w:date="2025-07-12T16:56:00Z" w:initials="MB">
    <w:p w14:paraId="1644799D" w14:textId="3ECB97DB" w:rsidR="00823D2E" w:rsidRDefault="00823D2E">
      <w:pPr>
        <w:pStyle w:val="CommentText"/>
      </w:pPr>
      <w:r>
        <w:rPr>
          <w:rStyle w:val="CommentReference"/>
        </w:rPr>
        <w:annotationRef/>
      </w:r>
      <w:r w:rsidRPr="1E3C8521">
        <w:t>ne znam je li to tema za ovaj odlomak, negdje si već spomenuo, hoćemo li oslanjajući se na AI izgubiti sposobnost prosuđivanja i kritičkog razmišljanja?</w:t>
      </w:r>
    </w:p>
  </w:comment>
  <w:comment w:id="119" w:author="Mirjana Borucinsky" w:date="2025-07-12T16:57:00Z" w:initials="MB">
    <w:p w14:paraId="52663E55" w14:textId="2BD5D773" w:rsidR="0082367C" w:rsidRDefault="0082367C">
      <w:pPr>
        <w:pStyle w:val="CommentText"/>
      </w:pPr>
      <w:r>
        <w:rPr>
          <w:rStyle w:val="CommentReference"/>
        </w:rPr>
        <w:annotationRef/>
      </w:r>
      <w:r w:rsidRPr="2B86B242">
        <w:t>jesi li ti skovao ovaj termin? ako da, naglasi, ako ne dodaj izvor</w:t>
      </w:r>
    </w:p>
  </w:comment>
  <w:comment w:id="121" w:author="Mirjana Borucinsky" w:date="2025-07-12T17:00:00Z" w:initials="MB">
    <w:p w14:paraId="347A54D3" w14:textId="5333338A" w:rsidR="004C6A39" w:rsidRDefault="004C6A39">
      <w:pPr>
        <w:pStyle w:val="CommentText"/>
      </w:pPr>
      <w:r>
        <w:rPr>
          <w:rStyle w:val="CommentReference"/>
        </w:rPr>
        <w:annotationRef/>
      </w:r>
      <w:r w:rsidRPr="719D248B">
        <w:t xml:space="preserve">Možeš dodati rečenicu o tome da AI to ne može? </w:t>
      </w:r>
    </w:p>
  </w:comment>
  <w:comment w:id="123" w:author="Mirjana Borucinsky" w:date="2025-07-12T17:01:00Z" w:initials="MB">
    <w:p w14:paraId="5F0ED917" w14:textId="074B53EB" w:rsidR="00B018F2" w:rsidRDefault="00B018F2">
      <w:pPr>
        <w:pStyle w:val="CommentText"/>
      </w:pPr>
      <w:r>
        <w:rPr>
          <w:rStyle w:val="CommentReference"/>
        </w:rPr>
        <w:annotationRef/>
      </w:r>
      <w:r w:rsidRPr="7AAE6B9D">
        <w:t>jest</w:t>
      </w:r>
    </w:p>
  </w:comment>
  <w:comment w:id="125" w:author="Mirjana Borucinsky" w:date="2025-07-12T17:02:00Z" w:initials="MB">
    <w:p w14:paraId="6A0904BB" w14:textId="6A7D4439" w:rsidR="002029AA" w:rsidRDefault="002029AA">
      <w:pPr>
        <w:pStyle w:val="CommentText"/>
      </w:pPr>
      <w:r>
        <w:rPr>
          <w:rStyle w:val="CommentReference"/>
        </w:rPr>
        <w:annotationRef/>
      </w:r>
      <w:r w:rsidRPr="25A22235">
        <w:t>područja s najvećom promjenom</w:t>
      </w:r>
    </w:p>
  </w:comment>
  <w:comment w:id="126" w:author="Mirjana Borucinsky" w:date="2025-07-12T17:02:00Z" w:initials="MB">
    <w:p w14:paraId="74241044" w14:textId="0AA19990" w:rsidR="003108A2" w:rsidRDefault="003108A2">
      <w:pPr>
        <w:pStyle w:val="CommentText"/>
      </w:pPr>
      <w:r>
        <w:rPr>
          <w:rStyle w:val="CommentReference"/>
        </w:rPr>
        <w:annotationRef/>
      </w:r>
      <w:r w:rsidRPr="50036ED9">
        <w:t>dodatna pitanja za pojašnjenje</w:t>
      </w:r>
    </w:p>
  </w:comment>
  <w:comment w:id="132" w:author="Mirjana Borucinsky" w:date="2025-07-12T17:04:00Z" w:initials="MB">
    <w:p w14:paraId="02360B85" w14:textId="5E10F696" w:rsidR="00B92302" w:rsidRDefault="00B92302">
      <w:pPr>
        <w:pStyle w:val="CommentText"/>
      </w:pPr>
      <w:r>
        <w:rPr>
          <w:rStyle w:val="CommentReference"/>
        </w:rPr>
        <w:annotationRef/>
      </w:r>
      <w:r w:rsidRPr="4CECC8C6">
        <w:t>utjecaj na okoliš</w:t>
      </w:r>
    </w:p>
  </w:comment>
  <w:comment w:id="134" w:author="Mirjana Borucinsky" w:date="2025-07-12T17:06:00Z" w:initials="MB">
    <w:p w14:paraId="71F3AB3A" w14:textId="3B1CC586" w:rsidR="00264D0B" w:rsidRDefault="00264D0B">
      <w:pPr>
        <w:pStyle w:val="CommentText"/>
      </w:pPr>
      <w:r>
        <w:rPr>
          <w:rStyle w:val="CommentReference"/>
        </w:rPr>
        <w:annotationRef/>
      </w:r>
      <w:r w:rsidRPr="54FEC992">
        <w:t>dobiva</w:t>
      </w:r>
    </w:p>
  </w:comment>
  <w:comment w:id="136" w:author="Mirjana Borucinsky" w:date="2025-07-12T17:09:00Z" w:initials="MB">
    <w:p w14:paraId="3D623DC8" w14:textId="61B3E945" w:rsidR="00EE03CC" w:rsidRDefault="00EE03CC">
      <w:pPr>
        <w:pStyle w:val="CommentText"/>
      </w:pPr>
      <w:r>
        <w:rPr>
          <w:rStyle w:val="CommentReference"/>
        </w:rPr>
        <w:annotationRef/>
      </w:r>
      <w:r w:rsidRPr="4448B9F9">
        <w:t>značajno</w:t>
      </w:r>
    </w:p>
  </w:comment>
  <w:comment w:id="137" w:author="Mirjana Borucinsky" w:date="2025-07-12T17:10:00Z" w:initials="MB">
    <w:p w14:paraId="45062C6B" w14:textId="7894BBE4" w:rsidR="006F3811" w:rsidRDefault="006F3811">
      <w:pPr>
        <w:pStyle w:val="CommentText"/>
      </w:pPr>
      <w:r>
        <w:rPr>
          <w:rStyle w:val="CommentReference"/>
        </w:rPr>
        <w:annotationRef/>
      </w:r>
      <w:r w:rsidRPr="4D750239">
        <w:t>bihevioralnoj</w:t>
      </w:r>
    </w:p>
  </w:comment>
  <w:comment w:id="141" w:author="Mirjana Borucinsky" w:date="2025-07-12T17:14:00Z" w:initials="MB">
    <w:p w14:paraId="5339B3F7" w14:textId="12D936B0" w:rsidR="009E4022" w:rsidRDefault="009E4022">
      <w:pPr>
        <w:pStyle w:val="CommentText"/>
      </w:pPr>
      <w:r>
        <w:rPr>
          <w:rStyle w:val="CommentReference"/>
        </w:rPr>
        <w:annotationRef/>
      </w:r>
      <w:r w:rsidRPr="7A345CE0">
        <w:t>fleksibilnost u obavljanju više zadaća</w:t>
      </w:r>
    </w:p>
  </w:comment>
  <w:comment w:id="142" w:author="Guest User" w:date="2025-07-13T09:09:00Z" w:initials="GU">
    <w:p w14:paraId="7BF6FBA9" w14:textId="35F3DBFD" w:rsidR="006D4412" w:rsidRDefault="006D4412">
      <w:pPr>
        <w:pStyle w:val="CommentText"/>
      </w:pPr>
      <w:r>
        <w:rPr>
          <w:rStyle w:val="CommentReference"/>
        </w:rPr>
        <w:annotationRef/>
      </w:r>
      <w:r w:rsidRPr="6D17A11A">
        <w:t>izmijenio sam iako ima nešto zavodljivo u prevođenju multitaski s višezadaćnost</w:t>
      </w:r>
    </w:p>
  </w:comment>
  <w:comment w:id="146" w:author="Guest User" w:date="2025-07-13T09:19:00Z" w:initials="GU">
    <w:p w14:paraId="66DABA3E" w14:textId="1E26C59C" w:rsidR="006D4412" w:rsidRDefault="006D4412">
      <w:pPr>
        <w:pStyle w:val="CommentText"/>
      </w:pPr>
      <w:r>
        <w:rPr>
          <w:rStyle w:val="CommentReference"/>
        </w:rPr>
        <w:annotationRef/>
      </w:r>
      <w:r w:rsidRPr="3662BB03">
        <w:t>%%{init: {'theme': 'base', 'themeVariables': { 'mainBkg': '#ffffff', 'tertiaryColor': '#ffffff' }}}%%</w:t>
      </w:r>
    </w:p>
    <w:p w14:paraId="7AECBA85" w14:textId="13E6E102" w:rsidR="006D4412" w:rsidRDefault="006D4412">
      <w:pPr>
        <w:pStyle w:val="CommentText"/>
      </w:pPr>
      <w:r w:rsidRPr="3C3AE94E">
        <w:t>graph LR</w:t>
      </w:r>
    </w:p>
    <w:p w14:paraId="5DEBE1D6" w14:textId="1560AC11" w:rsidR="006D4412" w:rsidRDefault="006D4412">
      <w:pPr>
        <w:pStyle w:val="CommentText"/>
      </w:pPr>
    </w:p>
    <w:p w14:paraId="620C04AF" w14:textId="315D7297" w:rsidR="006D4412" w:rsidRDefault="006D4412">
      <w:pPr>
        <w:pStyle w:val="CommentText"/>
      </w:pPr>
      <w:r w:rsidRPr="28ECDC10">
        <w:t>subgraph "Konceptualni razvoj statusa AGI-ja"</w:t>
      </w:r>
    </w:p>
    <w:p w14:paraId="4A415955" w14:textId="0B2B1B8C" w:rsidR="006D4412" w:rsidRDefault="006D4412">
      <w:pPr>
        <w:pStyle w:val="CommentText"/>
      </w:pPr>
      <w:r w:rsidRPr="3704B79C">
        <w:t>direction LR</w:t>
      </w:r>
    </w:p>
    <w:p w14:paraId="45CD0B6C" w14:textId="2A12FF6C" w:rsidR="006D4412" w:rsidRDefault="006D4412">
      <w:pPr>
        <w:pStyle w:val="CommentText"/>
      </w:pPr>
      <w:r w:rsidRPr="0B1D3BCF">
        <w:t>style A fill:#ffffff,stroke:#333,stroke-width:2px</w:t>
      </w:r>
    </w:p>
    <w:p w14:paraId="41D469F6" w14:textId="27DC4364" w:rsidR="006D4412" w:rsidRDefault="006D4412">
      <w:pPr>
        <w:pStyle w:val="CommentText"/>
      </w:pPr>
      <w:r w:rsidRPr="33E9A150">
        <w:t>style B fill:#ffffff,stroke:#333,stroke-width:2px</w:t>
      </w:r>
    </w:p>
    <w:p w14:paraId="605DBAD2" w14:textId="4C927059" w:rsidR="006D4412" w:rsidRDefault="006D4412">
      <w:pPr>
        <w:pStyle w:val="CommentText"/>
      </w:pPr>
      <w:r w:rsidRPr="615B9465">
        <w:t>style C fill:#ffffff,stroke:#333,stroke-width:2px</w:t>
      </w:r>
    </w:p>
    <w:p w14:paraId="37E0EAD1" w14:textId="38DEB9A4" w:rsidR="006D4412" w:rsidRDefault="006D4412">
      <w:pPr>
        <w:pStyle w:val="CommentText"/>
      </w:pPr>
      <w:r w:rsidRPr="4D4C33D2">
        <w:t>style D fill:#ffffff,stroke:#333,stroke-width:2px</w:t>
      </w:r>
    </w:p>
    <w:p w14:paraId="4E49AC5A" w14:textId="0BEE4051" w:rsidR="006D4412" w:rsidRDefault="006D4412">
      <w:pPr>
        <w:pStyle w:val="CommentText"/>
      </w:pPr>
      <w:r w:rsidRPr="2BD03447">
        <w:t>style E fill:#ffffff,stroke:#333,stroke-width:2px</w:t>
      </w:r>
    </w:p>
    <w:p w14:paraId="4EC221CE" w14:textId="0EB111EC" w:rsidR="006D4412" w:rsidRDefault="006D4412">
      <w:pPr>
        <w:pStyle w:val="CommentText"/>
      </w:pPr>
      <w:r w:rsidRPr="01473152">
        <w:t>A(AGI) --&gt;</w:t>
      </w:r>
    </w:p>
    <w:p w14:paraId="0D62E101" w14:textId="500BED94" w:rsidR="006D4412" w:rsidRDefault="006D4412">
      <w:pPr>
        <w:pStyle w:val="CommentText"/>
      </w:pPr>
      <w:r w:rsidRPr="7008DED5">
        <w:t>B("Složeni Alat");</w:t>
      </w:r>
    </w:p>
    <w:p w14:paraId="7390D9FF" w14:textId="30A20ED0" w:rsidR="006D4412" w:rsidRDefault="006D4412">
      <w:pPr>
        <w:pStyle w:val="CommentText"/>
      </w:pPr>
      <w:r w:rsidRPr="12B18F10">
        <w:t>A --&gt;</w:t>
      </w:r>
    </w:p>
    <w:p w14:paraId="5FAE6198" w14:textId="463FBA0F" w:rsidR="006D4412" w:rsidRDefault="006D4412">
      <w:pPr>
        <w:pStyle w:val="CommentText"/>
      </w:pPr>
      <w:r w:rsidRPr="6421AF87">
        <w:t>C(Agent);</w:t>
      </w:r>
    </w:p>
    <w:p w14:paraId="25693C85" w14:textId="4A2A4137" w:rsidR="006D4412" w:rsidRDefault="006D4412">
      <w:pPr>
        <w:pStyle w:val="CommentText"/>
      </w:pPr>
      <w:r w:rsidRPr="1E79F6C6">
        <w:t>C --&gt;</w:t>
      </w:r>
    </w:p>
    <w:p w14:paraId="719FFEBF" w14:textId="453960E4" w:rsidR="006D4412" w:rsidRDefault="006D4412">
      <w:pPr>
        <w:pStyle w:val="CommentText"/>
      </w:pPr>
      <w:r w:rsidRPr="375D776A">
        <w:t>D("Digitalni Misaoni Entitet");</w:t>
      </w:r>
    </w:p>
    <w:p w14:paraId="1A78BD67" w14:textId="6044507A" w:rsidR="006D4412" w:rsidRDefault="006D4412">
      <w:pPr>
        <w:pStyle w:val="CommentText"/>
      </w:pPr>
      <w:r w:rsidRPr="4E5E4655">
        <w:t>D --&gt;</w:t>
      </w:r>
    </w:p>
    <w:p w14:paraId="1FF71F8B" w14:textId="2E8BB97F" w:rsidR="006D4412" w:rsidRDefault="006D4412">
      <w:pPr>
        <w:pStyle w:val="CommentText"/>
      </w:pPr>
      <w:r w:rsidRPr="5C9D545E">
        <w:t>E("Pitanje statusa Osobe");</w:t>
      </w:r>
    </w:p>
    <w:p w14:paraId="73B1AA38" w14:textId="2929E154" w:rsidR="006D4412" w:rsidRDefault="006D4412">
      <w:pPr>
        <w:pStyle w:val="CommentText"/>
      </w:pPr>
      <w:r w:rsidRPr="2B1FE73E">
        <w:t>end</w:t>
      </w:r>
    </w:p>
    <w:p w14:paraId="27CEAE3E" w14:textId="02028A20" w:rsidR="006D4412" w:rsidRDefault="006D4412">
      <w:pPr>
        <w:pStyle w:val="CommentText"/>
      </w:pPr>
    </w:p>
  </w:comment>
  <w:comment w:id="148" w:author="Mirjana Borucinsky" w:date="2025-07-13T07:48:00Z" w:initials="MB">
    <w:p w14:paraId="0C4E17C8" w14:textId="5BB11B85" w:rsidR="006D4412" w:rsidRDefault="006D4412">
      <w:pPr>
        <w:pStyle w:val="CommentText"/>
      </w:pPr>
      <w:r>
        <w:rPr>
          <w:rStyle w:val="CommentReference"/>
        </w:rPr>
        <w:annotationRef/>
      </w:r>
      <w:r w:rsidRPr="09C04374">
        <w:t>možda ovdje neku drugu riječ staviti iako ni sama ne znam koju</w:t>
      </w:r>
    </w:p>
  </w:comment>
  <w:comment w:id="149" w:author="Guest User" w:date="2025-07-13T09:18:00Z" w:initials="GU">
    <w:p w14:paraId="433C6EF9" w14:textId="442F5422" w:rsidR="006D4412" w:rsidRDefault="006D4412">
      <w:pPr>
        <w:pStyle w:val="CommentText"/>
      </w:pPr>
      <w:r>
        <w:rPr>
          <w:rStyle w:val="CommentReference"/>
        </w:rPr>
        <w:annotationRef/>
      </w:r>
      <w:r w:rsidRPr="1FF7C527">
        <w:t>agensnosti?</w:t>
      </w:r>
    </w:p>
  </w:comment>
  <w:comment w:id="152" w:author="Guest User" w:date="2025-07-13T09:32:00Z" w:initials="GU">
    <w:p w14:paraId="17351595" w14:textId="6903DD66" w:rsidR="006D4412" w:rsidRDefault="006D4412">
      <w:pPr>
        <w:pStyle w:val="CommentText"/>
      </w:pPr>
      <w:r>
        <w:rPr>
          <w:rStyle w:val="CommentReference"/>
        </w:rPr>
        <w:annotationRef/>
      </w:r>
      <w:r w:rsidRPr="77FE2F7B">
        <w:t>%%{init: {'theme': 'base', 'themeVariables': { 'mainBkg': '#ffffff', 'tertiaryColor': '#ffffff' }}}%%</w:t>
      </w:r>
    </w:p>
    <w:p w14:paraId="6DF39320" w14:textId="291AB493" w:rsidR="006D4412" w:rsidRDefault="006D4412">
      <w:pPr>
        <w:pStyle w:val="CommentText"/>
      </w:pPr>
      <w:r w:rsidRPr="03068F29">
        <w:t>graph LR</w:t>
      </w:r>
    </w:p>
    <w:p w14:paraId="085F7ACA" w14:textId="51B59994" w:rsidR="006D4412" w:rsidRDefault="006D4412">
      <w:pPr>
        <w:pStyle w:val="CommentText"/>
      </w:pPr>
    </w:p>
    <w:p w14:paraId="6A951351" w14:textId="425BD684" w:rsidR="006D4412" w:rsidRDefault="006D4412">
      <w:pPr>
        <w:pStyle w:val="CommentText"/>
      </w:pPr>
      <w:r w:rsidRPr="409A7850">
        <w:t>classDef default fill:#ffffff,stroke:#333,stroke-width:2px</w:t>
      </w:r>
    </w:p>
    <w:p w14:paraId="21F9B9A4" w14:textId="4A6B8C3B" w:rsidR="006D4412" w:rsidRDefault="006D4412">
      <w:pPr>
        <w:pStyle w:val="CommentText"/>
      </w:pPr>
    </w:p>
    <w:p w14:paraId="4D348130" w14:textId="0780102B" w:rsidR="006D4412" w:rsidRDefault="006D4412">
      <w:pPr>
        <w:pStyle w:val="CommentText"/>
      </w:pPr>
      <w:r w:rsidRPr="2445E6A7">
        <w:t>subgraph "Paradigma 1: Model kao pasivni prediktor"</w:t>
      </w:r>
    </w:p>
    <w:p w14:paraId="6A757F24" w14:textId="20E63BE4" w:rsidR="006D4412" w:rsidRDefault="006D4412">
      <w:pPr>
        <w:pStyle w:val="CommentText"/>
      </w:pPr>
    </w:p>
    <w:p w14:paraId="5B922D6B" w14:textId="0C7C4677" w:rsidR="006D4412" w:rsidRDefault="006D4412">
      <w:pPr>
        <w:pStyle w:val="CommentText"/>
      </w:pPr>
      <w:r w:rsidRPr="45C8EDF7">
        <w:t>Input["Ulazni Podaci"] --&gt;</w:t>
      </w:r>
    </w:p>
    <w:p w14:paraId="76E2CC78" w14:textId="259A908D" w:rsidR="006D4412" w:rsidRDefault="006D4412">
      <w:pPr>
        <w:pStyle w:val="CommentText"/>
      </w:pPr>
      <w:r w:rsidRPr="4FAFD1F9">
        <w:t>Model["Model&lt;br&gt;</w:t>
      </w:r>
    </w:p>
    <w:p w14:paraId="3A4DB07F" w14:textId="55EA627D" w:rsidR="006D4412" w:rsidRDefault="006D4412">
      <w:pPr>
        <w:pStyle w:val="CommentText"/>
      </w:pPr>
      <w:r w:rsidRPr="2C90ACF0">
        <w:t>npr. klasifikator slike"] --&gt;</w:t>
      </w:r>
    </w:p>
    <w:p w14:paraId="68364E12" w14:textId="3E973F65" w:rsidR="006D4412" w:rsidRDefault="006D4412">
      <w:pPr>
        <w:pStyle w:val="CommentText"/>
      </w:pPr>
      <w:r w:rsidRPr="615FA343">
        <w:t>Output["Predviđanje&lt;br&gt;&amp;quot;Ovo je mačka.&amp;quot;"]</w:t>
      </w:r>
    </w:p>
    <w:p w14:paraId="41B59C3A" w14:textId="135112EA" w:rsidR="006D4412" w:rsidRDefault="006D4412">
      <w:pPr>
        <w:pStyle w:val="CommentText"/>
      </w:pPr>
      <w:r w:rsidRPr="5AD5B698">
        <w:t>end</w:t>
      </w:r>
    </w:p>
    <w:p w14:paraId="6A75E703" w14:textId="638C059A" w:rsidR="006D4412" w:rsidRDefault="006D4412">
      <w:pPr>
        <w:pStyle w:val="CommentText"/>
      </w:pPr>
    </w:p>
    <w:p w14:paraId="46FFAF2D" w14:textId="11FC6184" w:rsidR="006D4412" w:rsidRDefault="006D4412">
      <w:pPr>
        <w:pStyle w:val="CommentText"/>
      </w:pPr>
      <w:r w:rsidRPr="6BF52B25">
        <w:t>subgraph "Paradigma 2: Agent kao aktivni sudionik"</w:t>
      </w:r>
    </w:p>
    <w:p w14:paraId="2B2C8AD8" w14:textId="6489B226" w:rsidR="006D4412" w:rsidRDefault="006D4412">
      <w:pPr>
        <w:pStyle w:val="CommentText"/>
      </w:pPr>
    </w:p>
    <w:p w14:paraId="37D93C05" w14:textId="78A18A48" w:rsidR="006D4412" w:rsidRDefault="006D4412">
      <w:pPr>
        <w:pStyle w:val="CommentText"/>
      </w:pPr>
      <w:r w:rsidRPr="3BF39167">
        <w:t>Environment("Okruženje") -- Senzori&lt;br&gt;(Percepcija) --&gt;</w:t>
      </w:r>
    </w:p>
    <w:p w14:paraId="1EBCE283" w14:textId="7E84CEA1" w:rsidR="006D4412" w:rsidRDefault="006D4412">
      <w:pPr>
        <w:pStyle w:val="CommentText"/>
      </w:pPr>
      <w:r w:rsidRPr="40344124">
        <w:t>Agent["Agent&lt;br&gt;</w:t>
      </w:r>
    </w:p>
    <w:p w14:paraId="118B86B2" w14:textId="1BA47FDF" w:rsidR="006D4412" w:rsidRDefault="006D4412">
      <w:pPr>
        <w:pStyle w:val="CommentText"/>
      </w:pPr>
      <w:r w:rsidRPr="708F19DF">
        <w:t>npr. autonomno vozilo"]</w:t>
      </w:r>
    </w:p>
    <w:p w14:paraId="0937050B" w14:textId="777EB632" w:rsidR="006D4412" w:rsidRDefault="006D4412">
      <w:pPr>
        <w:pStyle w:val="CommentText"/>
      </w:pPr>
      <w:r w:rsidRPr="45C2F1D0">
        <w:t>Agent -- Aktuatori&lt;br&gt;(Djelovanje) --&gt;</w:t>
      </w:r>
    </w:p>
    <w:p w14:paraId="3EF80FB3" w14:textId="7A2A1AE5" w:rsidR="006D4412" w:rsidRDefault="006D4412">
      <w:pPr>
        <w:pStyle w:val="CommentText"/>
      </w:pPr>
      <w:r w:rsidRPr="704879B6">
        <w:t>Environment</w:t>
      </w:r>
    </w:p>
    <w:p w14:paraId="514497FD" w14:textId="516A1DE2" w:rsidR="006D4412" w:rsidRDefault="006D4412">
      <w:pPr>
        <w:pStyle w:val="CommentText"/>
      </w:pPr>
    </w:p>
    <w:p w14:paraId="6B6A2481" w14:textId="6BAC438C" w:rsidR="006D4412" w:rsidRDefault="006D4412">
      <w:pPr>
        <w:pStyle w:val="CommentText"/>
      </w:pPr>
      <w:r w:rsidRPr="7912A456">
        <w:t>end</w:t>
      </w:r>
    </w:p>
  </w:comment>
  <w:comment w:id="154" w:author="Mirjana Borucinsky" w:date="2025-07-13T07:51:00Z" w:initials="MB">
    <w:p w14:paraId="685E1573" w14:textId="7B1D7E17" w:rsidR="006D4412" w:rsidRDefault="006D4412">
      <w:pPr>
        <w:pStyle w:val="CommentText"/>
      </w:pPr>
      <w:r>
        <w:rPr>
          <w:rStyle w:val="CommentReference"/>
        </w:rPr>
        <w:annotationRef/>
      </w:r>
      <w:r w:rsidRPr="34513972">
        <w:t>sviđa mi se ova analogija!</w:t>
      </w:r>
    </w:p>
  </w:comment>
  <w:comment w:id="155" w:author="Mirjana Borucinsky" w:date="2025-07-13T07:54:00Z" w:initials="MB">
    <w:p w14:paraId="1F0239D1" w14:textId="487DA4BB" w:rsidR="006D4412" w:rsidRDefault="006D4412">
      <w:pPr>
        <w:pStyle w:val="CommentText"/>
      </w:pPr>
      <w:r>
        <w:rPr>
          <w:rStyle w:val="CommentReference"/>
        </w:rPr>
        <w:annotationRef/>
      </w:r>
      <w:r w:rsidRPr="14206C84">
        <w:t>mreža</w:t>
      </w:r>
    </w:p>
  </w:comment>
  <w:comment w:id="159" w:author="Mirjana Borucinsky" w:date="2025-07-13T08:00:00Z" w:initials="MB">
    <w:p w14:paraId="458CBBC8" w14:textId="5FF2A2D7" w:rsidR="006D4412" w:rsidRDefault="006D4412">
      <w:pPr>
        <w:pStyle w:val="CommentText"/>
      </w:pPr>
      <w:r>
        <w:rPr>
          <w:rStyle w:val="CommentReference"/>
        </w:rPr>
        <w:annotationRef/>
      </w:r>
      <w:r w:rsidRPr="66D28C6F">
        <w:t>ovo je dobar prijevod, primijeni i u ostatku teksta</w:t>
      </w:r>
    </w:p>
  </w:comment>
  <w:comment w:id="161" w:author="Mirjana Borucinsky" w:date="2025-07-13T08:02:00Z" w:initials="MB">
    <w:p w14:paraId="1AEB686A" w14:textId="7A31F952" w:rsidR="006D4412" w:rsidRDefault="006D4412">
      <w:pPr>
        <w:pStyle w:val="CommentText"/>
      </w:pPr>
      <w:r>
        <w:rPr>
          <w:rStyle w:val="CommentReference"/>
        </w:rPr>
        <w:annotationRef/>
      </w:r>
      <w:r w:rsidRPr="33DD26E6">
        <w:t>računalno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BCF121" w15:done="0"/>
  <w15:commentEx w15:paraId="0C970C49" w15:done="0"/>
  <w15:commentEx w15:paraId="065215DE" w15:done="0"/>
  <w15:commentEx w15:paraId="5E79E639" w15:done="0"/>
  <w15:commentEx w15:paraId="5EA54BD0" w15:done="0"/>
  <w15:commentEx w15:paraId="237330B5" w15:done="0"/>
  <w15:commentEx w15:paraId="00D9DA99" w15:done="0"/>
  <w15:commentEx w15:paraId="0CAB8E0B" w15:done="0"/>
  <w15:commentEx w15:paraId="6FF04384" w15:done="0"/>
  <w15:commentEx w15:paraId="68D86B8F" w15:done="0"/>
  <w15:commentEx w15:paraId="083B5032" w15:done="0"/>
  <w15:commentEx w15:paraId="79460BA4" w15:done="0"/>
  <w15:commentEx w15:paraId="692A7033" w15:done="0"/>
  <w15:commentEx w15:paraId="31619E64" w15:done="0"/>
  <w15:commentEx w15:paraId="5ABCA446" w15:done="0"/>
  <w15:commentEx w15:paraId="591823B8" w15:done="0"/>
  <w15:commentEx w15:paraId="4EBFFB28" w15:done="0"/>
  <w15:commentEx w15:paraId="1CFD67B0" w15:done="0"/>
  <w15:commentEx w15:paraId="605C75BC" w15:done="0"/>
  <w15:commentEx w15:paraId="7DF09CFB" w15:done="0"/>
  <w15:commentEx w15:paraId="38917B30" w15:done="0"/>
  <w15:commentEx w15:paraId="4E361CD0" w15:done="0"/>
  <w15:commentEx w15:paraId="361F6C3D" w15:done="0"/>
  <w15:commentEx w15:paraId="759D3D8A" w15:done="0"/>
  <w15:commentEx w15:paraId="276A6B4B" w15:done="0"/>
  <w15:commentEx w15:paraId="71C01C19" w15:done="0"/>
  <w15:commentEx w15:paraId="504F7B7A" w15:done="0"/>
  <w15:commentEx w15:paraId="62AB5C9F" w15:done="0"/>
  <w15:commentEx w15:paraId="5B520D7E" w15:done="0"/>
  <w15:commentEx w15:paraId="17F147ED" w15:done="0"/>
  <w15:commentEx w15:paraId="6A8B2E57" w15:done="0"/>
  <w15:commentEx w15:paraId="3ACCFA81" w15:done="0"/>
  <w15:commentEx w15:paraId="1C79983F" w15:done="0"/>
  <w15:commentEx w15:paraId="3E42D13D" w15:done="0"/>
  <w15:commentEx w15:paraId="339246DB" w15:done="0"/>
  <w15:commentEx w15:paraId="4D762CA7" w15:done="0"/>
  <w15:commentEx w15:paraId="353732C6" w15:done="0"/>
  <w15:commentEx w15:paraId="6DF3452D" w15:done="0"/>
  <w15:commentEx w15:paraId="4BE28BB2" w15:done="0"/>
  <w15:commentEx w15:paraId="18DBDB7B" w15:done="0"/>
  <w15:commentEx w15:paraId="2BDAC1CF" w15:done="0"/>
  <w15:commentEx w15:paraId="118D8AB2" w15:done="0"/>
  <w15:commentEx w15:paraId="562A05A0" w15:done="0"/>
  <w15:commentEx w15:paraId="754F09B0" w15:done="0"/>
  <w15:commentEx w15:paraId="0A8DAE28" w15:done="0"/>
  <w15:commentEx w15:paraId="7B7991A7" w15:done="0"/>
  <w15:commentEx w15:paraId="664A3AAB" w15:done="0"/>
  <w15:commentEx w15:paraId="4E9BF89F" w15:paraIdParent="664A3AAB" w15:done="0"/>
  <w15:commentEx w15:paraId="477A15F9" w15:done="0"/>
  <w15:commentEx w15:paraId="0FB5A7CD" w15:done="0"/>
  <w15:commentEx w15:paraId="1E63F8C7" w15:done="0"/>
  <w15:commentEx w15:paraId="5684A795" w15:done="0"/>
  <w15:commentEx w15:paraId="2FBB7A39" w15:done="0"/>
  <w15:commentEx w15:paraId="5C464995" w15:done="0"/>
  <w15:commentEx w15:paraId="420C18A7" w15:done="0"/>
  <w15:commentEx w15:paraId="1FCBFBFB" w15:done="0"/>
  <w15:commentEx w15:paraId="11251338" w15:done="0"/>
  <w15:commentEx w15:paraId="01B507DD" w15:done="0"/>
  <w15:commentEx w15:paraId="1644799D" w15:done="0"/>
  <w15:commentEx w15:paraId="52663E55" w15:done="0"/>
  <w15:commentEx w15:paraId="347A54D3" w15:done="0"/>
  <w15:commentEx w15:paraId="5F0ED917" w15:done="0"/>
  <w15:commentEx w15:paraId="6A0904BB" w15:done="0"/>
  <w15:commentEx w15:paraId="74241044" w15:done="0"/>
  <w15:commentEx w15:paraId="02360B85" w15:done="0"/>
  <w15:commentEx w15:paraId="71F3AB3A" w15:done="0"/>
  <w15:commentEx w15:paraId="3D623DC8" w15:done="0"/>
  <w15:commentEx w15:paraId="45062C6B" w15:done="0"/>
  <w15:commentEx w15:paraId="5339B3F7" w15:done="0"/>
  <w15:commentEx w15:paraId="7BF6FBA9" w15:paraIdParent="5339B3F7" w15:done="0"/>
  <w15:commentEx w15:paraId="27CEAE3E" w15:done="0"/>
  <w15:commentEx w15:paraId="0C4E17C8" w15:done="0"/>
  <w15:commentEx w15:paraId="433C6EF9" w15:paraIdParent="0C4E17C8" w15:done="0"/>
  <w15:commentEx w15:paraId="6B6A2481" w15:done="0"/>
  <w15:commentEx w15:paraId="685E1573" w15:done="0"/>
  <w15:commentEx w15:paraId="1F0239D1" w15:done="0"/>
  <w15:commentEx w15:paraId="458CBBC8" w15:done="0"/>
  <w15:commentEx w15:paraId="1AEB68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C0FDE" w16cex:dateUtc="2025-07-12T12:21:00Z"/>
  <w16cex:commentExtensible w16cex:durableId="5F9187C0" w16cex:dateUtc="2025-07-12T12:22:00Z">
    <w16cex:extLst>
      <w16:ext w16:uri="{CE6994B0-6A32-4C9F-8C6B-6E91EDA988CE}">
        <cr:reactions xmlns:cr="http://schemas.microsoft.com/office/comments/2020/reactions">
          <cr:reaction reactionType="1">
            <cr:reactionInfo dateUtc="2025-07-12T12:56:59Z">
              <cr:user userId="S::bperak@uniri.hr::f6498198-42b9-448c-a8e5-4f4561a25565" userProvider="AD" userName="Benedikt Perak"/>
            </cr:reactionInfo>
          </cr:reaction>
        </cr:reactions>
      </w16:ext>
    </w16cex:extLst>
  </w16cex:commentExtensible>
  <w16cex:commentExtensible w16cex:durableId="1429FECC" w16cex:dateUtc="2025-07-12T12:23:00Z">
    <w16cex:extLst>
      <w16:ext w16:uri="{CE6994B0-6A32-4C9F-8C6B-6E91EDA988CE}">
        <cr:reactions xmlns:cr="http://schemas.microsoft.com/office/comments/2020/reactions">
          <cr:reaction reactionType="1">
            <cr:reactionInfo dateUtc="2025-07-12T12:56:56Z">
              <cr:user userId="S::bperak@uniri.hr::f6498198-42b9-448c-a8e5-4f4561a25565" userProvider="AD" userName="Benedikt Perak"/>
            </cr:reactionInfo>
          </cr:reaction>
        </cr:reactions>
      </w16:ext>
    </w16cex:extLst>
  </w16cex:commentExtensible>
  <w16cex:commentExtensible w16cex:durableId="36BD8CDB" w16cex:dateUtc="2025-07-12T12:23:00Z"/>
  <w16cex:commentExtensible w16cex:durableId="65F3ED65" w16cex:dateUtc="2025-07-12T12:25:00Z"/>
  <w16cex:commentExtensible w16cex:durableId="3DC41DCB" w16cex:dateUtc="2025-07-12T01:26:00Z">
    <w16cex:extLst>
      <w16:ext w16:uri="{CE6994B0-6A32-4C9F-8C6B-6E91EDA988CE}">
        <cr:reactions xmlns:cr="http://schemas.microsoft.com/office/comments/2020/reactions">
          <cr:reaction reactionType="1">
            <cr:reactionInfo dateUtc="2025-07-13T03:21:59Z">
              <cr:user userId="S::bperak@uniri.hr::f6498198-42b9-448c-a8e5-4f4561a25565" userProvider="AD" userName="Benedikt Perak"/>
            </cr:reactionInfo>
          </cr:reaction>
        </cr:reactions>
      </w16:ext>
    </w16cex:extLst>
  </w16cex:commentExtensible>
  <w16cex:commentExtensible w16cex:durableId="4B8E9838" w16cex:dateUtc="2025-07-12T01:27:00Z">
    <w16cex:extLst>
      <w16:ext w16:uri="{CE6994B0-6A32-4C9F-8C6B-6E91EDA988CE}">
        <cr:reactions xmlns:cr="http://schemas.microsoft.com/office/comments/2020/reactions">
          <cr:reaction reactionType="1">
            <cr:reactionInfo dateUtc="2025-07-13T03:19:51Z">
              <cr:user userId="S::bperak@uniri.hr::f6498198-42b9-448c-a8e5-4f4561a25565" userProvider="AD" userName="Benedikt Perak"/>
            </cr:reactionInfo>
          </cr:reaction>
        </cr:reactions>
      </w16:ext>
    </w16cex:extLst>
  </w16cex:commentExtensible>
  <w16cex:commentExtensible w16cex:durableId="76CA802F" w16cex:dateUtc="2025-07-12T01:34:00Z">
    <w16cex:extLst>
      <w16:ext w16:uri="{CE6994B0-6A32-4C9F-8C6B-6E91EDA988CE}">
        <cr:reactions xmlns:cr="http://schemas.microsoft.com/office/comments/2020/reactions">
          <cr:reaction reactionType="1">
            <cr:reactionInfo dateUtc="2025-07-13T03:19:06Z">
              <cr:user userId="S::bperak@uniri.hr::f6498198-42b9-448c-a8e5-4f4561a25565" userProvider="AD" userName="Benedikt Perak"/>
            </cr:reactionInfo>
          </cr:reaction>
        </cr:reactions>
      </w16:ext>
    </w16cex:extLst>
  </w16cex:commentExtensible>
  <w16cex:commentExtensible w16cex:durableId="167FCA4F" w16cex:dateUtc="2025-07-12T01:35:00Z"/>
  <w16cex:commentExtensible w16cex:durableId="1E6E75A3" w16cex:dateUtc="2025-07-12T01:39:00Z">
    <w16cex:extLst>
      <w16:ext w16:uri="{CE6994B0-6A32-4C9F-8C6B-6E91EDA988CE}">
        <cr:reactions xmlns:cr="http://schemas.microsoft.com/office/comments/2020/reactions">
          <cr:reaction reactionType="1">
            <cr:reactionInfo dateUtc="2025-07-13T03:43:53Z">
              <cr:user userId="S::urn:spo:tenantanon#94aa9436-2653-434c-bd47-1124432cb7d7::" userProvider="AD" userName="Guest User"/>
            </cr:reactionInfo>
          </cr:reaction>
        </cr:reactions>
      </w16:ext>
    </w16cex:extLst>
  </w16cex:commentExtensible>
  <w16cex:commentExtensible w16cex:durableId="2CD9A501" w16cex:dateUtc="2025-07-12T01:50:00Z">
    <w16cex:extLst>
      <w16:ext w16:uri="{CE6994B0-6A32-4C9F-8C6B-6E91EDA988CE}">
        <cr:reactions xmlns:cr="http://schemas.microsoft.com/office/comments/2020/reactions">
          <cr:reaction reactionType="1">
            <cr:reactionInfo dateUtc="2025-07-13T03:46:37Z">
              <cr:user userId="S::urn:spo:tenantanon#94aa9436-2653-434c-bd47-1124432cb7d7::" userProvider="AD" userName="Guest User"/>
            </cr:reactionInfo>
          </cr:reaction>
        </cr:reactions>
      </w16:ext>
    </w16cex:extLst>
  </w16cex:commentExtensible>
  <w16cex:commentExtensible w16cex:durableId="5FD60F4E" w16cex:dateUtc="2025-07-12T01:57:00Z">
    <w16cex:extLst>
      <w16:ext w16:uri="{CE6994B0-6A32-4C9F-8C6B-6E91EDA988CE}">
        <cr:reactions xmlns:cr="http://schemas.microsoft.com/office/comments/2020/reactions">
          <cr:reaction reactionType="1">
            <cr:reactionInfo dateUtc="2025-07-12T08:25:08Z">
              <cr:user userId="S::bperak@uniri.hr::f6498198-42b9-448c-a8e5-4f4561a25565" userProvider="AD" userName="Benedikt Perak"/>
            </cr:reactionInfo>
            <cr:reactionInfo dateUtc="2025-07-13T03:52:57Z">
              <cr:user userId="S::urn:spo:tenantanon#94aa9436-2653-434c-bd47-1124432cb7d7::" userProvider="AD" userName="Guest User"/>
            </cr:reactionInfo>
          </cr:reaction>
        </cr:reactions>
      </w16:ext>
    </w16cex:extLst>
  </w16cex:commentExtensible>
  <w16cex:commentExtensible w16cex:durableId="51D9C511" w16cex:dateUtc="2025-07-12T02:03:00Z">
    <w16cex:extLst>
      <w16:ext w16:uri="{CE6994B0-6A32-4C9F-8C6B-6E91EDA988CE}">
        <cr:reactions xmlns:cr="http://schemas.microsoft.com/office/comments/2020/reactions">
          <cr:reaction reactionType="1">
            <cr:reactionInfo dateUtc="2025-07-12T08:25:05Z">
              <cr:user userId="S::bperak@uniri.hr::f6498198-42b9-448c-a8e5-4f4561a25565" userProvider="AD" userName="Benedikt Perak"/>
            </cr:reactionInfo>
          </cr:reaction>
        </cr:reactions>
      </w16:ext>
    </w16cex:extLst>
  </w16cex:commentExtensible>
  <w16cex:commentExtensible w16cex:durableId="0E9A3278" w16cex:dateUtc="2025-07-12T12:40:00Z"/>
  <w16cex:commentExtensible w16cex:durableId="65038F4D" w16cex:dateUtc="2025-07-12T12:41:00Z"/>
  <w16cex:commentExtensible w16cex:durableId="306F9DA4" w16cex:dateUtc="2025-07-12T02:51:00Z">
    <w16cex:extLst>
      <w16:ext w16:uri="{CE6994B0-6A32-4C9F-8C6B-6E91EDA988CE}">
        <cr:reactions xmlns:cr="http://schemas.microsoft.com/office/comments/2020/reactions">
          <cr:reaction reactionType="1">
            <cr:reactionInfo dateUtc="2025-07-13T05:54:47Z">
              <cr:user userId="S::urn:spo:tenantanon#94aa9436-2653-434c-bd47-1124432cb7d7::" userProvider="AD" userName="Guest User"/>
            </cr:reactionInfo>
          </cr:reaction>
        </cr:reactions>
      </w16:ext>
    </w16cex:extLst>
  </w16cex:commentExtensible>
  <w16cex:commentExtensible w16cex:durableId="270AC705" w16cex:dateUtc="2025-07-12T12:45:00Z"/>
  <w16cex:commentExtensible w16cex:durableId="38DCC0D1" w16cex:dateUtc="2025-07-12T12:47:00Z"/>
  <w16cex:commentExtensible w16cex:durableId="63E746D4" w16cex:dateUtc="2025-07-12T12:47:00Z"/>
  <w16cex:commentExtensible w16cex:durableId="4BB469B2" w16cex:dateUtc="2025-07-12T12:49:00Z"/>
  <w16cex:commentExtensible w16cex:durableId="2CCE3A93" w16cex:dateUtc="2025-07-13T07:37:00Z"/>
  <w16cex:commentExtensible w16cex:durableId="791BC8FE" w16cex:dateUtc="2025-07-12T13:09:00Z"/>
  <w16cex:commentExtensible w16cex:durableId="1A35CA42" w16cex:dateUtc="2025-07-12T13:05:00Z"/>
  <w16cex:commentExtensible w16cex:durableId="0FCACF89" w16cex:dateUtc="2025-07-12T13:05:00Z"/>
  <w16cex:commentExtensible w16cex:durableId="555F8072" w16cex:dateUtc="2025-07-12T13:06:00Z"/>
  <w16cex:commentExtensible w16cex:durableId="2F8E87EA" w16cex:dateUtc="2025-07-12T13:08:00Z"/>
  <w16cex:commentExtensible w16cex:durableId="5BDD4DEB" w16cex:dateUtc="2025-07-12T06:36:00Z"/>
  <w16cex:commentExtensible w16cex:durableId="2359FCEF" w16cex:dateUtc="2025-07-12T13:10:00Z"/>
  <w16cex:commentExtensible w16cex:durableId="3B4FBAEC" w16cex:dateUtc="2025-07-13T07:44:00Z"/>
  <w16cex:commentExtensible w16cex:durableId="53FB55B3" w16cex:dateUtc="2025-07-12T13:12:00Z"/>
  <w16cex:commentExtensible w16cex:durableId="0631A948" w16cex:dateUtc="2025-07-12T13:14:00Z"/>
  <w16cex:commentExtensible w16cex:durableId="3F489210" w16cex:dateUtc="2025-07-12T13:14:00Z">
    <w16cex:extLst>
      <w16:ext w16:uri="{CE6994B0-6A32-4C9F-8C6B-6E91EDA988CE}">
        <cr:reactions xmlns:cr="http://schemas.microsoft.com/office/comments/2020/reactions">
          <cr:reaction reactionType="1">
            <cr:reactionInfo dateUtc="2025-07-13T07:48:15Z">
              <cr:user userId="S::bperak@uniri.hr::f6498198-42b9-448c-a8e5-4f4561a25565" userProvider="AD" userName="Benedikt Perak"/>
            </cr:reactionInfo>
          </cr:reaction>
        </cr:reactions>
      </w16:ext>
    </w16cex:extLst>
  </w16cex:commentExtensible>
  <w16cex:commentExtensible w16cex:durableId="49248CE0" w16cex:dateUtc="2025-07-13T07:51:00Z"/>
  <w16cex:commentExtensible w16cex:durableId="3130B338" w16cex:dateUtc="2025-07-12T06:41:00Z">
    <w16cex:extLst>
      <w16:ext w16:uri="{CE6994B0-6A32-4C9F-8C6B-6E91EDA988CE}">
        <cr:reactions xmlns:cr="http://schemas.microsoft.com/office/comments/2020/reactions">
          <cr:reaction reactionType="1">
            <cr:reactionInfo dateUtc="2025-07-12T08:32:00Z">
              <cr:user userId="S::bperak@uniri.hr::f6498198-42b9-448c-a8e5-4f4561a25565" userProvider="AD" userName="Benedikt Perak"/>
            </cr:reactionInfo>
          </cr:reaction>
        </cr:reactions>
      </w16:ext>
    </w16cex:extLst>
  </w16cex:commentExtensible>
  <w16cex:commentExtensible w16cex:durableId="28DB61CB" w16cex:dateUtc="2025-07-13T07:55:00Z"/>
  <w16cex:commentExtensible w16cex:durableId="54CDE06F" w16cex:dateUtc="2025-07-12T06:42:00Z">
    <w16cex:extLst>
      <w16:ext w16:uri="{CE6994B0-6A32-4C9F-8C6B-6E91EDA988CE}">
        <cr:reactions xmlns:cr="http://schemas.microsoft.com/office/comments/2020/reactions">
          <cr:reaction reactionType="1">
            <cr:reactionInfo dateUtc="2025-07-12T12:11:10Z">
              <cr:user userId="S::bperak@uniri.hr::f6498198-42b9-448c-a8e5-4f4561a25565" userProvider="AD" userName="Benedikt Perak"/>
            </cr:reactionInfo>
          </cr:reaction>
        </cr:reactions>
      </w16:ext>
    </w16cex:extLst>
  </w16cex:commentExtensible>
  <w16cex:commentExtensible w16cex:durableId="6C08F3D6" w16cex:dateUtc="2025-07-13T08:01:00Z"/>
  <w16cex:commentExtensible w16cex:durableId="70579275" w16cex:dateUtc="2025-07-12T13:24:00Z"/>
  <w16cex:commentExtensible w16cex:durableId="322F7D64" w16cex:dateUtc="2025-07-13T08:07:00Z"/>
  <w16cex:commentExtensible w16cex:durableId="5E2AA32B" w16cex:dateUtc="2025-07-13T08:12:00Z"/>
  <w16cex:commentExtensible w16cex:durableId="694BD7A3" w16cex:dateUtc="2025-07-13T08:15:00Z"/>
  <w16cex:commentExtensible w16cex:durableId="560E1D87" w16cex:dateUtc="2025-07-13T08:18:00Z"/>
  <w16cex:commentExtensible w16cex:durableId="768E84F2" w16cex:dateUtc="2025-07-13T08:22:00Z"/>
  <w16cex:commentExtensible w16cex:durableId="44F3034B" w16cex:dateUtc="2025-07-12T13:34:00Z"/>
  <w16cex:commentExtensible w16cex:durableId="3D827FED" w16cex:dateUtc="2025-07-13T08:25:00Z"/>
  <w16cex:commentExtensible w16cex:durableId="1E960F9D" w16cex:dateUtc="2025-07-12T06:45:00Z">
    <w16cex:extLst>
      <w16:ext w16:uri="{CE6994B0-6A32-4C9F-8C6B-6E91EDA988CE}">
        <cr:reactions xmlns:cr="http://schemas.microsoft.com/office/comments/2020/reactions">
          <cr:reaction reactionType="1">
            <cr:reactionInfo dateUtc="2025-07-12T08:32:33Z">
              <cr:user userId="S::bperak@uniri.hr::f6498198-42b9-448c-a8e5-4f4561a25565" userProvider="AD" userName="Benedikt Perak"/>
            </cr:reactionInfo>
          </cr:reaction>
        </cr:reactions>
      </w16:ext>
    </w16cex:extLst>
  </w16cex:commentExtensible>
  <w16cex:commentExtensible w16cex:durableId="197BB8D2" w16cex:dateUtc="2025-07-12T06:46:00Z">
    <w16cex:extLst>
      <w16:ext w16:uri="{CE6994B0-6A32-4C9F-8C6B-6E91EDA988CE}">
        <cr:reactions xmlns:cr="http://schemas.microsoft.com/office/comments/2020/reactions">
          <cr:reaction reactionType="1">
            <cr:reactionInfo dateUtc="2025-07-12T12:11:13Z">
              <cr:user userId="S::bperak@uniri.hr::f6498198-42b9-448c-a8e5-4f4561a25565" userProvider="AD" userName="Benedikt Perak"/>
            </cr:reactionInfo>
          </cr:reaction>
        </cr:reactions>
      </w16:ext>
    </w16cex:extLst>
  </w16cex:commentExtensible>
  <w16cex:commentExtensible w16cex:durableId="4AE05E14" w16cex:dateUtc="2025-07-12T08:34:00Z"/>
  <w16cex:commentExtensible w16cex:durableId="7B89EAC9" w16cex:dateUtc="2025-07-12T13:39:00Z"/>
  <w16cex:commentExtensible w16cex:durableId="046D25F6" w16cex:dateUtc="2025-07-12T13:40:00Z"/>
  <w16cex:commentExtensible w16cex:durableId="70151CA8" w16cex:dateUtc="2025-07-12T13:39:00Z"/>
  <w16cex:commentExtensible w16cex:durableId="7CF838EA" w16cex:dateUtc="2025-07-13T08:30:00Z"/>
  <w16cex:commentExtensible w16cex:durableId="5CC64A2E" w16cex:dateUtc="2025-07-13T08:36:00Z"/>
  <w16cex:commentExtensible w16cex:durableId="31EB2C1D" w16cex:dateUtc="2025-07-12T14:41:00Z"/>
  <w16cex:commentExtensible w16cex:durableId="150675C0" w16cex:dateUtc="2025-07-12T14:46:00Z">
    <w16cex:extLst>
      <w16:ext w16:uri="{CE6994B0-6A32-4C9F-8C6B-6E91EDA988CE}">
        <cr:reactions xmlns:cr="http://schemas.microsoft.com/office/comments/2020/reactions">
          <cr:reaction reactionType="1">
            <cr:reactionInfo dateUtc="2025-07-13T04:15:35Z">
              <cr:user userId="S::urn:spo:tenantanon#94aa9436-2653-434c-bd47-1124432cb7d7::" userProvider="AD" userName="Guest User"/>
            </cr:reactionInfo>
          </cr:reaction>
        </cr:reactions>
      </w16:ext>
    </w16cex:extLst>
  </w16cex:commentExtensible>
  <w16cex:commentExtensible w16cex:durableId="33C3DCA0" w16cex:dateUtc="2025-07-13T20:22:00Z"/>
  <w16cex:commentExtensible w16cex:durableId="73A17F84" w16cex:dateUtc="2025-07-12T14:50:00Z"/>
  <w16cex:commentExtensible w16cex:durableId="20F39E27" w16cex:dateUtc="2025-07-13T20:36:00Z"/>
  <w16cex:commentExtensible w16cex:durableId="18527AAD" w16cex:dateUtc="2025-07-12T14:56:00Z"/>
  <w16cex:commentExtensible w16cex:durableId="59068C07" w16cex:dateUtc="2025-07-12T14:57:00Z"/>
  <w16cex:commentExtensible w16cex:durableId="0023FF79" w16cex:dateUtc="2025-07-12T15:00:00Z"/>
  <w16cex:commentExtensible w16cex:durableId="6B006E77" w16cex:dateUtc="2025-07-12T15:01:00Z"/>
  <w16cex:commentExtensible w16cex:durableId="55E4EFFB" w16cex:dateUtc="2025-07-12T15:02:00Z"/>
  <w16cex:commentExtensible w16cex:durableId="48A85A7A" w16cex:dateUtc="2025-07-12T15:02:00Z"/>
  <w16cex:commentExtensible w16cex:durableId="2D9BE26C" w16cex:dateUtc="2025-07-12T15:04:00Z"/>
  <w16cex:commentExtensible w16cex:durableId="6C07EC51" w16cex:dateUtc="2025-07-12T15:06:00Z"/>
  <w16cex:commentExtensible w16cex:durableId="0566ADFF" w16cex:dateUtc="2025-07-12T15:09:00Z"/>
  <w16cex:commentExtensible w16cex:durableId="14DF6DFD" w16cex:dateUtc="2025-07-12T15:10:00Z"/>
  <w16cex:commentExtensible w16cex:durableId="5C9C8704" w16cex:dateUtc="2025-07-12T15:14:00Z">
    <w16cex:extLst>
      <w16:ext w16:uri="{CE6994B0-6A32-4C9F-8C6B-6E91EDA988CE}">
        <cr:reactions xmlns:cr="http://schemas.microsoft.com/office/comments/2020/reactions">
          <cr:reaction reactionType="1">
            <cr:reactionInfo dateUtc="2025-07-13T06:30:02Z">
              <cr:user userId="S::urn:spo:tenantanon#94aa9436-2653-434c-bd47-1124432cb7d7::" userProvider="AD" userName="Guest User"/>
            </cr:reactionInfo>
          </cr:reaction>
        </cr:reactions>
      </w16:ext>
    </w16cex:extLst>
  </w16cex:commentExtensible>
  <w16cex:commentExtensible w16cex:durableId="1BD45210" w16cex:dateUtc="2025-07-13T07:09:00Z"/>
  <w16cex:commentExtensible w16cex:durableId="10EED354" w16cex:dateUtc="2025-07-13T07:19:00Z"/>
  <w16cex:commentExtensible w16cex:durableId="3C4A83FB" w16cex:dateUtc="2025-07-13T05:48:00Z"/>
  <w16cex:commentExtensible w16cex:durableId="4F936DCD" w16cex:dateUtc="2025-07-13T07:18:00Z"/>
  <w16cex:commentExtensible w16cex:durableId="21EB368D" w16cex:dateUtc="2025-07-13T07:32:00Z"/>
  <w16cex:commentExtensible w16cex:durableId="652A7267" w16cex:dateUtc="2025-07-13T05:51:00Z">
    <w16cex:extLst>
      <w16:ext w16:uri="{CE6994B0-6A32-4C9F-8C6B-6E91EDA988CE}">
        <cr:reactions xmlns:cr="http://schemas.microsoft.com/office/comments/2020/reactions">
          <cr:reaction reactionType="1">
            <cr:reactionInfo dateUtc="2025-07-13T07:24:19Z">
              <cr:user userId="S::urn:spo:tenantanon#94aa9436-2653-434c-bd47-1124432cb7d7::" userProvider="AD" userName="Guest User"/>
            </cr:reactionInfo>
          </cr:reaction>
        </cr:reactions>
      </w16:ext>
    </w16cex:extLst>
  </w16cex:commentExtensible>
  <w16cex:commentExtensible w16cex:durableId="4ABE1545" w16cex:dateUtc="2025-07-13T05:54:00Z"/>
  <w16cex:commentExtensible w16cex:durableId="14F1089C" w16cex:dateUtc="2025-07-13T06:00:00Z"/>
  <w16cex:commentExtensible w16cex:durableId="5B8F7A7A" w16cex:dateUtc="2025-07-13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BCF121" w16cid:durableId="0D5C0FDE"/>
  <w16cid:commentId w16cid:paraId="0C970C49" w16cid:durableId="5F9187C0"/>
  <w16cid:commentId w16cid:paraId="065215DE" w16cid:durableId="1429FECC"/>
  <w16cid:commentId w16cid:paraId="5E79E639" w16cid:durableId="36BD8CDB"/>
  <w16cid:commentId w16cid:paraId="5EA54BD0" w16cid:durableId="65F3ED65"/>
  <w16cid:commentId w16cid:paraId="237330B5" w16cid:durableId="3DC41DCB"/>
  <w16cid:commentId w16cid:paraId="00D9DA99" w16cid:durableId="4B8E9838"/>
  <w16cid:commentId w16cid:paraId="0CAB8E0B" w16cid:durableId="76CA802F"/>
  <w16cid:commentId w16cid:paraId="6FF04384" w16cid:durableId="167FCA4F"/>
  <w16cid:commentId w16cid:paraId="68D86B8F" w16cid:durableId="1E6E75A3"/>
  <w16cid:commentId w16cid:paraId="083B5032" w16cid:durableId="2CD9A501"/>
  <w16cid:commentId w16cid:paraId="79460BA4" w16cid:durableId="5FD60F4E"/>
  <w16cid:commentId w16cid:paraId="692A7033" w16cid:durableId="51D9C511"/>
  <w16cid:commentId w16cid:paraId="31619E64" w16cid:durableId="0E9A3278"/>
  <w16cid:commentId w16cid:paraId="5ABCA446" w16cid:durableId="65038F4D"/>
  <w16cid:commentId w16cid:paraId="591823B8" w16cid:durableId="306F9DA4"/>
  <w16cid:commentId w16cid:paraId="4EBFFB28" w16cid:durableId="270AC705"/>
  <w16cid:commentId w16cid:paraId="1CFD67B0" w16cid:durableId="38DCC0D1"/>
  <w16cid:commentId w16cid:paraId="605C75BC" w16cid:durableId="63E746D4"/>
  <w16cid:commentId w16cid:paraId="7DF09CFB" w16cid:durableId="4BB469B2"/>
  <w16cid:commentId w16cid:paraId="38917B30" w16cid:durableId="2CCE3A93"/>
  <w16cid:commentId w16cid:paraId="4E361CD0" w16cid:durableId="791BC8FE"/>
  <w16cid:commentId w16cid:paraId="361F6C3D" w16cid:durableId="1A35CA42"/>
  <w16cid:commentId w16cid:paraId="759D3D8A" w16cid:durableId="0FCACF89"/>
  <w16cid:commentId w16cid:paraId="276A6B4B" w16cid:durableId="555F8072"/>
  <w16cid:commentId w16cid:paraId="71C01C19" w16cid:durableId="2F8E87EA"/>
  <w16cid:commentId w16cid:paraId="504F7B7A" w16cid:durableId="5BDD4DEB"/>
  <w16cid:commentId w16cid:paraId="62AB5C9F" w16cid:durableId="2359FCEF"/>
  <w16cid:commentId w16cid:paraId="5B520D7E" w16cid:durableId="3B4FBAEC"/>
  <w16cid:commentId w16cid:paraId="17F147ED" w16cid:durableId="53FB55B3"/>
  <w16cid:commentId w16cid:paraId="6A8B2E57" w16cid:durableId="0631A948"/>
  <w16cid:commentId w16cid:paraId="3ACCFA81" w16cid:durableId="3F489210"/>
  <w16cid:commentId w16cid:paraId="1C79983F" w16cid:durableId="49248CE0"/>
  <w16cid:commentId w16cid:paraId="3E42D13D" w16cid:durableId="3130B338"/>
  <w16cid:commentId w16cid:paraId="339246DB" w16cid:durableId="28DB61CB"/>
  <w16cid:commentId w16cid:paraId="4D762CA7" w16cid:durableId="54CDE06F"/>
  <w16cid:commentId w16cid:paraId="353732C6" w16cid:durableId="6C08F3D6"/>
  <w16cid:commentId w16cid:paraId="6DF3452D" w16cid:durableId="70579275"/>
  <w16cid:commentId w16cid:paraId="4BE28BB2" w16cid:durableId="322F7D64"/>
  <w16cid:commentId w16cid:paraId="18DBDB7B" w16cid:durableId="5E2AA32B"/>
  <w16cid:commentId w16cid:paraId="2BDAC1CF" w16cid:durableId="694BD7A3"/>
  <w16cid:commentId w16cid:paraId="118D8AB2" w16cid:durableId="560E1D87"/>
  <w16cid:commentId w16cid:paraId="562A05A0" w16cid:durableId="768E84F2"/>
  <w16cid:commentId w16cid:paraId="754F09B0" w16cid:durableId="44F3034B"/>
  <w16cid:commentId w16cid:paraId="0A8DAE28" w16cid:durableId="3D827FED"/>
  <w16cid:commentId w16cid:paraId="7B7991A7" w16cid:durableId="1E960F9D"/>
  <w16cid:commentId w16cid:paraId="664A3AAB" w16cid:durableId="197BB8D2"/>
  <w16cid:commentId w16cid:paraId="4E9BF89F" w16cid:durableId="4AE05E14"/>
  <w16cid:commentId w16cid:paraId="477A15F9" w16cid:durableId="7B89EAC9"/>
  <w16cid:commentId w16cid:paraId="0FB5A7CD" w16cid:durableId="046D25F6"/>
  <w16cid:commentId w16cid:paraId="1E63F8C7" w16cid:durableId="70151CA8"/>
  <w16cid:commentId w16cid:paraId="5684A795" w16cid:durableId="7CF838EA"/>
  <w16cid:commentId w16cid:paraId="2FBB7A39" w16cid:durableId="5CC64A2E"/>
  <w16cid:commentId w16cid:paraId="5C464995" w16cid:durableId="31EB2C1D"/>
  <w16cid:commentId w16cid:paraId="420C18A7" w16cid:durableId="150675C0"/>
  <w16cid:commentId w16cid:paraId="1FCBFBFB" w16cid:durableId="33C3DCA0"/>
  <w16cid:commentId w16cid:paraId="11251338" w16cid:durableId="73A17F84"/>
  <w16cid:commentId w16cid:paraId="01B507DD" w16cid:durableId="20F39E27"/>
  <w16cid:commentId w16cid:paraId="1644799D" w16cid:durableId="18527AAD"/>
  <w16cid:commentId w16cid:paraId="52663E55" w16cid:durableId="59068C07"/>
  <w16cid:commentId w16cid:paraId="347A54D3" w16cid:durableId="0023FF79"/>
  <w16cid:commentId w16cid:paraId="5F0ED917" w16cid:durableId="6B006E77"/>
  <w16cid:commentId w16cid:paraId="6A0904BB" w16cid:durableId="55E4EFFB"/>
  <w16cid:commentId w16cid:paraId="74241044" w16cid:durableId="48A85A7A"/>
  <w16cid:commentId w16cid:paraId="02360B85" w16cid:durableId="2D9BE26C"/>
  <w16cid:commentId w16cid:paraId="71F3AB3A" w16cid:durableId="6C07EC51"/>
  <w16cid:commentId w16cid:paraId="3D623DC8" w16cid:durableId="0566ADFF"/>
  <w16cid:commentId w16cid:paraId="45062C6B" w16cid:durableId="14DF6DFD"/>
  <w16cid:commentId w16cid:paraId="5339B3F7" w16cid:durableId="5C9C8704"/>
  <w16cid:commentId w16cid:paraId="7BF6FBA9" w16cid:durableId="1BD45210"/>
  <w16cid:commentId w16cid:paraId="27CEAE3E" w16cid:durableId="10EED354"/>
  <w16cid:commentId w16cid:paraId="0C4E17C8" w16cid:durableId="3C4A83FB"/>
  <w16cid:commentId w16cid:paraId="433C6EF9" w16cid:durableId="4F936DCD"/>
  <w16cid:commentId w16cid:paraId="6B6A2481" w16cid:durableId="21EB368D"/>
  <w16cid:commentId w16cid:paraId="685E1573" w16cid:durableId="652A7267"/>
  <w16cid:commentId w16cid:paraId="1F0239D1" w16cid:durableId="4ABE1545"/>
  <w16cid:commentId w16cid:paraId="458CBBC8" w16cid:durableId="14F1089C"/>
  <w16cid:commentId w16cid:paraId="1AEB686A" w16cid:durableId="5B8F7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7F7D" w14:textId="77777777" w:rsidR="00291645" w:rsidRDefault="00291645" w:rsidP="00C5203B">
      <w:r>
        <w:separator/>
      </w:r>
    </w:p>
  </w:endnote>
  <w:endnote w:type="continuationSeparator" w:id="0">
    <w:p w14:paraId="53D95054" w14:textId="77777777" w:rsidR="00291645" w:rsidRDefault="00291645" w:rsidP="00C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8D49" w14:textId="77777777" w:rsidR="00C5203B" w:rsidRDefault="00C520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80134"/>
      <w:docPartObj>
        <w:docPartGallery w:val="Page Numbers (Bottom of Page)"/>
        <w:docPartUnique/>
      </w:docPartObj>
    </w:sdtPr>
    <w:sdtEndPr>
      <w:rPr>
        <w:noProof/>
      </w:rPr>
    </w:sdtEndPr>
    <w:sdtContent>
      <w:p w14:paraId="762A2306" w14:textId="0CD1C384" w:rsidR="00F328CB" w:rsidRDefault="00F328CB">
        <w:pPr>
          <w:pStyle w:val="Footer"/>
        </w:pPr>
        <w:r>
          <w:fldChar w:fldCharType="begin"/>
        </w:r>
        <w:r>
          <w:instrText xml:space="preserve"> PAGE   \* MERGEFORMAT </w:instrText>
        </w:r>
        <w:r>
          <w:fldChar w:fldCharType="separate"/>
        </w:r>
        <w:r>
          <w:rPr>
            <w:noProof/>
          </w:rPr>
          <w:t>2</w:t>
        </w:r>
        <w:r>
          <w:rPr>
            <w:noProof/>
          </w:rPr>
          <w:fldChar w:fldCharType="end"/>
        </w:r>
      </w:p>
    </w:sdtContent>
  </w:sdt>
  <w:p w14:paraId="09672C68" w14:textId="77777777" w:rsidR="00C5203B" w:rsidRDefault="00C520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210F" w14:textId="77777777" w:rsidR="00C5203B" w:rsidRDefault="00C52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F922" w14:textId="77777777" w:rsidR="00291645" w:rsidRDefault="00291645" w:rsidP="00C5203B">
      <w:r>
        <w:separator/>
      </w:r>
    </w:p>
  </w:footnote>
  <w:footnote w:type="continuationSeparator" w:id="0">
    <w:p w14:paraId="22ABC537" w14:textId="77777777" w:rsidR="00291645" w:rsidRDefault="00291645" w:rsidP="00C5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EADD" w14:textId="77777777" w:rsidR="00C5203B" w:rsidRDefault="00C520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6713" w14:textId="77777777" w:rsidR="00C5203B" w:rsidRDefault="00C520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F553" w14:textId="77777777" w:rsidR="00C5203B" w:rsidRDefault="00C52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286"/>
    <w:multiLevelType w:val="multilevel"/>
    <w:tmpl w:val="E2D4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D1B24"/>
    <w:multiLevelType w:val="hybridMultilevel"/>
    <w:tmpl w:val="18B8918A"/>
    <w:lvl w:ilvl="0" w:tplc="E542990A">
      <w:start w:val="1"/>
      <w:numFmt w:val="decimal"/>
      <w:pStyle w:val="Slike"/>
      <w:lvlText w:val="Prikaz %1. "/>
      <w:lvlJc w:val="left"/>
      <w:pPr>
        <w:ind w:left="36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22FB3338"/>
    <w:multiLevelType w:val="hybridMultilevel"/>
    <w:tmpl w:val="5170CCC2"/>
    <w:lvl w:ilvl="0" w:tplc="C35C5728">
      <w:start w:val="1"/>
      <w:numFmt w:val="decimal"/>
      <w:lvlText w:val="%1."/>
      <w:lvlJc w:val="left"/>
      <w:pPr>
        <w:ind w:left="720" w:hanging="360"/>
      </w:pPr>
    </w:lvl>
    <w:lvl w:ilvl="1" w:tplc="0E762FA4">
      <w:numFmt w:val="decimal"/>
      <w:lvlText w:val=""/>
      <w:lvlJc w:val="left"/>
    </w:lvl>
    <w:lvl w:ilvl="2" w:tplc="0A9A1F66">
      <w:numFmt w:val="decimal"/>
      <w:lvlText w:val=""/>
      <w:lvlJc w:val="left"/>
    </w:lvl>
    <w:lvl w:ilvl="3" w:tplc="E34EC8D4">
      <w:numFmt w:val="decimal"/>
      <w:lvlText w:val=""/>
      <w:lvlJc w:val="left"/>
    </w:lvl>
    <w:lvl w:ilvl="4" w:tplc="E9FC23EC">
      <w:numFmt w:val="decimal"/>
      <w:lvlText w:val=""/>
      <w:lvlJc w:val="left"/>
    </w:lvl>
    <w:lvl w:ilvl="5" w:tplc="8CE80FBA">
      <w:numFmt w:val="decimal"/>
      <w:lvlText w:val=""/>
      <w:lvlJc w:val="left"/>
    </w:lvl>
    <w:lvl w:ilvl="6" w:tplc="8ED8676E">
      <w:numFmt w:val="decimal"/>
      <w:lvlText w:val=""/>
      <w:lvlJc w:val="left"/>
    </w:lvl>
    <w:lvl w:ilvl="7" w:tplc="66822586">
      <w:numFmt w:val="decimal"/>
      <w:lvlText w:val=""/>
      <w:lvlJc w:val="left"/>
    </w:lvl>
    <w:lvl w:ilvl="8" w:tplc="CD92E3FA">
      <w:numFmt w:val="decimal"/>
      <w:lvlText w:val=""/>
      <w:lvlJc w:val="left"/>
    </w:lvl>
  </w:abstractNum>
  <w:abstractNum w:abstractNumId="3" w15:restartNumberingAfterBreak="0">
    <w:nsid w:val="2E6C173C"/>
    <w:multiLevelType w:val="multilevel"/>
    <w:tmpl w:val="3562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4371A"/>
    <w:multiLevelType w:val="multilevel"/>
    <w:tmpl w:val="1E1C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B0D76"/>
    <w:multiLevelType w:val="hybridMultilevel"/>
    <w:tmpl w:val="5A2CAB70"/>
    <w:lvl w:ilvl="0" w:tplc="88AA4A8A">
      <w:start w:val="1"/>
      <w:numFmt w:val="decimal"/>
      <w:lvlText w:val="%1."/>
      <w:lvlJc w:val="left"/>
      <w:pPr>
        <w:ind w:left="720" w:hanging="360"/>
      </w:pPr>
    </w:lvl>
    <w:lvl w:ilvl="1" w:tplc="EB325FF6">
      <w:numFmt w:val="decimal"/>
      <w:lvlText w:val=""/>
      <w:lvlJc w:val="left"/>
    </w:lvl>
    <w:lvl w:ilvl="2" w:tplc="C2DCF626">
      <w:numFmt w:val="decimal"/>
      <w:lvlText w:val=""/>
      <w:lvlJc w:val="left"/>
    </w:lvl>
    <w:lvl w:ilvl="3" w:tplc="CC2664F0">
      <w:numFmt w:val="decimal"/>
      <w:lvlText w:val=""/>
      <w:lvlJc w:val="left"/>
    </w:lvl>
    <w:lvl w:ilvl="4" w:tplc="A030EBB8">
      <w:numFmt w:val="decimal"/>
      <w:lvlText w:val=""/>
      <w:lvlJc w:val="left"/>
    </w:lvl>
    <w:lvl w:ilvl="5" w:tplc="6EBC8514">
      <w:numFmt w:val="decimal"/>
      <w:lvlText w:val=""/>
      <w:lvlJc w:val="left"/>
    </w:lvl>
    <w:lvl w:ilvl="6" w:tplc="D24A0548">
      <w:numFmt w:val="decimal"/>
      <w:lvlText w:val=""/>
      <w:lvlJc w:val="left"/>
    </w:lvl>
    <w:lvl w:ilvl="7" w:tplc="D3E0CAB0">
      <w:numFmt w:val="decimal"/>
      <w:lvlText w:val=""/>
      <w:lvlJc w:val="left"/>
    </w:lvl>
    <w:lvl w:ilvl="8" w:tplc="547C84E0">
      <w:numFmt w:val="decimal"/>
      <w:lvlText w:val=""/>
      <w:lvlJc w:val="left"/>
    </w:lvl>
  </w:abstractNum>
  <w:abstractNum w:abstractNumId="6" w15:restartNumberingAfterBreak="0">
    <w:nsid w:val="37E80153"/>
    <w:multiLevelType w:val="hybridMultilevel"/>
    <w:tmpl w:val="19A8A49C"/>
    <w:lvl w:ilvl="0" w:tplc="688C19B4">
      <w:start w:val="1"/>
      <w:numFmt w:val="bullet"/>
      <w:lvlText w:val="●"/>
      <w:lvlJc w:val="left"/>
      <w:pPr>
        <w:ind w:left="720" w:hanging="360"/>
      </w:pPr>
    </w:lvl>
    <w:lvl w:ilvl="1" w:tplc="73F4B5EC">
      <w:start w:val="1"/>
      <w:numFmt w:val="bullet"/>
      <w:lvlText w:val="○"/>
      <w:lvlJc w:val="left"/>
      <w:pPr>
        <w:ind w:left="1440" w:hanging="360"/>
      </w:pPr>
    </w:lvl>
    <w:lvl w:ilvl="2" w:tplc="A46A184C">
      <w:start w:val="1"/>
      <w:numFmt w:val="bullet"/>
      <w:lvlText w:val="■"/>
      <w:lvlJc w:val="left"/>
      <w:pPr>
        <w:ind w:left="2160" w:hanging="360"/>
      </w:pPr>
    </w:lvl>
    <w:lvl w:ilvl="3" w:tplc="87904158">
      <w:start w:val="1"/>
      <w:numFmt w:val="bullet"/>
      <w:lvlText w:val="●"/>
      <w:lvlJc w:val="left"/>
      <w:pPr>
        <w:ind w:left="2880" w:hanging="360"/>
      </w:pPr>
    </w:lvl>
    <w:lvl w:ilvl="4" w:tplc="5B3A39A2">
      <w:start w:val="1"/>
      <w:numFmt w:val="bullet"/>
      <w:lvlText w:val="○"/>
      <w:lvlJc w:val="left"/>
      <w:pPr>
        <w:ind w:left="3600" w:hanging="360"/>
      </w:pPr>
    </w:lvl>
    <w:lvl w:ilvl="5" w:tplc="7BEA247C">
      <w:start w:val="1"/>
      <w:numFmt w:val="bullet"/>
      <w:lvlText w:val="■"/>
      <w:lvlJc w:val="left"/>
      <w:pPr>
        <w:ind w:left="4320" w:hanging="360"/>
      </w:pPr>
    </w:lvl>
    <w:lvl w:ilvl="6" w:tplc="F7D69676">
      <w:start w:val="1"/>
      <w:numFmt w:val="bullet"/>
      <w:lvlText w:val="●"/>
      <w:lvlJc w:val="left"/>
      <w:pPr>
        <w:ind w:left="5040" w:hanging="360"/>
      </w:pPr>
    </w:lvl>
    <w:lvl w:ilvl="7" w:tplc="9498097A">
      <w:start w:val="1"/>
      <w:numFmt w:val="bullet"/>
      <w:lvlText w:val="●"/>
      <w:lvlJc w:val="left"/>
      <w:pPr>
        <w:ind w:left="5760" w:hanging="360"/>
      </w:pPr>
    </w:lvl>
    <w:lvl w:ilvl="8" w:tplc="E746F5DE">
      <w:start w:val="1"/>
      <w:numFmt w:val="bullet"/>
      <w:lvlText w:val="●"/>
      <w:lvlJc w:val="left"/>
      <w:pPr>
        <w:ind w:left="6480" w:hanging="360"/>
      </w:pPr>
    </w:lvl>
  </w:abstractNum>
  <w:abstractNum w:abstractNumId="7" w15:restartNumberingAfterBreak="0">
    <w:nsid w:val="551B220E"/>
    <w:multiLevelType w:val="multilevel"/>
    <w:tmpl w:val="7142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74CB4"/>
    <w:multiLevelType w:val="multilevel"/>
    <w:tmpl w:val="BD9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A3BFC"/>
    <w:multiLevelType w:val="hybridMultilevel"/>
    <w:tmpl w:val="F25A05C8"/>
    <w:lvl w:ilvl="0" w:tplc="3CEEE13C">
      <w:start w:val="1"/>
      <w:numFmt w:val="bullet"/>
      <w:lvlText w:val="●"/>
      <w:lvlJc w:val="left"/>
      <w:pPr>
        <w:ind w:left="720" w:hanging="360"/>
      </w:pPr>
    </w:lvl>
    <w:lvl w:ilvl="1" w:tplc="5B1EFFAA">
      <w:start w:val="1"/>
      <w:numFmt w:val="bullet"/>
      <w:lvlText w:val="○"/>
      <w:lvlJc w:val="left"/>
      <w:pPr>
        <w:ind w:left="1440" w:hanging="360"/>
      </w:pPr>
    </w:lvl>
    <w:lvl w:ilvl="2" w:tplc="C6F2E0DA">
      <w:start w:val="1"/>
      <w:numFmt w:val="bullet"/>
      <w:lvlText w:val="■"/>
      <w:lvlJc w:val="left"/>
      <w:pPr>
        <w:ind w:left="2160" w:hanging="360"/>
      </w:pPr>
    </w:lvl>
    <w:lvl w:ilvl="3" w:tplc="8A9C2B64">
      <w:start w:val="1"/>
      <w:numFmt w:val="bullet"/>
      <w:lvlText w:val="●"/>
      <w:lvlJc w:val="left"/>
      <w:pPr>
        <w:ind w:left="2880" w:hanging="360"/>
      </w:pPr>
    </w:lvl>
    <w:lvl w:ilvl="4" w:tplc="F1A4E198">
      <w:start w:val="1"/>
      <w:numFmt w:val="bullet"/>
      <w:lvlText w:val="○"/>
      <w:lvlJc w:val="left"/>
      <w:pPr>
        <w:ind w:left="3600" w:hanging="360"/>
      </w:pPr>
    </w:lvl>
    <w:lvl w:ilvl="5" w:tplc="4706491C">
      <w:start w:val="1"/>
      <w:numFmt w:val="bullet"/>
      <w:lvlText w:val="■"/>
      <w:lvlJc w:val="left"/>
      <w:pPr>
        <w:ind w:left="4320" w:hanging="360"/>
      </w:pPr>
    </w:lvl>
    <w:lvl w:ilvl="6" w:tplc="129E9C40">
      <w:start w:val="1"/>
      <w:numFmt w:val="bullet"/>
      <w:lvlText w:val="●"/>
      <w:lvlJc w:val="left"/>
      <w:pPr>
        <w:ind w:left="5040" w:hanging="360"/>
      </w:pPr>
    </w:lvl>
    <w:lvl w:ilvl="7" w:tplc="AD66D1D2">
      <w:start w:val="1"/>
      <w:numFmt w:val="bullet"/>
      <w:lvlText w:val="●"/>
      <w:lvlJc w:val="left"/>
      <w:pPr>
        <w:ind w:left="5760" w:hanging="360"/>
      </w:pPr>
    </w:lvl>
    <w:lvl w:ilvl="8" w:tplc="085626B4">
      <w:start w:val="1"/>
      <w:numFmt w:val="bullet"/>
      <w:lvlText w:val="●"/>
      <w:lvlJc w:val="left"/>
      <w:pPr>
        <w:ind w:left="6480" w:hanging="360"/>
      </w:pPr>
    </w:lvl>
  </w:abstractNum>
  <w:num w:numId="1" w16cid:durableId="2137983959">
    <w:abstractNumId w:val="9"/>
    <w:lvlOverride w:ilvl="0">
      <w:startOverride w:val="1"/>
    </w:lvlOverride>
  </w:num>
  <w:num w:numId="2" w16cid:durableId="156499999">
    <w:abstractNumId w:val="2"/>
    <w:lvlOverride w:ilvl="0">
      <w:startOverride w:val="1"/>
    </w:lvlOverride>
  </w:num>
  <w:num w:numId="3" w16cid:durableId="1565291676">
    <w:abstractNumId w:val="3"/>
  </w:num>
  <w:num w:numId="4" w16cid:durableId="1957324813">
    <w:abstractNumId w:val="7"/>
  </w:num>
  <w:num w:numId="5" w16cid:durableId="1804153087">
    <w:abstractNumId w:val="0"/>
  </w:num>
  <w:num w:numId="6" w16cid:durableId="1155877096">
    <w:abstractNumId w:val="8"/>
  </w:num>
  <w:num w:numId="7" w16cid:durableId="443231569">
    <w:abstractNumId w:val="4"/>
  </w:num>
  <w:num w:numId="8" w16cid:durableId="471563739">
    <w:abstractNumId w:val="1"/>
  </w:num>
  <w:num w:numId="9" w16cid:durableId="134222155">
    <w:abstractNumId w:val="6"/>
    <w:lvlOverride w:ilvl="0">
      <w:startOverride w:val="1"/>
    </w:lvlOverride>
  </w:num>
  <w:num w:numId="10" w16cid:durableId="2068530520">
    <w:abstractNumId w:val="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jana Borucinsky">
    <w15:presenceInfo w15:providerId="AD" w15:userId="S::mirjana.borucinsky@uniri.hr::c343e349-2f53-4868-bdc2-18ca11cfa466"/>
  </w15:person>
  <w15:person w15:author="Gost korisnik">
    <w15:presenceInfo w15:providerId="AD" w15:userId="S::urn:spo:tenantanon#94aa9436-2653-434c-bd47-1124432cb7d7::"/>
  </w15:person>
  <w15:person w15:author="Benedikt Perak">
    <w15:presenceInfo w15:providerId="AD" w15:userId="S::bperak@uniri.hr::f6498198-42b9-448c-a8e5-4f4561a25565"/>
  </w15:person>
  <w15:person w15:author="Ana Meštrović">
    <w15:presenceInfo w15:providerId="AD" w15:userId="S::amestrovic@uniri.hr::14f3cbbe-85b1-4dd0-8e5f-de92a03d67f0"/>
  </w15:person>
  <w15:person w15:author="Guest User">
    <w15:presenceInfo w15:providerId="AD" w15:userId="S::urn:spo:tenantanon#94aa9436-2653-434c-bd47-1124432cb7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CE"/>
    <w:rsid w:val="000000CF"/>
    <w:rsid w:val="00000199"/>
    <w:rsid w:val="00001753"/>
    <w:rsid w:val="00001F17"/>
    <w:rsid w:val="000030FD"/>
    <w:rsid w:val="000036C9"/>
    <w:rsid w:val="00006ECB"/>
    <w:rsid w:val="0000773B"/>
    <w:rsid w:val="00007FA9"/>
    <w:rsid w:val="000123DF"/>
    <w:rsid w:val="0001271D"/>
    <w:rsid w:val="0001330B"/>
    <w:rsid w:val="00014C0C"/>
    <w:rsid w:val="00017E59"/>
    <w:rsid w:val="00017FD8"/>
    <w:rsid w:val="00021233"/>
    <w:rsid w:val="000214FF"/>
    <w:rsid w:val="00021868"/>
    <w:rsid w:val="0002416A"/>
    <w:rsid w:val="00024EDC"/>
    <w:rsid w:val="000255AA"/>
    <w:rsid w:val="00025C4F"/>
    <w:rsid w:val="000268DD"/>
    <w:rsid w:val="00027C56"/>
    <w:rsid w:val="00027FF1"/>
    <w:rsid w:val="00031B2B"/>
    <w:rsid w:val="00032898"/>
    <w:rsid w:val="00034815"/>
    <w:rsid w:val="00035231"/>
    <w:rsid w:val="000352A0"/>
    <w:rsid w:val="0003790C"/>
    <w:rsid w:val="00037EDB"/>
    <w:rsid w:val="00040D2A"/>
    <w:rsid w:val="00043F96"/>
    <w:rsid w:val="00051510"/>
    <w:rsid w:val="00054611"/>
    <w:rsid w:val="0005514F"/>
    <w:rsid w:val="00055863"/>
    <w:rsid w:val="00061987"/>
    <w:rsid w:val="00061E91"/>
    <w:rsid w:val="0006365E"/>
    <w:rsid w:val="00064149"/>
    <w:rsid w:val="0006524F"/>
    <w:rsid w:val="0006598F"/>
    <w:rsid w:val="000669F3"/>
    <w:rsid w:val="00067215"/>
    <w:rsid w:val="0006761C"/>
    <w:rsid w:val="000729B6"/>
    <w:rsid w:val="00073B94"/>
    <w:rsid w:val="00073CBC"/>
    <w:rsid w:val="00075001"/>
    <w:rsid w:val="000762A8"/>
    <w:rsid w:val="0008542D"/>
    <w:rsid w:val="00086C33"/>
    <w:rsid w:val="0008785D"/>
    <w:rsid w:val="00087B4A"/>
    <w:rsid w:val="0009402A"/>
    <w:rsid w:val="00094BC6"/>
    <w:rsid w:val="00094F01"/>
    <w:rsid w:val="00095ABA"/>
    <w:rsid w:val="000A67A3"/>
    <w:rsid w:val="000A7B9D"/>
    <w:rsid w:val="000B0964"/>
    <w:rsid w:val="000B0F4F"/>
    <w:rsid w:val="000B27EC"/>
    <w:rsid w:val="000B6586"/>
    <w:rsid w:val="000B692B"/>
    <w:rsid w:val="000B6F5B"/>
    <w:rsid w:val="000C0EC5"/>
    <w:rsid w:val="000C6455"/>
    <w:rsid w:val="000C647F"/>
    <w:rsid w:val="000C6709"/>
    <w:rsid w:val="000D2AA5"/>
    <w:rsid w:val="000D37DD"/>
    <w:rsid w:val="000D3CFF"/>
    <w:rsid w:val="000D4428"/>
    <w:rsid w:val="000D4A42"/>
    <w:rsid w:val="000D4FBD"/>
    <w:rsid w:val="000D5B5C"/>
    <w:rsid w:val="000E07CF"/>
    <w:rsid w:val="000E2A25"/>
    <w:rsid w:val="000E3392"/>
    <w:rsid w:val="000E350A"/>
    <w:rsid w:val="000E5AB1"/>
    <w:rsid w:val="000E6071"/>
    <w:rsid w:val="000E712B"/>
    <w:rsid w:val="000F6891"/>
    <w:rsid w:val="000F7B60"/>
    <w:rsid w:val="00101AAD"/>
    <w:rsid w:val="00104FEC"/>
    <w:rsid w:val="0010671F"/>
    <w:rsid w:val="00106722"/>
    <w:rsid w:val="00106B4E"/>
    <w:rsid w:val="0011036D"/>
    <w:rsid w:val="00111BE4"/>
    <w:rsid w:val="00111CC5"/>
    <w:rsid w:val="00111FEB"/>
    <w:rsid w:val="00112384"/>
    <w:rsid w:val="00115A12"/>
    <w:rsid w:val="00116D5D"/>
    <w:rsid w:val="001171F9"/>
    <w:rsid w:val="001225B4"/>
    <w:rsid w:val="001229DF"/>
    <w:rsid w:val="00122F2D"/>
    <w:rsid w:val="00122F68"/>
    <w:rsid w:val="0012371A"/>
    <w:rsid w:val="00123A8C"/>
    <w:rsid w:val="00123C61"/>
    <w:rsid w:val="001249D4"/>
    <w:rsid w:val="001254FA"/>
    <w:rsid w:val="00126B1C"/>
    <w:rsid w:val="001275FF"/>
    <w:rsid w:val="001303E2"/>
    <w:rsid w:val="00132DA1"/>
    <w:rsid w:val="00132EDA"/>
    <w:rsid w:val="0013415F"/>
    <w:rsid w:val="00136756"/>
    <w:rsid w:val="00137D79"/>
    <w:rsid w:val="00143FCB"/>
    <w:rsid w:val="00145C12"/>
    <w:rsid w:val="00145EB8"/>
    <w:rsid w:val="00146C39"/>
    <w:rsid w:val="0014734F"/>
    <w:rsid w:val="00150636"/>
    <w:rsid w:val="001535D5"/>
    <w:rsid w:val="00153923"/>
    <w:rsid w:val="00154F7E"/>
    <w:rsid w:val="00156AF8"/>
    <w:rsid w:val="0015737F"/>
    <w:rsid w:val="0016072B"/>
    <w:rsid w:val="00161242"/>
    <w:rsid w:val="0016141B"/>
    <w:rsid w:val="001643DD"/>
    <w:rsid w:val="0016595A"/>
    <w:rsid w:val="001662A6"/>
    <w:rsid w:val="00166B2D"/>
    <w:rsid w:val="001677AE"/>
    <w:rsid w:val="001705E2"/>
    <w:rsid w:val="00171318"/>
    <w:rsid w:val="001724CD"/>
    <w:rsid w:val="00172A91"/>
    <w:rsid w:val="00172D26"/>
    <w:rsid w:val="00172E04"/>
    <w:rsid w:val="00174585"/>
    <w:rsid w:val="001747D4"/>
    <w:rsid w:val="001761A3"/>
    <w:rsid w:val="00176370"/>
    <w:rsid w:val="00177D1F"/>
    <w:rsid w:val="0018065A"/>
    <w:rsid w:val="00182348"/>
    <w:rsid w:val="00185AA2"/>
    <w:rsid w:val="00193BF1"/>
    <w:rsid w:val="001958E6"/>
    <w:rsid w:val="00197411"/>
    <w:rsid w:val="001A1224"/>
    <w:rsid w:val="001A131E"/>
    <w:rsid w:val="001A2374"/>
    <w:rsid w:val="001A41A6"/>
    <w:rsid w:val="001A502F"/>
    <w:rsid w:val="001A57B2"/>
    <w:rsid w:val="001A6A22"/>
    <w:rsid w:val="001A6C83"/>
    <w:rsid w:val="001A74E5"/>
    <w:rsid w:val="001B23F9"/>
    <w:rsid w:val="001B384B"/>
    <w:rsid w:val="001B4CCA"/>
    <w:rsid w:val="001B6352"/>
    <w:rsid w:val="001B7A88"/>
    <w:rsid w:val="001C0899"/>
    <w:rsid w:val="001C12BD"/>
    <w:rsid w:val="001C1DEF"/>
    <w:rsid w:val="001C3C7F"/>
    <w:rsid w:val="001C4BE7"/>
    <w:rsid w:val="001C541B"/>
    <w:rsid w:val="001C65FB"/>
    <w:rsid w:val="001C7CAE"/>
    <w:rsid w:val="001D06EB"/>
    <w:rsid w:val="001D12FE"/>
    <w:rsid w:val="001D5ECA"/>
    <w:rsid w:val="001E034C"/>
    <w:rsid w:val="001E195A"/>
    <w:rsid w:val="001E1BBF"/>
    <w:rsid w:val="001E4081"/>
    <w:rsid w:val="001E7B0E"/>
    <w:rsid w:val="001E7F6C"/>
    <w:rsid w:val="001F0E54"/>
    <w:rsid w:val="001F1B4E"/>
    <w:rsid w:val="001F3AD4"/>
    <w:rsid w:val="001F42BE"/>
    <w:rsid w:val="001F45E6"/>
    <w:rsid w:val="001F4656"/>
    <w:rsid w:val="001F667F"/>
    <w:rsid w:val="001F73C4"/>
    <w:rsid w:val="001F7C8D"/>
    <w:rsid w:val="002029AA"/>
    <w:rsid w:val="00203A04"/>
    <w:rsid w:val="00204626"/>
    <w:rsid w:val="00205452"/>
    <w:rsid w:val="002065CD"/>
    <w:rsid w:val="00210005"/>
    <w:rsid w:val="00210149"/>
    <w:rsid w:val="00210D4E"/>
    <w:rsid w:val="00211972"/>
    <w:rsid w:val="00214B4F"/>
    <w:rsid w:val="00215D13"/>
    <w:rsid w:val="002203AA"/>
    <w:rsid w:val="002205EA"/>
    <w:rsid w:val="00222069"/>
    <w:rsid w:val="00224559"/>
    <w:rsid w:val="00224B4B"/>
    <w:rsid w:val="00225190"/>
    <w:rsid w:val="00227B18"/>
    <w:rsid w:val="00230B88"/>
    <w:rsid w:val="00232437"/>
    <w:rsid w:val="0023298D"/>
    <w:rsid w:val="00232A5E"/>
    <w:rsid w:val="00233C51"/>
    <w:rsid w:val="00233D9B"/>
    <w:rsid w:val="00237190"/>
    <w:rsid w:val="00237648"/>
    <w:rsid w:val="00237E28"/>
    <w:rsid w:val="0024028E"/>
    <w:rsid w:val="00240D64"/>
    <w:rsid w:val="00244B71"/>
    <w:rsid w:val="0024599F"/>
    <w:rsid w:val="00245E5F"/>
    <w:rsid w:val="00247CF9"/>
    <w:rsid w:val="002524A4"/>
    <w:rsid w:val="0025389A"/>
    <w:rsid w:val="00253E85"/>
    <w:rsid w:val="002556E2"/>
    <w:rsid w:val="00255A0E"/>
    <w:rsid w:val="00255EB8"/>
    <w:rsid w:val="002608AC"/>
    <w:rsid w:val="002626E5"/>
    <w:rsid w:val="00262C7A"/>
    <w:rsid w:val="00264B23"/>
    <w:rsid w:val="00264D0B"/>
    <w:rsid w:val="0026542A"/>
    <w:rsid w:val="00266003"/>
    <w:rsid w:val="00267150"/>
    <w:rsid w:val="00267767"/>
    <w:rsid w:val="002733B4"/>
    <w:rsid w:val="00273742"/>
    <w:rsid w:val="00273B30"/>
    <w:rsid w:val="00276FFA"/>
    <w:rsid w:val="00280209"/>
    <w:rsid w:val="002823A1"/>
    <w:rsid w:val="00283A83"/>
    <w:rsid w:val="00285F02"/>
    <w:rsid w:val="00290C5A"/>
    <w:rsid w:val="00290D3F"/>
    <w:rsid w:val="00291645"/>
    <w:rsid w:val="00292123"/>
    <w:rsid w:val="00292E96"/>
    <w:rsid w:val="0029317B"/>
    <w:rsid w:val="002937E9"/>
    <w:rsid w:val="002A16BD"/>
    <w:rsid w:val="002A1F05"/>
    <w:rsid w:val="002A4B81"/>
    <w:rsid w:val="002A4E51"/>
    <w:rsid w:val="002A65A5"/>
    <w:rsid w:val="002A66CE"/>
    <w:rsid w:val="002A7B25"/>
    <w:rsid w:val="002B1990"/>
    <w:rsid w:val="002B5247"/>
    <w:rsid w:val="002B6960"/>
    <w:rsid w:val="002B7D2C"/>
    <w:rsid w:val="002C008B"/>
    <w:rsid w:val="002C1F46"/>
    <w:rsid w:val="002C393D"/>
    <w:rsid w:val="002C403A"/>
    <w:rsid w:val="002C4507"/>
    <w:rsid w:val="002C4799"/>
    <w:rsid w:val="002C5A79"/>
    <w:rsid w:val="002C6ABE"/>
    <w:rsid w:val="002C7EF4"/>
    <w:rsid w:val="002D0260"/>
    <w:rsid w:val="002D0EF3"/>
    <w:rsid w:val="002D1AB7"/>
    <w:rsid w:val="002D4A6B"/>
    <w:rsid w:val="002D5442"/>
    <w:rsid w:val="002D5600"/>
    <w:rsid w:val="002D6F9C"/>
    <w:rsid w:val="002E0A2A"/>
    <w:rsid w:val="002E0B88"/>
    <w:rsid w:val="002E0C94"/>
    <w:rsid w:val="002E164D"/>
    <w:rsid w:val="002E42C5"/>
    <w:rsid w:val="002E59B8"/>
    <w:rsid w:val="002E67E3"/>
    <w:rsid w:val="002E7AEC"/>
    <w:rsid w:val="002F0595"/>
    <w:rsid w:val="002F174E"/>
    <w:rsid w:val="002F21C9"/>
    <w:rsid w:val="002F5BF1"/>
    <w:rsid w:val="002F68E8"/>
    <w:rsid w:val="002F7789"/>
    <w:rsid w:val="003004C7"/>
    <w:rsid w:val="00300871"/>
    <w:rsid w:val="00300C81"/>
    <w:rsid w:val="003010FE"/>
    <w:rsid w:val="0030363A"/>
    <w:rsid w:val="003039A6"/>
    <w:rsid w:val="00303F7C"/>
    <w:rsid w:val="003052D3"/>
    <w:rsid w:val="0030649C"/>
    <w:rsid w:val="00307A2F"/>
    <w:rsid w:val="003108A2"/>
    <w:rsid w:val="00310ACD"/>
    <w:rsid w:val="00311841"/>
    <w:rsid w:val="00311CA9"/>
    <w:rsid w:val="003139F4"/>
    <w:rsid w:val="003151ED"/>
    <w:rsid w:val="00316786"/>
    <w:rsid w:val="00316B09"/>
    <w:rsid w:val="00316F8B"/>
    <w:rsid w:val="0032075B"/>
    <w:rsid w:val="00320AEB"/>
    <w:rsid w:val="0032123B"/>
    <w:rsid w:val="00321400"/>
    <w:rsid w:val="00322C84"/>
    <w:rsid w:val="00323B24"/>
    <w:rsid w:val="00325D3B"/>
    <w:rsid w:val="00326B5D"/>
    <w:rsid w:val="00327A9A"/>
    <w:rsid w:val="00330468"/>
    <w:rsid w:val="0033066D"/>
    <w:rsid w:val="00331F7A"/>
    <w:rsid w:val="00333AAF"/>
    <w:rsid w:val="00334583"/>
    <w:rsid w:val="003349F0"/>
    <w:rsid w:val="00334DEE"/>
    <w:rsid w:val="00341462"/>
    <w:rsid w:val="003416D6"/>
    <w:rsid w:val="00342033"/>
    <w:rsid w:val="00343214"/>
    <w:rsid w:val="00344305"/>
    <w:rsid w:val="003444C2"/>
    <w:rsid w:val="00345330"/>
    <w:rsid w:val="00345C46"/>
    <w:rsid w:val="0035161B"/>
    <w:rsid w:val="003520F6"/>
    <w:rsid w:val="003538AD"/>
    <w:rsid w:val="00361177"/>
    <w:rsid w:val="00361404"/>
    <w:rsid w:val="00362234"/>
    <w:rsid w:val="00364018"/>
    <w:rsid w:val="00366BEF"/>
    <w:rsid w:val="003671AD"/>
    <w:rsid w:val="00367DB7"/>
    <w:rsid w:val="003718FD"/>
    <w:rsid w:val="003725E4"/>
    <w:rsid w:val="00372782"/>
    <w:rsid w:val="00373052"/>
    <w:rsid w:val="0037362E"/>
    <w:rsid w:val="003739C3"/>
    <w:rsid w:val="00373DC9"/>
    <w:rsid w:val="00374C93"/>
    <w:rsid w:val="00375117"/>
    <w:rsid w:val="00375803"/>
    <w:rsid w:val="00375B98"/>
    <w:rsid w:val="0037620F"/>
    <w:rsid w:val="0037691A"/>
    <w:rsid w:val="00376C05"/>
    <w:rsid w:val="003774BB"/>
    <w:rsid w:val="003802A1"/>
    <w:rsid w:val="003803B4"/>
    <w:rsid w:val="00380B21"/>
    <w:rsid w:val="00382AA9"/>
    <w:rsid w:val="00383210"/>
    <w:rsid w:val="003838C0"/>
    <w:rsid w:val="00383F37"/>
    <w:rsid w:val="00384BF4"/>
    <w:rsid w:val="003872F0"/>
    <w:rsid w:val="003872F6"/>
    <w:rsid w:val="0039106F"/>
    <w:rsid w:val="00392E78"/>
    <w:rsid w:val="00395BD2"/>
    <w:rsid w:val="003965D0"/>
    <w:rsid w:val="00396785"/>
    <w:rsid w:val="003970F8"/>
    <w:rsid w:val="003A4177"/>
    <w:rsid w:val="003A5757"/>
    <w:rsid w:val="003A6BBB"/>
    <w:rsid w:val="003A7174"/>
    <w:rsid w:val="003A7537"/>
    <w:rsid w:val="003B11CC"/>
    <w:rsid w:val="003B2BC5"/>
    <w:rsid w:val="003B4DDB"/>
    <w:rsid w:val="003B6A99"/>
    <w:rsid w:val="003C0606"/>
    <w:rsid w:val="003C19A1"/>
    <w:rsid w:val="003C1EA7"/>
    <w:rsid w:val="003C3018"/>
    <w:rsid w:val="003C3919"/>
    <w:rsid w:val="003C42CC"/>
    <w:rsid w:val="003C4572"/>
    <w:rsid w:val="003C45E2"/>
    <w:rsid w:val="003C5689"/>
    <w:rsid w:val="003C5BE2"/>
    <w:rsid w:val="003D1CFD"/>
    <w:rsid w:val="003D2C66"/>
    <w:rsid w:val="003D4852"/>
    <w:rsid w:val="003D50C7"/>
    <w:rsid w:val="003D598C"/>
    <w:rsid w:val="003E28B6"/>
    <w:rsid w:val="003E2FCA"/>
    <w:rsid w:val="003E423A"/>
    <w:rsid w:val="003E483F"/>
    <w:rsid w:val="003E545D"/>
    <w:rsid w:val="003E794B"/>
    <w:rsid w:val="003E79AD"/>
    <w:rsid w:val="003F41EA"/>
    <w:rsid w:val="0040034F"/>
    <w:rsid w:val="00400D44"/>
    <w:rsid w:val="00401BE2"/>
    <w:rsid w:val="00402CDA"/>
    <w:rsid w:val="00403034"/>
    <w:rsid w:val="004048F5"/>
    <w:rsid w:val="00404FC0"/>
    <w:rsid w:val="00406F14"/>
    <w:rsid w:val="00407DC1"/>
    <w:rsid w:val="0041133E"/>
    <w:rsid w:val="00411876"/>
    <w:rsid w:val="00412D6F"/>
    <w:rsid w:val="00413FAF"/>
    <w:rsid w:val="004155B1"/>
    <w:rsid w:val="004158FB"/>
    <w:rsid w:val="0042017A"/>
    <w:rsid w:val="00420EB0"/>
    <w:rsid w:val="00421207"/>
    <w:rsid w:val="004214E0"/>
    <w:rsid w:val="0042161E"/>
    <w:rsid w:val="004216B4"/>
    <w:rsid w:val="004221DB"/>
    <w:rsid w:val="00424DF4"/>
    <w:rsid w:val="004303FA"/>
    <w:rsid w:val="0043068A"/>
    <w:rsid w:val="00432284"/>
    <w:rsid w:val="00436E26"/>
    <w:rsid w:val="00437C4D"/>
    <w:rsid w:val="004418C8"/>
    <w:rsid w:val="00441AB8"/>
    <w:rsid w:val="00442F35"/>
    <w:rsid w:val="00443E2A"/>
    <w:rsid w:val="00445D77"/>
    <w:rsid w:val="00446096"/>
    <w:rsid w:val="00447BC8"/>
    <w:rsid w:val="00450C2F"/>
    <w:rsid w:val="00452439"/>
    <w:rsid w:val="0045394F"/>
    <w:rsid w:val="00453977"/>
    <w:rsid w:val="00457A78"/>
    <w:rsid w:val="0046052F"/>
    <w:rsid w:val="004614DF"/>
    <w:rsid w:val="0046239E"/>
    <w:rsid w:val="00462903"/>
    <w:rsid w:val="004674D6"/>
    <w:rsid w:val="00471420"/>
    <w:rsid w:val="00471F99"/>
    <w:rsid w:val="00473088"/>
    <w:rsid w:val="00473489"/>
    <w:rsid w:val="004738B5"/>
    <w:rsid w:val="0047570D"/>
    <w:rsid w:val="004759AA"/>
    <w:rsid w:val="00476348"/>
    <w:rsid w:val="00476E61"/>
    <w:rsid w:val="004774A7"/>
    <w:rsid w:val="00477648"/>
    <w:rsid w:val="00477BAB"/>
    <w:rsid w:val="00480A50"/>
    <w:rsid w:val="00480D4A"/>
    <w:rsid w:val="00480E77"/>
    <w:rsid w:val="00481F43"/>
    <w:rsid w:val="00481FA4"/>
    <w:rsid w:val="00482BEA"/>
    <w:rsid w:val="004835F9"/>
    <w:rsid w:val="004842C7"/>
    <w:rsid w:val="0048466F"/>
    <w:rsid w:val="0048561C"/>
    <w:rsid w:val="004902B9"/>
    <w:rsid w:val="00490B7B"/>
    <w:rsid w:val="00490C39"/>
    <w:rsid w:val="0049315A"/>
    <w:rsid w:val="0049469E"/>
    <w:rsid w:val="0049574A"/>
    <w:rsid w:val="00495846"/>
    <w:rsid w:val="00495925"/>
    <w:rsid w:val="004A4549"/>
    <w:rsid w:val="004A4B23"/>
    <w:rsid w:val="004A4F1A"/>
    <w:rsid w:val="004B042F"/>
    <w:rsid w:val="004B1D5E"/>
    <w:rsid w:val="004B2497"/>
    <w:rsid w:val="004B2822"/>
    <w:rsid w:val="004B3BB3"/>
    <w:rsid w:val="004B3BD8"/>
    <w:rsid w:val="004B7759"/>
    <w:rsid w:val="004C15EA"/>
    <w:rsid w:val="004C2E95"/>
    <w:rsid w:val="004C3617"/>
    <w:rsid w:val="004C4C6A"/>
    <w:rsid w:val="004C6A39"/>
    <w:rsid w:val="004C754B"/>
    <w:rsid w:val="004D1D1C"/>
    <w:rsid w:val="004D5611"/>
    <w:rsid w:val="004D5AC6"/>
    <w:rsid w:val="004D5C26"/>
    <w:rsid w:val="004D720D"/>
    <w:rsid w:val="004D73B4"/>
    <w:rsid w:val="004D7E2E"/>
    <w:rsid w:val="004E0A60"/>
    <w:rsid w:val="004E0B0D"/>
    <w:rsid w:val="004E131E"/>
    <w:rsid w:val="004E1979"/>
    <w:rsid w:val="004E2497"/>
    <w:rsid w:val="004E4549"/>
    <w:rsid w:val="004E5463"/>
    <w:rsid w:val="004E58D3"/>
    <w:rsid w:val="004F02A1"/>
    <w:rsid w:val="004F1070"/>
    <w:rsid w:val="004F1F38"/>
    <w:rsid w:val="004F23D3"/>
    <w:rsid w:val="004F2471"/>
    <w:rsid w:val="004F5CDC"/>
    <w:rsid w:val="004F6C26"/>
    <w:rsid w:val="004F7135"/>
    <w:rsid w:val="004F78E4"/>
    <w:rsid w:val="00502848"/>
    <w:rsid w:val="00502ECB"/>
    <w:rsid w:val="00503AE3"/>
    <w:rsid w:val="0050427E"/>
    <w:rsid w:val="00504896"/>
    <w:rsid w:val="00504913"/>
    <w:rsid w:val="00504D66"/>
    <w:rsid w:val="00507818"/>
    <w:rsid w:val="0050798B"/>
    <w:rsid w:val="00510E9B"/>
    <w:rsid w:val="005116A4"/>
    <w:rsid w:val="00511B94"/>
    <w:rsid w:val="005134E2"/>
    <w:rsid w:val="0051396E"/>
    <w:rsid w:val="0051420D"/>
    <w:rsid w:val="00515E63"/>
    <w:rsid w:val="00517BF9"/>
    <w:rsid w:val="00517C8D"/>
    <w:rsid w:val="00520607"/>
    <w:rsid w:val="005212CE"/>
    <w:rsid w:val="00521DDF"/>
    <w:rsid w:val="00522471"/>
    <w:rsid w:val="005229D4"/>
    <w:rsid w:val="00522FB4"/>
    <w:rsid w:val="00525759"/>
    <w:rsid w:val="005273BC"/>
    <w:rsid w:val="00527FE1"/>
    <w:rsid w:val="005313E3"/>
    <w:rsid w:val="00532070"/>
    <w:rsid w:val="00532117"/>
    <w:rsid w:val="00532631"/>
    <w:rsid w:val="005339B2"/>
    <w:rsid w:val="00534959"/>
    <w:rsid w:val="00534D32"/>
    <w:rsid w:val="005358A0"/>
    <w:rsid w:val="00535946"/>
    <w:rsid w:val="00536E87"/>
    <w:rsid w:val="00537590"/>
    <w:rsid w:val="00537A65"/>
    <w:rsid w:val="00541063"/>
    <w:rsid w:val="005418D1"/>
    <w:rsid w:val="00541D9F"/>
    <w:rsid w:val="005435DA"/>
    <w:rsid w:val="00544E46"/>
    <w:rsid w:val="00550F8A"/>
    <w:rsid w:val="00552766"/>
    <w:rsid w:val="005534B9"/>
    <w:rsid w:val="0055484E"/>
    <w:rsid w:val="0055588C"/>
    <w:rsid w:val="005558A8"/>
    <w:rsid w:val="005566AF"/>
    <w:rsid w:val="00556D79"/>
    <w:rsid w:val="00557FE8"/>
    <w:rsid w:val="00566322"/>
    <w:rsid w:val="005664C0"/>
    <w:rsid w:val="00566E75"/>
    <w:rsid w:val="005673CF"/>
    <w:rsid w:val="00570212"/>
    <w:rsid w:val="00572643"/>
    <w:rsid w:val="00574454"/>
    <w:rsid w:val="00577EF8"/>
    <w:rsid w:val="0058125B"/>
    <w:rsid w:val="00581287"/>
    <w:rsid w:val="005813CD"/>
    <w:rsid w:val="005851BA"/>
    <w:rsid w:val="00586C56"/>
    <w:rsid w:val="00591B86"/>
    <w:rsid w:val="00592753"/>
    <w:rsid w:val="00594603"/>
    <w:rsid w:val="00596060"/>
    <w:rsid w:val="005961F2"/>
    <w:rsid w:val="005A046F"/>
    <w:rsid w:val="005A05A2"/>
    <w:rsid w:val="005A232A"/>
    <w:rsid w:val="005A388A"/>
    <w:rsid w:val="005A4418"/>
    <w:rsid w:val="005A4452"/>
    <w:rsid w:val="005A746B"/>
    <w:rsid w:val="005B453A"/>
    <w:rsid w:val="005B6C76"/>
    <w:rsid w:val="005B6DAF"/>
    <w:rsid w:val="005C072F"/>
    <w:rsid w:val="005C3094"/>
    <w:rsid w:val="005C36A1"/>
    <w:rsid w:val="005C4755"/>
    <w:rsid w:val="005C4915"/>
    <w:rsid w:val="005C53EA"/>
    <w:rsid w:val="005C5A90"/>
    <w:rsid w:val="005C7169"/>
    <w:rsid w:val="005C7DF2"/>
    <w:rsid w:val="005D005E"/>
    <w:rsid w:val="005D4098"/>
    <w:rsid w:val="005D6E20"/>
    <w:rsid w:val="005D7C37"/>
    <w:rsid w:val="005E2953"/>
    <w:rsid w:val="005E4597"/>
    <w:rsid w:val="005F090A"/>
    <w:rsid w:val="005F2305"/>
    <w:rsid w:val="005F568E"/>
    <w:rsid w:val="005F57F2"/>
    <w:rsid w:val="005F6B2C"/>
    <w:rsid w:val="005F7067"/>
    <w:rsid w:val="00601021"/>
    <w:rsid w:val="006023D4"/>
    <w:rsid w:val="006103DD"/>
    <w:rsid w:val="006110D6"/>
    <w:rsid w:val="006116B3"/>
    <w:rsid w:val="00612002"/>
    <w:rsid w:val="0061308A"/>
    <w:rsid w:val="006132D3"/>
    <w:rsid w:val="006134E6"/>
    <w:rsid w:val="00613C90"/>
    <w:rsid w:val="00613F37"/>
    <w:rsid w:val="00614AB9"/>
    <w:rsid w:val="00616962"/>
    <w:rsid w:val="00617504"/>
    <w:rsid w:val="00617BE9"/>
    <w:rsid w:val="0062295C"/>
    <w:rsid w:val="00622B9A"/>
    <w:rsid w:val="00623838"/>
    <w:rsid w:val="0062408E"/>
    <w:rsid w:val="006247C0"/>
    <w:rsid w:val="00625921"/>
    <w:rsid w:val="00626207"/>
    <w:rsid w:val="006269C7"/>
    <w:rsid w:val="00627013"/>
    <w:rsid w:val="006278F1"/>
    <w:rsid w:val="00630501"/>
    <w:rsid w:val="006308B4"/>
    <w:rsid w:val="00631B4C"/>
    <w:rsid w:val="0063479A"/>
    <w:rsid w:val="00634B38"/>
    <w:rsid w:val="00636659"/>
    <w:rsid w:val="006416DC"/>
    <w:rsid w:val="006417E8"/>
    <w:rsid w:val="006443AC"/>
    <w:rsid w:val="006474C5"/>
    <w:rsid w:val="0064791C"/>
    <w:rsid w:val="00647A95"/>
    <w:rsid w:val="00651E08"/>
    <w:rsid w:val="00652493"/>
    <w:rsid w:val="0065345D"/>
    <w:rsid w:val="00654620"/>
    <w:rsid w:val="006602E8"/>
    <w:rsid w:val="006604E6"/>
    <w:rsid w:val="00660676"/>
    <w:rsid w:val="00660D8E"/>
    <w:rsid w:val="0066240D"/>
    <w:rsid w:val="00664D32"/>
    <w:rsid w:val="0066698D"/>
    <w:rsid w:val="00671691"/>
    <w:rsid w:val="00672E63"/>
    <w:rsid w:val="00673ABA"/>
    <w:rsid w:val="00675C77"/>
    <w:rsid w:val="00676BE4"/>
    <w:rsid w:val="00677032"/>
    <w:rsid w:val="00677B4D"/>
    <w:rsid w:val="0068269C"/>
    <w:rsid w:val="00683B8B"/>
    <w:rsid w:val="0068557A"/>
    <w:rsid w:val="00685E74"/>
    <w:rsid w:val="00691FC5"/>
    <w:rsid w:val="00693025"/>
    <w:rsid w:val="0069435B"/>
    <w:rsid w:val="006962A6"/>
    <w:rsid w:val="00697304"/>
    <w:rsid w:val="00697D2D"/>
    <w:rsid w:val="00697F37"/>
    <w:rsid w:val="006A5E31"/>
    <w:rsid w:val="006A74C1"/>
    <w:rsid w:val="006B05D9"/>
    <w:rsid w:val="006B15A7"/>
    <w:rsid w:val="006B1631"/>
    <w:rsid w:val="006B308A"/>
    <w:rsid w:val="006B4B81"/>
    <w:rsid w:val="006B5C43"/>
    <w:rsid w:val="006B6A5C"/>
    <w:rsid w:val="006B732E"/>
    <w:rsid w:val="006C4C04"/>
    <w:rsid w:val="006C5A4E"/>
    <w:rsid w:val="006C62DF"/>
    <w:rsid w:val="006C77AD"/>
    <w:rsid w:val="006D0421"/>
    <w:rsid w:val="006D0BBD"/>
    <w:rsid w:val="006D1AEA"/>
    <w:rsid w:val="006D2905"/>
    <w:rsid w:val="006D2D59"/>
    <w:rsid w:val="006D4412"/>
    <w:rsid w:val="006D608B"/>
    <w:rsid w:val="006D75B3"/>
    <w:rsid w:val="006D7D7B"/>
    <w:rsid w:val="006E096D"/>
    <w:rsid w:val="006E1C0B"/>
    <w:rsid w:val="006E2ACB"/>
    <w:rsid w:val="006E3DFC"/>
    <w:rsid w:val="006E4EC1"/>
    <w:rsid w:val="006F0E81"/>
    <w:rsid w:val="006F36FE"/>
    <w:rsid w:val="006F3811"/>
    <w:rsid w:val="006F38CE"/>
    <w:rsid w:val="006F4F5C"/>
    <w:rsid w:val="006F5346"/>
    <w:rsid w:val="006F733B"/>
    <w:rsid w:val="0070441C"/>
    <w:rsid w:val="0070640C"/>
    <w:rsid w:val="00706FC6"/>
    <w:rsid w:val="0070715A"/>
    <w:rsid w:val="00710945"/>
    <w:rsid w:val="00710EDA"/>
    <w:rsid w:val="00711CA9"/>
    <w:rsid w:val="007154E3"/>
    <w:rsid w:val="0071574A"/>
    <w:rsid w:val="0072239E"/>
    <w:rsid w:val="007223DF"/>
    <w:rsid w:val="007225D6"/>
    <w:rsid w:val="00722DAF"/>
    <w:rsid w:val="0072321D"/>
    <w:rsid w:val="00723924"/>
    <w:rsid w:val="00725E6C"/>
    <w:rsid w:val="00726599"/>
    <w:rsid w:val="007269C7"/>
    <w:rsid w:val="00731415"/>
    <w:rsid w:val="00731578"/>
    <w:rsid w:val="007319AE"/>
    <w:rsid w:val="00734011"/>
    <w:rsid w:val="007349F7"/>
    <w:rsid w:val="00734EF5"/>
    <w:rsid w:val="007350F5"/>
    <w:rsid w:val="007354D0"/>
    <w:rsid w:val="00737962"/>
    <w:rsid w:val="007400F0"/>
    <w:rsid w:val="00740BD6"/>
    <w:rsid w:val="007419E2"/>
    <w:rsid w:val="007438D6"/>
    <w:rsid w:val="0074395F"/>
    <w:rsid w:val="0074422D"/>
    <w:rsid w:val="00745718"/>
    <w:rsid w:val="0074654D"/>
    <w:rsid w:val="00747DF4"/>
    <w:rsid w:val="00752DD2"/>
    <w:rsid w:val="007566F3"/>
    <w:rsid w:val="007608B8"/>
    <w:rsid w:val="00760B23"/>
    <w:rsid w:val="0076482A"/>
    <w:rsid w:val="0076681B"/>
    <w:rsid w:val="00766FB3"/>
    <w:rsid w:val="00771565"/>
    <w:rsid w:val="00771572"/>
    <w:rsid w:val="00772242"/>
    <w:rsid w:val="00772812"/>
    <w:rsid w:val="0077302B"/>
    <w:rsid w:val="007810F1"/>
    <w:rsid w:val="00781461"/>
    <w:rsid w:val="00782171"/>
    <w:rsid w:val="00782373"/>
    <w:rsid w:val="00784BB0"/>
    <w:rsid w:val="007853D5"/>
    <w:rsid w:val="007854CF"/>
    <w:rsid w:val="00785C69"/>
    <w:rsid w:val="00790708"/>
    <w:rsid w:val="00791591"/>
    <w:rsid w:val="00793403"/>
    <w:rsid w:val="00795416"/>
    <w:rsid w:val="00795A2F"/>
    <w:rsid w:val="00797755"/>
    <w:rsid w:val="007A00D3"/>
    <w:rsid w:val="007A125E"/>
    <w:rsid w:val="007A1F99"/>
    <w:rsid w:val="007A2B4C"/>
    <w:rsid w:val="007A3428"/>
    <w:rsid w:val="007A444B"/>
    <w:rsid w:val="007A4F31"/>
    <w:rsid w:val="007A51F0"/>
    <w:rsid w:val="007A56E0"/>
    <w:rsid w:val="007A6AF2"/>
    <w:rsid w:val="007A6FC8"/>
    <w:rsid w:val="007B03D2"/>
    <w:rsid w:val="007B06C6"/>
    <w:rsid w:val="007B0FCC"/>
    <w:rsid w:val="007B42D8"/>
    <w:rsid w:val="007B4501"/>
    <w:rsid w:val="007B59F9"/>
    <w:rsid w:val="007B6843"/>
    <w:rsid w:val="007B78E4"/>
    <w:rsid w:val="007B7E4E"/>
    <w:rsid w:val="007C1834"/>
    <w:rsid w:val="007C2193"/>
    <w:rsid w:val="007C45FB"/>
    <w:rsid w:val="007C4B66"/>
    <w:rsid w:val="007C5893"/>
    <w:rsid w:val="007D0A4E"/>
    <w:rsid w:val="007D0F1C"/>
    <w:rsid w:val="007D1E5B"/>
    <w:rsid w:val="007D44DA"/>
    <w:rsid w:val="007D5D4C"/>
    <w:rsid w:val="007D6C14"/>
    <w:rsid w:val="007D77C7"/>
    <w:rsid w:val="007D7C5D"/>
    <w:rsid w:val="007E194A"/>
    <w:rsid w:val="007E28BE"/>
    <w:rsid w:val="007E535A"/>
    <w:rsid w:val="007E6C9C"/>
    <w:rsid w:val="007E7631"/>
    <w:rsid w:val="007E7953"/>
    <w:rsid w:val="007E7BDA"/>
    <w:rsid w:val="007E7D03"/>
    <w:rsid w:val="007F0427"/>
    <w:rsid w:val="007F04E2"/>
    <w:rsid w:val="007F073D"/>
    <w:rsid w:val="007F1699"/>
    <w:rsid w:val="007F20A0"/>
    <w:rsid w:val="007F240D"/>
    <w:rsid w:val="007F2A9D"/>
    <w:rsid w:val="007F2CDE"/>
    <w:rsid w:val="007F300D"/>
    <w:rsid w:val="007F446B"/>
    <w:rsid w:val="007F6552"/>
    <w:rsid w:val="00800824"/>
    <w:rsid w:val="008010D6"/>
    <w:rsid w:val="00802358"/>
    <w:rsid w:val="008023E0"/>
    <w:rsid w:val="008044DE"/>
    <w:rsid w:val="00804A0F"/>
    <w:rsid w:val="00805D0A"/>
    <w:rsid w:val="00806A94"/>
    <w:rsid w:val="00807F2F"/>
    <w:rsid w:val="00811119"/>
    <w:rsid w:val="0081274B"/>
    <w:rsid w:val="0081284E"/>
    <w:rsid w:val="00813BED"/>
    <w:rsid w:val="00814282"/>
    <w:rsid w:val="00815758"/>
    <w:rsid w:val="00815792"/>
    <w:rsid w:val="00820234"/>
    <w:rsid w:val="00820A3E"/>
    <w:rsid w:val="00820FB7"/>
    <w:rsid w:val="0082183D"/>
    <w:rsid w:val="0082193F"/>
    <w:rsid w:val="00821C20"/>
    <w:rsid w:val="00822485"/>
    <w:rsid w:val="00822CF7"/>
    <w:rsid w:val="0082321C"/>
    <w:rsid w:val="0082367C"/>
    <w:rsid w:val="00823C95"/>
    <w:rsid w:val="00823D2E"/>
    <w:rsid w:val="00823F36"/>
    <w:rsid w:val="0082730D"/>
    <w:rsid w:val="00830516"/>
    <w:rsid w:val="00831933"/>
    <w:rsid w:val="00831A3F"/>
    <w:rsid w:val="00832B78"/>
    <w:rsid w:val="008341C4"/>
    <w:rsid w:val="008379F2"/>
    <w:rsid w:val="00840141"/>
    <w:rsid w:val="00840CB7"/>
    <w:rsid w:val="00840E93"/>
    <w:rsid w:val="00841143"/>
    <w:rsid w:val="0084248E"/>
    <w:rsid w:val="00844414"/>
    <w:rsid w:val="00844D68"/>
    <w:rsid w:val="00844D82"/>
    <w:rsid w:val="00845330"/>
    <w:rsid w:val="00846270"/>
    <w:rsid w:val="00846AA3"/>
    <w:rsid w:val="00846E60"/>
    <w:rsid w:val="0084755A"/>
    <w:rsid w:val="0085173F"/>
    <w:rsid w:val="00854DFE"/>
    <w:rsid w:val="0085560C"/>
    <w:rsid w:val="0085589C"/>
    <w:rsid w:val="00856703"/>
    <w:rsid w:val="0085701E"/>
    <w:rsid w:val="008571F6"/>
    <w:rsid w:val="0085756D"/>
    <w:rsid w:val="00861208"/>
    <w:rsid w:val="008612EF"/>
    <w:rsid w:val="0086203A"/>
    <w:rsid w:val="00863C85"/>
    <w:rsid w:val="00864893"/>
    <w:rsid w:val="00864B43"/>
    <w:rsid w:val="00864C02"/>
    <w:rsid w:val="00866EC6"/>
    <w:rsid w:val="008673FF"/>
    <w:rsid w:val="008700FF"/>
    <w:rsid w:val="00873D72"/>
    <w:rsid w:val="008744E0"/>
    <w:rsid w:val="00874B53"/>
    <w:rsid w:val="00875DE6"/>
    <w:rsid w:val="0087601E"/>
    <w:rsid w:val="008774C7"/>
    <w:rsid w:val="00882965"/>
    <w:rsid w:val="00883272"/>
    <w:rsid w:val="00884374"/>
    <w:rsid w:val="00885138"/>
    <w:rsid w:val="0088533B"/>
    <w:rsid w:val="0088562A"/>
    <w:rsid w:val="008875B1"/>
    <w:rsid w:val="008876B2"/>
    <w:rsid w:val="00890C21"/>
    <w:rsid w:val="00891394"/>
    <w:rsid w:val="0089153D"/>
    <w:rsid w:val="00891559"/>
    <w:rsid w:val="00892062"/>
    <w:rsid w:val="00894440"/>
    <w:rsid w:val="008951C9"/>
    <w:rsid w:val="0089752C"/>
    <w:rsid w:val="00897F1A"/>
    <w:rsid w:val="008A085F"/>
    <w:rsid w:val="008A1386"/>
    <w:rsid w:val="008A29D5"/>
    <w:rsid w:val="008A30FB"/>
    <w:rsid w:val="008A3238"/>
    <w:rsid w:val="008A3658"/>
    <w:rsid w:val="008A7DC9"/>
    <w:rsid w:val="008B07E4"/>
    <w:rsid w:val="008B0B85"/>
    <w:rsid w:val="008B1000"/>
    <w:rsid w:val="008B1F99"/>
    <w:rsid w:val="008B3A00"/>
    <w:rsid w:val="008B4824"/>
    <w:rsid w:val="008B49DE"/>
    <w:rsid w:val="008B563D"/>
    <w:rsid w:val="008B5B75"/>
    <w:rsid w:val="008B5D3D"/>
    <w:rsid w:val="008B7B0F"/>
    <w:rsid w:val="008C08E9"/>
    <w:rsid w:val="008C2252"/>
    <w:rsid w:val="008C29B0"/>
    <w:rsid w:val="008C315D"/>
    <w:rsid w:val="008C4DF0"/>
    <w:rsid w:val="008C5EF1"/>
    <w:rsid w:val="008C7D53"/>
    <w:rsid w:val="008D2521"/>
    <w:rsid w:val="008D4917"/>
    <w:rsid w:val="008E2A86"/>
    <w:rsid w:val="008E3ED4"/>
    <w:rsid w:val="008E3FF1"/>
    <w:rsid w:val="008E478E"/>
    <w:rsid w:val="008E5B11"/>
    <w:rsid w:val="008E6B85"/>
    <w:rsid w:val="008E73CE"/>
    <w:rsid w:val="008E7EBE"/>
    <w:rsid w:val="008F0016"/>
    <w:rsid w:val="008F13D6"/>
    <w:rsid w:val="008F272D"/>
    <w:rsid w:val="008F3CBF"/>
    <w:rsid w:val="008F4C5A"/>
    <w:rsid w:val="008F5384"/>
    <w:rsid w:val="008F65C3"/>
    <w:rsid w:val="008F65F2"/>
    <w:rsid w:val="008F6701"/>
    <w:rsid w:val="008F710C"/>
    <w:rsid w:val="009021DE"/>
    <w:rsid w:val="009041CD"/>
    <w:rsid w:val="0090504B"/>
    <w:rsid w:val="00905759"/>
    <w:rsid w:val="009069FA"/>
    <w:rsid w:val="009116BC"/>
    <w:rsid w:val="0091190E"/>
    <w:rsid w:val="00912ABF"/>
    <w:rsid w:val="00913039"/>
    <w:rsid w:val="00914464"/>
    <w:rsid w:val="009150EA"/>
    <w:rsid w:val="00915523"/>
    <w:rsid w:val="0091774C"/>
    <w:rsid w:val="009208F5"/>
    <w:rsid w:val="00920B5C"/>
    <w:rsid w:val="00921DF3"/>
    <w:rsid w:val="00924346"/>
    <w:rsid w:val="00927ABB"/>
    <w:rsid w:val="00930B53"/>
    <w:rsid w:val="00933179"/>
    <w:rsid w:val="00934884"/>
    <w:rsid w:val="00934EC1"/>
    <w:rsid w:val="009351C7"/>
    <w:rsid w:val="009354F0"/>
    <w:rsid w:val="0093716B"/>
    <w:rsid w:val="00937D84"/>
    <w:rsid w:val="00942C4C"/>
    <w:rsid w:val="00944FBF"/>
    <w:rsid w:val="0095066A"/>
    <w:rsid w:val="00951CEC"/>
    <w:rsid w:val="009522E9"/>
    <w:rsid w:val="009538BF"/>
    <w:rsid w:val="0095583C"/>
    <w:rsid w:val="00956C75"/>
    <w:rsid w:val="00960F10"/>
    <w:rsid w:val="00961D4E"/>
    <w:rsid w:val="00962AB6"/>
    <w:rsid w:val="009647B8"/>
    <w:rsid w:val="00964B8F"/>
    <w:rsid w:val="0096566D"/>
    <w:rsid w:val="0097070C"/>
    <w:rsid w:val="0097080C"/>
    <w:rsid w:val="00971450"/>
    <w:rsid w:val="00974BA1"/>
    <w:rsid w:val="00977851"/>
    <w:rsid w:val="009779A4"/>
    <w:rsid w:val="00980B8F"/>
    <w:rsid w:val="0098111C"/>
    <w:rsid w:val="00982107"/>
    <w:rsid w:val="009827A2"/>
    <w:rsid w:val="00982BD2"/>
    <w:rsid w:val="00983FCE"/>
    <w:rsid w:val="00984D08"/>
    <w:rsid w:val="00984E2A"/>
    <w:rsid w:val="00987C2F"/>
    <w:rsid w:val="00990C1E"/>
    <w:rsid w:val="00992326"/>
    <w:rsid w:val="00993014"/>
    <w:rsid w:val="00993356"/>
    <w:rsid w:val="009933C4"/>
    <w:rsid w:val="00993B6E"/>
    <w:rsid w:val="009956A4"/>
    <w:rsid w:val="00995E36"/>
    <w:rsid w:val="00996D25"/>
    <w:rsid w:val="00997EE2"/>
    <w:rsid w:val="009A0671"/>
    <w:rsid w:val="009A2739"/>
    <w:rsid w:val="009A43D2"/>
    <w:rsid w:val="009A5038"/>
    <w:rsid w:val="009A512D"/>
    <w:rsid w:val="009A6F02"/>
    <w:rsid w:val="009A7C7A"/>
    <w:rsid w:val="009B0946"/>
    <w:rsid w:val="009B4372"/>
    <w:rsid w:val="009B4720"/>
    <w:rsid w:val="009B48F4"/>
    <w:rsid w:val="009B4D4B"/>
    <w:rsid w:val="009B4F61"/>
    <w:rsid w:val="009B5787"/>
    <w:rsid w:val="009B5BFD"/>
    <w:rsid w:val="009B60E0"/>
    <w:rsid w:val="009B67AF"/>
    <w:rsid w:val="009B69B6"/>
    <w:rsid w:val="009B71DA"/>
    <w:rsid w:val="009B7AF8"/>
    <w:rsid w:val="009B7D7D"/>
    <w:rsid w:val="009C1755"/>
    <w:rsid w:val="009C1B43"/>
    <w:rsid w:val="009C62F1"/>
    <w:rsid w:val="009D12D2"/>
    <w:rsid w:val="009D25C5"/>
    <w:rsid w:val="009D25F3"/>
    <w:rsid w:val="009D5B47"/>
    <w:rsid w:val="009D61CF"/>
    <w:rsid w:val="009D6E09"/>
    <w:rsid w:val="009D7553"/>
    <w:rsid w:val="009D763F"/>
    <w:rsid w:val="009E1665"/>
    <w:rsid w:val="009E2375"/>
    <w:rsid w:val="009E2CCE"/>
    <w:rsid w:val="009E4022"/>
    <w:rsid w:val="009E625F"/>
    <w:rsid w:val="009E7A5F"/>
    <w:rsid w:val="009F0A4D"/>
    <w:rsid w:val="009F338A"/>
    <w:rsid w:val="009F36CC"/>
    <w:rsid w:val="009F3983"/>
    <w:rsid w:val="009F42E8"/>
    <w:rsid w:val="009F55BE"/>
    <w:rsid w:val="00A040D5"/>
    <w:rsid w:val="00A0561A"/>
    <w:rsid w:val="00A0602A"/>
    <w:rsid w:val="00A065F7"/>
    <w:rsid w:val="00A0668B"/>
    <w:rsid w:val="00A06903"/>
    <w:rsid w:val="00A07438"/>
    <w:rsid w:val="00A07C97"/>
    <w:rsid w:val="00A104AD"/>
    <w:rsid w:val="00A107B4"/>
    <w:rsid w:val="00A11200"/>
    <w:rsid w:val="00A12A03"/>
    <w:rsid w:val="00A14396"/>
    <w:rsid w:val="00A15AF7"/>
    <w:rsid w:val="00A16FBB"/>
    <w:rsid w:val="00A21EDD"/>
    <w:rsid w:val="00A23041"/>
    <w:rsid w:val="00A2364C"/>
    <w:rsid w:val="00A2605E"/>
    <w:rsid w:val="00A26B7B"/>
    <w:rsid w:val="00A272BE"/>
    <w:rsid w:val="00A27776"/>
    <w:rsid w:val="00A27B14"/>
    <w:rsid w:val="00A30557"/>
    <w:rsid w:val="00A30876"/>
    <w:rsid w:val="00A308FF"/>
    <w:rsid w:val="00A31041"/>
    <w:rsid w:val="00A3115D"/>
    <w:rsid w:val="00A33A0E"/>
    <w:rsid w:val="00A3422F"/>
    <w:rsid w:val="00A364AB"/>
    <w:rsid w:val="00A37232"/>
    <w:rsid w:val="00A40FF8"/>
    <w:rsid w:val="00A41871"/>
    <w:rsid w:val="00A41CE1"/>
    <w:rsid w:val="00A421BC"/>
    <w:rsid w:val="00A42352"/>
    <w:rsid w:val="00A46DAE"/>
    <w:rsid w:val="00A52327"/>
    <w:rsid w:val="00A53372"/>
    <w:rsid w:val="00A538E7"/>
    <w:rsid w:val="00A5412C"/>
    <w:rsid w:val="00A549A1"/>
    <w:rsid w:val="00A54BB8"/>
    <w:rsid w:val="00A54CB6"/>
    <w:rsid w:val="00A55396"/>
    <w:rsid w:val="00A55C1E"/>
    <w:rsid w:val="00A56564"/>
    <w:rsid w:val="00A56F98"/>
    <w:rsid w:val="00A61AB5"/>
    <w:rsid w:val="00A62BEF"/>
    <w:rsid w:val="00A6307B"/>
    <w:rsid w:val="00A638F7"/>
    <w:rsid w:val="00A63A3B"/>
    <w:rsid w:val="00A65046"/>
    <w:rsid w:val="00A67EE4"/>
    <w:rsid w:val="00A708EB"/>
    <w:rsid w:val="00A71739"/>
    <w:rsid w:val="00A7177F"/>
    <w:rsid w:val="00A71F52"/>
    <w:rsid w:val="00A727CD"/>
    <w:rsid w:val="00A73273"/>
    <w:rsid w:val="00A734E3"/>
    <w:rsid w:val="00A74427"/>
    <w:rsid w:val="00A74C7C"/>
    <w:rsid w:val="00A75826"/>
    <w:rsid w:val="00A7648E"/>
    <w:rsid w:val="00A76B91"/>
    <w:rsid w:val="00A825D6"/>
    <w:rsid w:val="00A82764"/>
    <w:rsid w:val="00A8528C"/>
    <w:rsid w:val="00A8546A"/>
    <w:rsid w:val="00A86623"/>
    <w:rsid w:val="00A87A04"/>
    <w:rsid w:val="00A91D3C"/>
    <w:rsid w:val="00A92C0B"/>
    <w:rsid w:val="00A94748"/>
    <w:rsid w:val="00A950FA"/>
    <w:rsid w:val="00A97135"/>
    <w:rsid w:val="00A974EF"/>
    <w:rsid w:val="00A97BDA"/>
    <w:rsid w:val="00AA0091"/>
    <w:rsid w:val="00AA2FA2"/>
    <w:rsid w:val="00AA45B8"/>
    <w:rsid w:val="00AA6D62"/>
    <w:rsid w:val="00AA7595"/>
    <w:rsid w:val="00AB070D"/>
    <w:rsid w:val="00AB2209"/>
    <w:rsid w:val="00AB2845"/>
    <w:rsid w:val="00AB2A26"/>
    <w:rsid w:val="00AB2D9D"/>
    <w:rsid w:val="00AB3592"/>
    <w:rsid w:val="00AB52D4"/>
    <w:rsid w:val="00AB596D"/>
    <w:rsid w:val="00AB5CBE"/>
    <w:rsid w:val="00AB6EAF"/>
    <w:rsid w:val="00AB745C"/>
    <w:rsid w:val="00AB7EB2"/>
    <w:rsid w:val="00AC0E99"/>
    <w:rsid w:val="00AC2B21"/>
    <w:rsid w:val="00AC62A6"/>
    <w:rsid w:val="00AD168B"/>
    <w:rsid w:val="00AD27D2"/>
    <w:rsid w:val="00AD4D58"/>
    <w:rsid w:val="00AD54C7"/>
    <w:rsid w:val="00AD5C21"/>
    <w:rsid w:val="00AD67DD"/>
    <w:rsid w:val="00AD6E28"/>
    <w:rsid w:val="00AD6FF4"/>
    <w:rsid w:val="00AD7B28"/>
    <w:rsid w:val="00AE0200"/>
    <w:rsid w:val="00AE09FF"/>
    <w:rsid w:val="00AE1551"/>
    <w:rsid w:val="00AE6813"/>
    <w:rsid w:val="00AE691D"/>
    <w:rsid w:val="00AE6E80"/>
    <w:rsid w:val="00AF1DAD"/>
    <w:rsid w:val="00AF1F2E"/>
    <w:rsid w:val="00AF221C"/>
    <w:rsid w:val="00AF2833"/>
    <w:rsid w:val="00AF4B2A"/>
    <w:rsid w:val="00AF60D3"/>
    <w:rsid w:val="00AF6B6D"/>
    <w:rsid w:val="00B018F2"/>
    <w:rsid w:val="00B02C4E"/>
    <w:rsid w:val="00B04082"/>
    <w:rsid w:val="00B04539"/>
    <w:rsid w:val="00B0578E"/>
    <w:rsid w:val="00B077C0"/>
    <w:rsid w:val="00B07857"/>
    <w:rsid w:val="00B07AF4"/>
    <w:rsid w:val="00B07B86"/>
    <w:rsid w:val="00B10732"/>
    <w:rsid w:val="00B1140C"/>
    <w:rsid w:val="00B115F2"/>
    <w:rsid w:val="00B11660"/>
    <w:rsid w:val="00B1184D"/>
    <w:rsid w:val="00B14B16"/>
    <w:rsid w:val="00B15402"/>
    <w:rsid w:val="00B1628B"/>
    <w:rsid w:val="00B16438"/>
    <w:rsid w:val="00B1716E"/>
    <w:rsid w:val="00B17DE0"/>
    <w:rsid w:val="00B218CA"/>
    <w:rsid w:val="00B242B2"/>
    <w:rsid w:val="00B2473A"/>
    <w:rsid w:val="00B257E2"/>
    <w:rsid w:val="00B31E0C"/>
    <w:rsid w:val="00B33A23"/>
    <w:rsid w:val="00B36905"/>
    <w:rsid w:val="00B36BA2"/>
    <w:rsid w:val="00B36ED6"/>
    <w:rsid w:val="00B40AA9"/>
    <w:rsid w:val="00B41A6D"/>
    <w:rsid w:val="00B41DD2"/>
    <w:rsid w:val="00B4310A"/>
    <w:rsid w:val="00B439E2"/>
    <w:rsid w:val="00B5074D"/>
    <w:rsid w:val="00B50F20"/>
    <w:rsid w:val="00B510DE"/>
    <w:rsid w:val="00B51557"/>
    <w:rsid w:val="00B52B3C"/>
    <w:rsid w:val="00B53BF5"/>
    <w:rsid w:val="00B544AE"/>
    <w:rsid w:val="00B54517"/>
    <w:rsid w:val="00B55F39"/>
    <w:rsid w:val="00B562B0"/>
    <w:rsid w:val="00B626A0"/>
    <w:rsid w:val="00B62C2B"/>
    <w:rsid w:val="00B6330E"/>
    <w:rsid w:val="00B6334A"/>
    <w:rsid w:val="00B64BE9"/>
    <w:rsid w:val="00B64E40"/>
    <w:rsid w:val="00B653BF"/>
    <w:rsid w:val="00B66492"/>
    <w:rsid w:val="00B6710A"/>
    <w:rsid w:val="00B7002A"/>
    <w:rsid w:val="00B70483"/>
    <w:rsid w:val="00B70983"/>
    <w:rsid w:val="00B70BCE"/>
    <w:rsid w:val="00B70E97"/>
    <w:rsid w:val="00B720D1"/>
    <w:rsid w:val="00B72288"/>
    <w:rsid w:val="00B7432F"/>
    <w:rsid w:val="00B75BB1"/>
    <w:rsid w:val="00B75E0D"/>
    <w:rsid w:val="00B76195"/>
    <w:rsid w:val="00B7669E"/>
    <w:rsid w:val="00B76B51"/>
    <w:rsid w:val="00B76C75"/>
    <w:rsid w:val="00B76EEA"/>
    <w:rsid w:val="00B80C44"/>
    <w:rsid w:val="00B8163F"/>
    <w:rsid w:val="00B82E7D"/>
    <w:rsid w:val="00B84530"/>
    <w:rsid w:val="00B850E2"/>
    <w:rsid w:val="00B85582"/>
    <w:rsid w:val="00B87496"/>
    <w:rsid w:val="00B878FB"/>
    <w:rsid w:val="00B917D9"/>
    <w:rsid w:val="00B92302"/>
    <w:rsid w:val="00B93052"/>
    <w:rsid w:val="00B93F0F"/>
    <w:rsid w:val="00B943EA"/>
    <w:rsid w:val="00B97117"/>
    <w:rsid w:val="00B97541"/>
    <w:rsid w:val="00B97CCC"/>
    <w:rsid w:val="00B97CF1"/>
    <w:rsid w:val="00BA0686"/>
    <w:rsid w:val="00BA0D06"/>
    <w:rsid w:val="00BA49AE"/>
    <w:rsid w:val="00BA5C0D"/>
    <w:rsid w:val="00BA6765"/>
    <w:rsid w:val="00BA7B01"/>
    <w:rsid w:val="00BB38FB"/>
    <w:rsid w:val="00BB477F"/>
    <w:rsid w:val="00BB6C57"/>
    <w:rsid w:val="00BB7525"/>
    <w:rsid w:val="00BC13FD"/>
    <w:rsid w:val="00BC6A48"/>
    <w:rsid w:val="00BC7F2D"/>
    <w:rsid w:val="00BD1178"/>
    <w:rsid w:val="00BD32DF"/>
    <w:rsid w:val="00BD4D7C"/>
    <w:rsid w:val="00BD5070"/>
    <w:rsid w:val="00BD6067"/>
    <w:rsid w:val="00BD67BB"/>
    <w:rsid w:val="00BE0046"/>
    <w:rsid w:val="00BE11A6"/>
    <w:rsid w:val="00BE2574"/>
    <w:rsid w:val="00BE28EF"/>
    <w:rsid w:val="00BE3A8F"/>
    <w:rsid w:val="00BE428B"/>
    <w:rsid w:val="00BF0F6E"/>
    <w:rsid w:val="00BF1FFE"/>
    <w:rsid w:val="00BF2D69"/>
    <w:rsid w:val="00BF3491"/>
    <w:rsid w:val="00BF48B9"/>
    <w:rsid w:val="00BF49C5"/>
    <w:rsid w:val="00BF529E"/>
    <w:rsid w:val="00BF62F7"/>
    <w:rsid w:val="00BF7938"/>
    <w:rsid w:val="00C0021B"/>
    <w:rsid w:val="00C00AC8"/>
    <w:rsid w:val="00C00B91"/>
    <w:rsid w:val="00C01A19"/>
    <w:rsid w:val="00C01B1D"/>
    <w:rsid w:val="00C02219"/>
    <w:rsid w:val="00C03672"/>
    <w:rsid w:val="00C03A6C"/>
    <w:rsid w:val="00C043BF"/>
    <w:rsid w:val="00C0461E"/>
    <w:rsid w:val="00C063F3"/>
    <w:rsid w:val="00C11A3F"/>
    <w:rsid w:val="00C12B1E"/>
    <w:rsid w:val="00C1325F"/>
    <w:rsid w:val="00C13F4E"/>
    <w:rsid w:val="00C14FDA"/>
    <w:rsid w:val="00C16789"/>
    <w:rsid w:val="00C16A22"/>
    <w:rsid w:val="00C1772D"/>
    <w:rsid w:val="00C21342"/>
    <w:rsid w:val="00C21536"/>
    <w:rsid w:val="00C237F5"/>
    <w:rsid w:val="00C244E7"/>
    <w:rsid w:val="00C24D2F"/>
    <w:rsid w:val="00C264DD"/>
    <w:rsid w:val="00C30146"/>
    <w:rsid w:val="00C30540"/>
    <w:rsid w:val="00C34383"/>
    <w:rsid w:val="00C351BA"/>
    <w:rsid w:val="00C372FF"/>
    <w:rsid w:val="00C405C6"/>
    <w:rsid w:val="00C422D3"/>
    <w:rsid w:val="00C42502"/>
    <w:rsid w:val="00C42B39"/>
    <w:rsid w:val="00C435B9"/>
    <w:rsid w:val="00C45F4F"/>
    <w:rsid w:val="00C46208"/>
    <w:rsid w:val="00C46CC4"/>
    <w:rsid w:val="00C50D4F"/>
    <w:rsid w:val="00C512E4"/>
    <w:rsid w:val="00C5203B"/>
    <w:rsid w:val="00C524B3"/>
    <w:rsid w:val="00C52556"/>
    <w:rsid w:val="00C52E2E"/>
    <w:rsid w:val="00C53464"/>
    <w:rsid w:val="00C54D47"/>
    <w:rsid w:val="00C60186"/>
    <w:rsid w:val="00C61AB9"/>
    <w:rsid w:val="00C61E46"/>
    <w:rsid w:val="00C64C55"/>
    <w:rsid w:val="00C70C7C"/>
    <w:rsid w:val="00C7138B"/>
    <w:rsid w:val="00C7299E"/>
    <w:rsid w:val="00C74D90"/>
    <w:rsid w:val="00C7557F"/>
    <w:rsid w:val="00C772BB"/>
    <w:rsid w:val="00C77B46"/>
    <w:rsid w:val="00C82525"/>
    <w:rsid w:val="00C8287E"/>
    <w:rsid w:val="00C836C7"/>
    <w:rsid w:val="00C86951"/>
    <w:rsid w:val="00C86F0D"/>
    <w:rsid w:val="00C87485"/>
    <w:rsid w:val="00C955CE"/>
    <w:rsid w:val="00C95D2E"/>
    <w:rsid w:val="00CA0BA2"/>
    <w:rsid w:val="00CA1816"/>
    <w:rsid w:val="00CA3294"/>
    <w:rsid w:val="00CA34B8"/>
    <w:rsid w:val="00CA4F0C"/>
    <w:rsid w:val="00CA5F67"/>
    <w:rsid w:val="00CA6FF4"/>
    <w:rsid w:val="00CA7D8E"/>
    <w:rsid w:val="00CA7F5F"/>
    <w:rsid w:val="00CB029D"/>
    <w:rsid w:val="00CB3A59"/>
    <w:rsid w:val="00CB6769"/>
    <w:rsid w:val="00CB757F"/>
    <w:rsid w:val="00CC0B91"/>
    <w:rsid w:val="00CC16A7"/>
    <w:rsid w:val="00CC2612"/>
    <w:rsid w:val="00CC2975"/>
    <w:rsid w:val="00CC3FE5"/>
    <w:rsid w:val="00CC55DB"/>
    <w:rsid w:val="00CC64ED"/>
    <w:rsid w:val="00CC7019"/>
    <w:rsid w:val="00CC726F"/>
    <w:rsid w:val="00CC78E9"/>
    <w:rsid w:val="00CC7D1D"/>
    <w:rsid w:val="00CD40FF"/>
    <w:rsid w:val="00CD5DE6"/>
    <w:rsid w:val="00CE1FA6"/>
    <w:rsid w:val="00CE2946"/>
    <w:rsid w:val="00CE7810"/>
    <w:rsid w:val="00CF07F0"/>
    <w:rsid w:val="00CF1E97"/>
    <w:rsid w:val="00CF2F9B"/>
    <w:rsid w:val="00CF317E"/>
    <w:rsid w:val="00CF338A"/>
    <w:rsid w:val="00CF3611"/>
    <w:rsid w:val="00CF40FC"/>
    <w:rsid w:val="00CF672B"/>
    <w:rsid w:val="00CF6940"/>
    <w:rsid w:val="00D002B6"/>
    <w:rsid w:val="00D025DD"/>
    <w:rsid w:val="00D03977"/>
    <w:rsid w:val="00D1107E"/>
    <w:rsid w:val="00D134D3"/>
    <w:rsid w:val="00D1406A"/>
    <w:rsid w:val="00D148F9"/>
    <w:rsid w:val="00D16A37"/>
    <w:rsid w:val="00D17435"/>
    <w:rsid w:val="00D20D79"/>
    <w:rsid w:val="00D21053"/>
    <w:rsid w:val="00D21B44"/>
    <w:rsid w:val="00D21E4E"/>
    <w:rsid w:val="00D2225E"/>
    <w:rsid w:val="00D229A0"/>
    <w:rsid w:val="00D22E3E"/>
    <w:rsid w:val="00D23781"/>
    <w:rsid w:val="00D23BC8"/>
    <w:rsid w:val="00D248F1"/>
    <w:rsid w:val="00D2752F"/>
    <w:rsid w:val="00D27592"/>
    <w:rsid w:val="00D27A67"/>
    <w:rsid w:val="00D3104C"/>
    <w:rsid w:val="00D31854"/>
    <w:rsid w:val="00D31AC5"/>
    <w:rsid w:val="00D32035"/>
    <w:rsid w:val="00D32F7A"/>
    <w:rsid w:val="00D35755"/>
    <w:rsid w:val="00D359BC"/>
    <w:rsid w:val="00D3771A"/>
    <w:rsid w:val="00D37F26"/>
    <w:rsid w:val="00D428CA"/>
    <w:rsid w:val="00D4402B"/>
    <w:rsid w:val="00D4444E"/>
    <w:rsid w:val="00D45AC7"/>
    <w:rsid w:val="00D46C79"/>
    <w:rsid w:val="00D46CF0"/>
    <w:rsid w:val="00D46D16"/>
    <w:rsid w:val="00D5013F"/>
    <w:rsid w:val="00D5073E"/>
    <w:rsid w:val="00D5145F"/>
    <w:rsid w:val="00D514E1"/>
    <w:rsid w:val="00D51D9B"/>
    <w:rsid w:val="00D53E5D"/>
    <w:rsid w:val="00D55144"/>
    <w:rsid w:val="00D55AE8"/>
    <w:rsid w:val="00D572B8"/>
    <w:rsid w:val="00D57360"/>
    <w:rsid w:val="00D61C11"/>
    <w:rsid w:val="00D624AE"/>
    <w:rsid w:val="00D635A0"/>
    <w:rsid w:val="00D63658"/>
    <w:rsid w:val="00D64E8F"/>
    <w:rsid w:val="00D66FA9"/>
    <w:rsid w:val="00D6704B"/>
    <w:rsid w:val="00D67366"/>
    <w:rsid w:val="00D70881"/>
    <w:rsid w:val="00D726B6"/>
    <w:rsid w:val="00D728F4"/>
    <w:rsid w:val="00D73ECD"/>
    <w:rsid w:val="00D7419E"/>
    <w:rsid w:val="00D7439A"/>
    <w:rsid w:val="00D76370"/>
    <w:rsid w:val="00D76DEA"/>
    <w:rsid w:val="00D81B3C"/>
    <w:rsid w:val="00D85AA6"/>
    <w:rsid w:val="00D86E93"/>
    <w:rsid w:val="00D87D47"/>
    <w:rsid w:val="00D91BC0"/>
    <w:rsid w:val="00D94543"/>
    <w:rsid w:val="00D95C4D"/>
    <w:rsid w:val="00DA1934"/>
    <w:rsid w:val="00DA32C7"/>
    <w:rsid w:val="00DA4390"/>
    <w:rsid w:val="00DA44E3"/>
    <w:rsid w:val="00DA4B7E"/>
    <w:rsid w:val="00DA7165"/>
    <w:rsid w:val="00DA7B7A"/>
    <w:rsid w:val="00DB1834"/>
    <w:rsid w:val="00DB1FBF"/>
    <w:rsid w:val="00DB3341"/>
    <w:rsid w:val="00DB3755"/>
    <w:rsid w:val="00DB5A14"/>
    <w:rsid w:val="00DB7243"/>
    <w:rsid w:val="00DB7D1C"/>
    <w:rsid w:val="00DC348D"/>
    <w:rsid w:val="00DC3736"/>
    <w:rsid w:val="00DC539E"/>
    <w:rsid w:val="00DC62A3"/>
    <w:rsid w:val="00DC6892"/>
    <w:rsid w:val="00DC77B8"/>
    <w:rsid w:val="00DD0653"/>
    <w:rsid w:val="00DD07C6"/>
    <w:rsid w:val="00DD1A31"/>
    <w:rsid w:val="00DD2B3B"/>
    <w:rsid w:val="00DD2BE2"/>
    <w:rsid w:val="00DD4797"/>
    <w:rsid w:val="00DD55C3"/>
    <w:rsid w:val="00DE0154"/>
    <w:rsid w:val="00DE177B"/>
    <w:rsid w:val="00DE1BED"/>
    <w:rsid w:val="00DE4643"/>
    <w:rsid w:val="00DE5C50"/>
    <w:rsid w:val="00DE5ECA"/>
    <w:rsid w:val="00DF009F"/>
    <w:rsid w:val="00DF1841"/>
    <w:rsid w:val="00DF3B84"/>
    <w:rsid w:val="00DF5A10"/>
    <w:rsid w:val="00DF63A7"/>
    <w:rsid w:val="00E01D80"/>
    <w:rsid w:val="00E0225E"/>
    <w:rsid w:val="00E03B88"/>
    <w:rsid w:val="00E04F09"/>
    <w:rsid w:val="00E14997"/>
    <w:rsid w:val="00E14BB3"/>
    <w:rsid w:val="00E14BF4"/>
    <w:rsid w:val="00E15C9E"/>
    <w:rsid w:val="00E1664C"/>
    <w:rsid w:val="00E16AB1"/>
    <w:rsid w:val="00E26AB3"/>
    <w:rsid w:val="00E30387"/>
    <w:rsid w:val="00E31F4B"/>
    <w:rsid w:val="00E331D5"/>
    <w:rsid w:val="00E34032"/>
    <w:rsid w:val="00E365EC"/>
    <w:rsid w:val="00E371FB"/>
    <w:rsid w:val="00E375C7"/>
    <w:rsid w:val="00E40FCD"/>
    <w:rsid w:val="00E41DD3"/>
    <w:rsid w:val="00E423F8"/>
    <w:rsid w:val="00E43070"/>
    <w:rsid w:val="00E446E9"/>
    <w:rsid w:val="00E46963"/>
    <w:rsid w:val="00E46A22"/>
    <w:rsid w:val="00E478F6"/>
    <w:rsid w:val="00E50207"/>
    <w:rsid w:val="00E518A9"/>
    <w:rsid w:val="00E5275B"/>
    <w:rsid w:val="00E53636"/>
    <w:rsid w:val="00E560FA"/>
    <w:rsid w:val="00E6292F"/>
    <w:rsid w:val="00E629C2"/>
    <w:rsid w:val="00E63130"/>
    <w:rsid w:val="00E6548D"/>
    <w:rsid w:val="00E661FA"/>
    <w:rsid w:val="00E67270"/>
    <w:rsid w:val="00E67B10"/>
    <w:rsid w:val="00E67CB1"/>
    <w:rsid w:val="00E70FC8"/>
    <w:rsid w:val="00E72709"/>
    <w:rsid w:val="00E73C72"/>
    <w:rsid w:val="00E755D2"/>
    <w:rsid w:val="00E75F5F"/>
    <w:rsid w:val="00E76AD7"/>
    <w:rsid w:val="00E81EF6"/>
    <w:rsid w:val="00E8209B"/>
    <w:rsid w:val="00E824CF"/>
    <w:rsid w:val="00E8380C"/>
    <w:rsid w:val="00E83BA6"/>
    <w:rsid w:val="00E85DA6"/>
    <w:rsid w:val="00E86792"/>
    <w:rsid w:val="00E87568"/>
    <w:rsid w:val="00E91E99"/>
    <w:rsid w:val="00E9343A"/>
    <w:rsid w:val="00E938DD"/>
    <w:rsid w:val="00E946D5"/>
    <w:rsid w:val="00E95300"/>
    <w:rsid w:val="00E954BD"/>
    <w:rsid w:val="00E96B0B"/>
    <w:rsid w:val="00E97805"/>
    <w:rsid w:val="00EA1D82"/>
    <w:rsid w:val="00EA37FB"/>
    <w:rsid w:val="00EA4321"/>
    <w:rsid w:val="00EA6327"/>
    <w:rsid w:val="00EB0CC2"/>
    <w:rsid w:val="00EB107C"/>
    <w:rsid w:val="00EB17CE"/>
    <w:rsid w:val="00EC19B6"/>
    <w:rsid w:val="00EC3FF9"/>
    <w:rsid w:val="00EC46E4"/>
    <w:rsid w:val="00EC64ED"/>
    <w:rsid w:val="00EC73C1"/>
    <w:rsid w:val="00ED0A07"/>
    <w:rsid w:val="00ED44B5"/>
    <w:rsid w:val="00ED51C9"/>
    <w:rsid w:val="00ED5E71"/>
    <w:rsid w:val="00ED65D4"/>
    <w:rsid w:val="00EE03CC"/>
    <w:rsid w:val="00EE0828"/>
    <w:rsid w:val="00EE0CC6"/>
    <w:rsid w:val="00EE2DEB"/>
    <w:rsid w:val="00EE4A9B"/>
    <w:rsid w:val="00EE53D1"/>
    <w:rsid w:val="00EE559B"/>
    <w:rsid w:val="00EE6399"/>
    <w:rsid w:val="00EE785E"/>
    <w:rsid w:val="00EE785F"/>
    <w:rsid w:val="00EF029B"/>
    <w:rsid w:val="00EF3A36"/>
    <w:rsid w:val="00EF4617"/>
    <w:rsid w:val="00EF5E7E"/>
    <w:rsid w:val="00EF63F6"/>
    <w:rsid w:val="00F0050C"/>
    <w:rsid w:val="00F0337D"/>
    <w:rsid w:val="00F03CB4"/>
    <w:rsid w:val="00F067C1"/>
    <w:rsid w:val="00F1090F"/>
    <w:rsid w:val="00F11E97"/>
    <w:rsid w:val="00F12690"/>
    <w:rsid w:val="00F12B95"/>
    <w:rsid w:val="00F138F3"/>
    <w:rsid w:val="00F168A3"/>
    <w:rsid w:val="00F16CAD"/>
    <w:rsid w:val="00F24C25"/>
    <w:rsid w:val="00F26C45"/>
    <w:rsid w:val="00F275C7"/>
    <w:rsid w:val="00F27E5E"/>
    <w:rsid w:val="00F3068A"/>
    <w:rsid w:val="00F328CB"/>
    <w:rsid w:val="00F3290D"/>
    <w:rsid w:val="00F32C7A"/>
    <w:rsid w:val="00F34096"/>
    <w:rsid w:val="00F346E3"/>
    <w:rsid w:val="00F353C7"/>
    <w:rsid w:val="00F35A4B"/>
    <w:rsid w:val="00F36FB8"/>
    <w:rsid w:val="00F37DA6"/>
    <w:rsid w:val="00F41729"/>
    <w:rsid w:val="00F41F6A"/>
    <w:rsid w:val="00F42DC7"/>
    <w:rsid w:val="00F43147"/>
    <w:rsid w:val="00F443FB"/>
    <w:rsid w:val="00F452FF"/>
    <w:rsid w:val="00F45668"/>
    <w:rsid w:val="00F46409"/>
    <w:rsid w:val="00F46C53"/>
    <w:rsid w:val="00F50FC0"/>
    <w:rsid w:val="00F51CAC"/>
    <w:rsid w:val="00F51CB7"/>
    <w:rsid w:val="00F52FFD"/>
    <w:rsid w:val="00F54665"/>
    <w:rsid w:val="00F558A2"/>
    <w:rsid w:val="00F61B45"/>
    <w:rsid w:val="00F65982"/>
    <w:rsid w:val="00F65F29"/>
    <w:rsid w:val="00F7019B"/>
    <w:rsid w:val="00F70AA7"/>
    <w:rsid w:val="00F70BC0"/>
    <w:rsid w:val="00F71DF1"/>
    <w:rsid w:val="00F72FDD"/>
    <w:rsid w:val="00F73A34"/>
    <w:rsid w:val="00F741D8"/>
    <w:rsid w:val="00F74FB3"/>
    <w:rsid w:val="00F755A1"/>
    <w:rsid w:val="00F755DE"/>
    <w:rsid w:val="00F777EA"/>
    <w:rsid w:val="00F8276C"/>
    <w:rsid w:val="00F8363F"/>
    <w:rsid w:val="00F83CAE"/>
    <w:rsid w:val="00F841F6"/>
    <w:rsid w:val="00F861DF"/>
    <w:rsid w:val="00F876BC"/>
    <w:rsid w:val="00F91A5F"/>
    <w:rsid w:val="00F91BE7"/>
    <w:rsid w:val="00F9215D"/>
    <w:rsid w:val="00F929E2"/>
    <w:rsid w:val="00F9414A"/>
    <w:rsid w:val="00F94816"/>
    <w:rsid w:val="00F94FB3"/>
    <w:rsid w:val="00F95CDF"/>
    <w:rsid w:val="00F96495"/>
    <w:rsid w:val="00FA0771"/>
    <w:rsid w:val="00FA26BD"/>
    <w:rsid w:val="00FA56E9"/>
    <w:rsid w:val="00FA6625"/>
    <w:rsid w:val="00FA73CC"/>
    <w:rsid w:val="00FB0AD3"/>
    <w:rsid w:val="00FB4A04"/>
    <w:rsid w:val="00FC1848"/>
    <w:rsid w:val="00FC2659"/>
    <w:rsid w:val="00FC4411"/>
    <w:rsid w:val="00FC4DF5"/>
    <w:rsid w:val="00FC515A"/>
    <w:rsid w:val="00FC6092"/>
    <w:rsid w:val="00FC6F12"/>
    <w:rsid w:val="00FC7391"/>
    <w:rsid w:val="00FC7CCA"/>
    <w:rsid w:val="00FD10AD"/>
    <w:rsid w:val="00FD1D16"/>
    <w:rsid w:val="00FD42A8"/>
    <w:rsid w:val="00FD4E09"/>
    <w:rsid w:val="00FD7E3F"/>
    <w:rsid w:val="00FE0466"/>
    <w:rsid w:val="00FE0E57"/>
    <w:rsid w:val="00FE2396"/>
    <w:rsid w:val="00FE6065"/>
    <w:rsid w:val="00FE6401"/>
    <w:rsid w:val="00FE6D2E"/>
    <w:rsid w:val="00FF05D5"/>
    <w:rsid w:val="00FF10A1"/>
    <w:rsid w:val="00FF2EFF"/>
    <w:rsid w:val="00FF35CB"/>
    <w:rsid w:val="00FF4174"/>
    <w:rsid w:val="00FF4DD5"/>
    <w:rsid w:val="00FF516B"/>
    <w:rsid w:val="00FF55EE"/>
    <w:rsid w:val="00FF60E8"/>
    <w:rsid w:val="00FF79C2"/>
    <w:rsid w:val="020D0EAF"/>
    <w:rsid w:val="03C0CE65"/>
    <w:rsid w:val="03F72047"/>
    <w:rsid w:val="047F575E"/>
    <w:rsid w:val="04C075AE"/>
    <w:rsid w:val="051750EA"/>
    <w:rsid w:val="052FE85B"/>
    <w:rsid w:val="06A46BFB"/>
    <w:rsid w:val="08447E81"/>
    <w:rsid w:val="0984A857"/>
    <w:rsid w:val="0B074E82"/>
    <w:rsid w:val="0B17DEE7"/>
    <w:rsid w:val="0D16D4A3"/>
    <w:rsid w:val="0DD05AA7"/>
    <w:rsid w:val="0DDC01A9"/>
    <w:rsid w:val="0E7432F8"/>
    <w:rsid w:val="0FDECA0C"/>
    <w:rsid w:val="12089B1A"/>
    <w:rsid w:val="158901ED"/>
    <w:rsid w:val="1881D470"/>
    <w:rsid w:val="18A9E508"/>
    <w:rsid w:val="1998B96D"/>
    <w:rsid w:val="1B88C224"/>
    <w:rsid w:val="1CD2B1FC"/>
    <w:rsid w:val="1E20C757"/>
    <w:rsid w:val="1F56096B"/>
    <w:rsid w:val="21920757"/>
    <w:rsid w:val="22A06A79"/>
    <w:rsid w:val="22E8C0B5"/>
    <w:rsid w:val="24EB5589"/>
    <w:rsid w:val="2619D651"/>
    <w:rsid w:val="28822CEE"/>
    <w:rsid w:val="295ED944"/>
    <w:rsid w:val="2961A621"/>
    <w:rsid w:val="2A621213"/>
    <w:rsid w:val="2ABBE275"/>
    <w:rsid w:val="2AF06C4B"/>
    <w:rsid w:val="2BA14518"/>
    <w:rsid w:val="2CD18BFE"/>
    <w:rsid w:val="2D1553BE"/>
    <w:rsid w:val="2D9A9FC6"/>
    <w:rsid w:val="2D9B3504"/>
    <w:rsid w:val="2DE1B7C7"/>
    <w:rsid w:val="30171E04"/>
    <w:rsid w:val="350C43D5"/>
    <w:rsid w:val="37B0B562"/>
    <w:rsid w:val="3948CC66"/>
    <w:rsid w:val="39E15E70"/>
    <w:rsid w:val="3C091455"/>
    <w:rsid w:val="3C8F04B6"/>
    <w:rsid w:val="3D19F209"/>
    <w:rsid w:val="3DFDE9F0"/>
    <w:rsid w:val="3E346E42"/>
    <w:rsid w:val="3F1503D0"/>
    <w:rsid w:val="3F477518"/>
    <w:rsid w:val="425CEF4F"/>
    <w:rsid w:val="43DB27E5"/>
    <w:rsid w:val="440BEE60"/>
    <w:rsid w:val="4425C791"/>
    <w:rsid w:val="49DEE30C"/>
    <w:rsid w:val="49E78BBB"/>
    <w:rsid w:val="4BED16BB"/>
    <w:rsid w:val="4C05F763"/>
    <w:rsid w:val="4DC74D7D"/>
    <w:rsid w:val="4F26B4A5"/>
    <w:rsid w:val="51A0C5C2"/>
    <w:rsid w:val="529B6571"/>
    <w:rsid w:val="52D98ECA"/>
    <w:rsid w:val="52E844D0"/>
    <w:rsid w:val="53E5F94B"/>
    <w:rsid w:val="5470D627"/>
    <w:rsid w:val="54E4E879"/>
    <w:rsid w:val="55A738A8"/>
    <w:rsid w:val="56D28A13"/>
    <w:rsid w:val="573D17FE"/>
    <w:rsid w:val="57E322ED"/>
    <w:rsid w:val="5824988B"/>
    <w:rsid w:val="587B9D2F"/>
    <w:rsid w:val="58828ED0"/>
    <w:rsid w:val="58E010A7"/>
    <w:rsid w:val="59ADFC39"/>
    <w:rsid w:val="5A16B466"/>
    <w:rsid w:val="5C8E3298"/>
    <w:rsid w:val="5F81D785"/>
    <w:rsid w:val="60A89F50"/>
    <w:rsid w:val="61C39E2E"/>
    <w:rsid w:val="61FBDBC3"/>
    <w:rsid w:val="632B5E36"/>
    <w:rsid w:val="633CCC25"/>
    <w:rsid w:val="64D203C5"/>
    <w:rsid w:val="665E40FC"/>
    <w:rsid w:val="678040B3"/>
    <w:rsid w:val="680F8455"/>
    <w:rsid w:val="6B2F4EA9"/>
    <w:rsid w:val="6B349533"/>
    <w:rsid w:val="6C6D2316"/>
    <w:rsid w:val="6C9B4A45"/>
    <w:rsid w:val="6F7A51E2"/>
    <w:rsid w:val="705C341E"/>
    <w:rsid w:val="712920CB"/>
    <w:rsid w:val="71CFFA0D"/>
    <w:rsid w:val="728C7525"/>
    <w:rsid w:val="72B1A71C"/>
    <w:rsid w:val="7320639E"/>
    <w:rsid w:val="74700C45"/>
    <w:rsid w:val="7477DF1A"/>
    <w:rsid w:val="74F9C851"/>
    <w:rsid w:val="75B18929"/>
    <w:rsid w:val="787D59CC"/>
    <w:rsid w:val="79E1576E"/>
    <w:rsid w:val="79F3E40C"/>
    <w:rsid w:val="7A8A4F16"/>
    <w:rsid w:val="7AA32BAD"/>
    <w:rsid w:val="7AF83EA9"/>
    <w:rsid w:val="7B3239FA"/>
    <w:rsid w:val="7B56CD33"/>
    <w:rsid w:val="7BD0C251"/>
    <w:rsid w:val="7CE2251F"/>
    <w:rsid w:val="7D7E64AD"/>
    <w:rsid w:val="7EF2088F"/>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0CB7"/>
  <w15:docId w15:val="{0D2DBBB4-798E-42D4-9788-A38CB8FD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FF4"/>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paragraph" w:styleId="Subtitle">
    <w:name w:val="Subtitle"/>
    <w:basedOn w:val="Normal"/>
    <w:next w:val="Normal"/>
    <w:link w:val="SubtitleChar"/>
    <w:uiPriority w:val="11"/>
    <w:qFormat/>
    <w:rsid w:val="00591B86"/>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591B86"/>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uiPriority w:val="22"/>
    <w:qFormat/>
    <w:rsid w:val="00C264DD"/>
    <w:rPr>
      <w:b/>
      <w:bCs/>
    </w:rPr>
  </w:style>
  <w:style w:type="character" w:styleId="Emphasis">
    <w:name w:val="Emphasis"/>
    <w:basedOn w:val="DefaultParagraphFont"/>
    <w:uiPriority w:val="20"/>
    <w:qFormat/>
    <w:rsid w:val="00731578"/>
    <w:rPr>
      <w:i/>
      <w:iCs/>
    </w:rPr>
  </w:style>
  <w:style w:type="paragraph" w:styleId="NormalWeb">
    <w:name w:val="Normal (Web)"/>
    <w:basedOn w:val="Normal"/>
    <w:uiPriority w:val="99"/>
    <w:unhideWhenUsed/>
    <w:rsid w:val="005A4452"/>
    <w:pPr>
      <w:spacing w:before="100" w:beforeAutospacing="1" w:after="100" w:afterAutospacing="1"/>
    </w:pPr>
    <w:rPr>
      <w:sz w:val="24"/>
      <w:szCs w:val="24"/>
      <w:lang w:eastAsia="hr-HR"/>
    </w:rPr>
  </w:style>
  <w:style w:type="paragraph" w:styleId="Header">
    <w:name w:val="header"/>
    <w:basedOn w:val="Normal"/>
    <w:link w:val="HeaderChar"/>
    <w:uiPriority w:val="99"/>
    <w:unhideWhenUsed/>
    <w:rsid w:val="00C5203B"/>
    <w:pPr>
      <w:tabs>
        <w:tab w:val="center" w:pos="4513"/>
        <w:tab w:val="right" w:pos="9026"/>
      </w:tabs>
    </w:pPr>
  </w:style>
  <w:style w:type="character" w:customStyle="1" w:styleId="HeaderChar">
    <w:name w:val="Header Char"/>
    <w:basedOn w:val="DefaultParagraphFont"/>
    <w:link w:val="Header"/>
    <w:uiPriority w:val="99"/>
    <w:rsid w:val="00C5203B"/>
  </w:style>
  <w:style w:type="paragraph" w:styleId="Footer">
    <w:name w:val="footer"/>
    <w:basedOn w:val="Normal"/>
    <w:link w:val="FooterChar"/>
    <w:uiPriority w:val="99"/>
    <w:unhideWhenUsed/>
    <w:rsid w:val="00C5203B"/>
    <w:pPr>
      <w:tabs>
        <w:tab w:val="center" w:pos="4513"/>
        <w:tab w:val="right" w:pos="9026"/>
      </w:tabs>
    </w:pPr>
  </w:style>
  <w:style w:type="character" w:customStyle="1" w:styleId="FooterChar">
    <w:name w:val="Footer Char"/>
    <w:basedOn w:val="DefaultParagraphFont"/>
    <w:link w:val="Footer"/>
    <w:uiPriority w:val="99"/>
    <w:rsid w:val="00C5203B"/>
  </w:style>
  <w:style w:type="paragraph" w:styleId="CommentText">
    <w:name w:val="annotation text"/>
    <w:basedOn w:val="Normal"/>
    <w:link w:val="CommentTextChar"/>
    <w:uiPriority w:val="99"/>
    <w:unhideWhenUsed/>
    <w:rsid w:val="00C5203B"/>
  </w:style>
  <w:style w:type="character" w:customStyle="1" w:styleId="CommentTextChar">
    <w:name w:val="Comment Text Char"/>
    <w:basedOn w:val="DefaultParagraphFont"/>
    <w:link w:val="CommentText"/>
    <w:uiPriority w:val="99"/>
    <w:rsid w:val="00C5203B"/>
  </w:style>
  <w:style w:type="character" w:styleId="CommentReference">
    <w:name w:val="annotation reference"/>
    <w:basedOn w:val="DefaultParagraphFont"/>
    <w:uiPriority w:val="99"/>
    <w:semiHidden/>
    <w:unhideWhenUsed/>
    <w:rsid w:val="00C5203B"/>
    <w:rPr>
      <w:sz w:val="16"/>
      <w:szCs w:val="16"/>
    </w:rPr>
  </w:style>
  <w:style w:type="paragraph" w:customStyle="1" w:styleId="ng-star-inserted">
    <w:name w:val="ng-star-inserted"/>
    <w:basedOn w:val="Normal"/>
    <w:rsid w:val="00C5203B"/>
    <w:pPr>
      <w:spacing w:before="100" w:beforeAutospacing="1" w:after="100" w:afterAutospacing="1"/>
    </w:pPr>
    <w:rPr>
      <w:sz w:val="24"/>
      <w:szCs w:val="24"/>
      <w:lang w:eastAsia="hr-HR"/>
    </w:rPr>
  </w:style>
  <w:style w:type="character" w:customStyle="1" w:styleId="ng-star-inserted1">
    <w:name w:val="ng-star-inserted1"/>
    <w:basedOn w:val="DefaultParagraphFont"/>
    <w:rsid w:val="00C5203B"/>
  </w:style>
  <w:style w:type="character" w:customStyle="1" w:styleId="name">
    <w:name w:val="name"/>
    <w:basedOn w:val="DefaultParagraphFont"/>
    <w:rsid w:val="00C5203B"/>
  </w:style>
  <w:style w:type="paragraph" w:styleId="HTMLPreformatted">
    <w:name w:val="HTML Preformatted"/>
    <w:basedOn w:val="Normal"/>
    <w:link w:val="HTMLPreformattedChar"/>
    <w:uiPriority w:val="99"/>
    <w:semiHidden/>
    <w:unhideWhenUsed/>
    <w:rsid w:val="00C5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hr-HR"/>
    </w:rPr>
  </w:style>
  <w:style w:type="character" w:customStyle="1" w:styleId="HTMLPreformattedChar">
    <w:name w:val="HTML Preformatted Char"/>
    <w:basedOn w:val="DefaultParagraphFont"/>
    <w:link w:val="HTMLPreformatted"/>
    <w:uiPriority w:val="99"/>
    <w:semiHidden/>
    <w:rsid w:val="00C5203B"/>
    <w:rPr>
      <w:rFonts w:ascii="Courier New" w:hAnsi="Courier New" w:cs="Courier New"/>
      <w:lang w:eastAsia="hr-HR"/>
    </w:rPr>
  </w:style>
  <w:style w:type="character" w:styleId="HTMLCode">
    <w:name w:val="HTML Code"/>
    <w:basedOn w:val="DefaultParagraphFont"/>
    <w:uiPriority w:val="99"/>
    <w:semiHidden/>
    <w:unhideWhenUsed/>
    <w:rsid w:val="00C5203B"/>
    <w:rPr>
      <w:rFonts w:ascii="Courier New" w:eastAsia="Times New Roman" w:hAnsi="Courier New" w:cs="Courier New"/>
      <w:sz w:val="20"/>
      <w:szCs w:val="20"/>
    </w:rPr>
  </w:style>
  <w:style w:type="character" w:customStyle="1" w:styleId="hljs-number">
    <w:name w:val="hljs-number"/>
    <w:basedOn w:val="DefaultParagraphFont"/>
    <w:rsid w:val="00C5203B"/>
  </w:style>
  <w:style w:type="character" w:customStyle="1" w:styleId="hljs-selector-tag">
    <w:name w:val="hljs-selector-tag"/>
    <w:basedOn w:val="DefaultParagraphFont"/>
    <w:rsid w:val="00C5203B"/>
  </w:style>
  <w:style w:type="character" w:customStyle="1" w:styleId="hljs-selector-attr">
    <w:name w:val="hljs-selector-attr"/>
    <w:basedOn w:val="DefaultParagraphFont"/>
    <w:rsid w:val="00C5203B"/>
  </w:style>
  <w:style w:type="paragraph" w:styleId="CommentSubject">
    <w:name w:val="annotation subject"/>
    <w:basedOn w:val="CommentText"/>
    <w:next w:val="CommentText"/>
    <w:link w:val="CommentSubjectChar"/>
    <w:uiPriority w:val="99"/>
    <w:semiHidden/>
    <w:unhideWhenUsed/>
    <w:rsid w:val="00EC46E4"/>
    <w:rPr>
      <w:b/>
      <w:bCs/>
    </w:rPr>
  </w:style>
  <w:style w:type="character" w:customStyle="1" w:styleId="CommentSubjectChar">
    <w:name w:val="Comment Subject Char"/>
    <w:basedOn w:val="CommentTextChar"/>
    <w:link w:val="CommentSubject"/>
    <w:uiPriority w:val="99"/>
    <w:semiHidden/>
    <w:rsid w:val="00EC46E4"/>
    <w:rPr>
      <w:b/>
      <w:bCs/>
    </w:rPr>
  </w:style>
  <w:style w:type="paragraph" w:styleId="TOCHeading">
    <w:name w:val="TOC Heading"/>
    <w:basedOn w:val="Heading1"/>
    <w:next w:val="Normal"/>
    <w:uiPriority w:val="39"/>
    <w:unhideWhenUsed/>
    <w:qFormat/>
    <w:rsid w:val="008232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82321C"/>
    <w:pPr>
      <w:spacing w:after="100"/>
    </w:pPr>
  </w:style>
  <w:style w:type="paragraph" w:styleId="TOC2">
    <w:name w:val="toc 2"/>
    <w:basedOn w:val="Normal"/>
    <w:next w:val="Normal"/>
    <w:autoRedefine/>
    <w:uiPriority w:val="39"/>
    <w:unhideWhenUsed/>
    <w:rsid w:val="0082321C"/>
    <w:pPr>
      <w:spacing w:after="100"/>
      <w:ind w:left="200"/>
    </w:pPr>
  </w:style>
  <w:style w:type="paragraph" w:styleId="TOC3">
    <w:name w:val="toc 3"/>
    <w:basedOn w:val="Normal"/>
    <w:next w:val="Normal"/>
    <w:autoRedefine/>
    <w:uiPriority w:val="39"/>
    <w:unhideWhenUsed/>
    <w:rsid w:val="0082321C"/>
    <w:pPr>
      <w:spacing w:after="100"/>
      <w:ind w:left="400"/>
    </w:pPr>
  </w:style>
  <w:style w:type="paragraph" w:customStyle="1" w:styleId="Slike">
    <w:name w:val="Slike"/>
    <w:qFormat/>
    <w:rsid w:val="0082321C"/>
    <w:pPr>
      <w:numPr>
        <w:numId w:val="8"/>
      </w:numPr>
      <w:spacing w:after="240"/>
    </w:pPr>
    <w:rPr>
      <w:bCs/>
      <w:szCs w:val="22"/>
    </w:rPr>
  </w:style>
  <w:style w:type="paragraph" w:styleId="Caption">
    <w:name w:val="caption"/>
    <w:basedOn w:val="Normal"/>
    <w:next w:val="Normal"/>
    <w:uiPriority w:val="35"/>
    <w:unhideWhenUsed/>
    <w:qFormat/>
    <w:rsid w:val="0082321C"/>
    <w:pPr>
      <w:spacing w:after="200"/>
    </w:pPr>
    <w:rPr>
      <w:i/>
      <w:iCs/>
      <w:color w:val="0E2841" w:themeColor="text2"/>
      <w:sz w:val="18"/>
      <w:szCs w:val="18"/>
    </w:rPr>
  </w:style>
  <w:style w:type="paragraph" w:styleId="IntenseQuote">
    <w:name w:val="Intense Quote"/>
    <w:basedOn w:val="Normal"/>
    <w:next w:val="Normal"/>
    <w:link w:val="IntenseQuoteChar"/>
    <w:uiPriority w:val="30"/>
    <w:qFormat/>
    <w:rsid w:val="0082321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2321C"/>
    <w:rPr>
      <w:i/>
      <w:iCs/>
      <w:color w:val="156082" w:themeColor="accen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11708">
      <w:bodyDiv w:val="1"/>
      <w:marLeft w:val="0"/>
      <w:marRight w:val="0"/>
      <w:marTop w:val="0"/>
      <w:marBottom w:val="0"/>
      <w:divBdr>
        <w:top w:val="none" w:sz="0" w:space="0" w:color="auto"/>
        <w:left w:val="none" w:sz="0" w:space="0" w:color="auto"/>
        <w:bottom w:val="none" w:sz="0" w:space="0" w:color="auto"/>
        <w:right w:val="none" w:sz="0" w:space="0" w:color="auto"/>
      </w:divBdr>
    </w:div>
    <w:div w:id="457575227">
      <w:bodyDiv w:val="1"/>
      <w:marLeft w:val="0"/>
      <w:marRight w:val="0"/>
      <w:marTop w:val="0"/>
      <w:marBottom w:val="0"/>
      <w:divBdr>
        <w:top w:val="none" w:sz="0" w:space="0" w:color="auto"/>
        <w:left w:val="none" w:sz="0" w:space="0" w:color="auto"/>
        <w:bottom w:val="none" w:sz="0" w:space="0" w:color="auto"/>
        <w:right w:val="none" w:sz="0" w:space="0" w:color="auto"/>
      </w:divBdr>
    </w:div>
    <w:div w:id="551304777">
      <w:bodyDiv w:val="1"/>
      <w:marLeft w:val="0"/>
      <w:marRight w:val="0"/>
      <w:marTop w:val="0"/>
      <w:marBottom w:val="0"/>
      <w:divBdr>
        <w:top w:val="none" w:sz="0" w:space="0" w:color="auto"/>
        <w:left w:val="none" w:sz="0" w:space="0" w:color="auto"/>
        <w:bottom w:val="none" w:sz="0" w:space="0" w:color="auto"/>
        <w:right w:val="none" w:sz="0" w:space="0" w:color="auto"/>
      </w:divBdr>
      <w:divsChild>
        <w:div w:id="546989965">
          <w:marLeft w:val="0"/>
          <w:marRight w:val="0"/>
          <w:marTop w:val="0"/>
          <w:marBottom w:val="0"/>
          <w:divBdr>
            <w:top w:val="none" w:sz="0" w:space="0" w:color="auto"/>
            <w:left w:val="none" w:sz="0" w:space="0" w:color="auto"/>
            <w:bottom w:val="none" w:sz="0" w:space="0" w:color="auto"/>
            <w:right w:val="none" w:sz="0" w:space="0" w:color="auto"/>
          </w:divBdr>
        </w:div>
      </w:divsChild>
    </w:div>
    <w:div w:id="768350547">
      <w:bodyDiv w:val="1"/>
      <w:marLeft w:val="0"/>
      <w:marRight w:val="0"/>
      <w:marTop w:val="0"/>
      <w:marBottom w:val="0"/>
      <w:divBdr>
        <w:top w:val="none" w:sz="0" w:space="0" w:color="auto"/>
        <w:left w:val="none" w:sz="0" w:space="0" w:color="auto"/>
        <w:bottom w:val="none" w:sz="0" w:space="0" w:color="auto"/>
        <w:right w:val="none" w:sz="0" w:space="0" w:color="auto"/>
      </w:divBdr>
      <w:divsChild>
        <w:div w:id="1704281080">
          <w:marLeft w:val="0"/>
          <w:marRight w:val="0"/>
          <w:marTop w:val="0"/>
          <w:marBottom w:val="0"/>
          <w:divBdr>
            <w:top w:val="none" w:sz="0" w:space="0" w:color="auto"/>
            <w:left w:val="none" w:sz="0" w:space="0" w:color="auto"/>
            <w:bottom w:val="none" w:sz="0" w:space="0" w:color="auto"/>
            <w:right w:val="none" w:sz="0" w:space="0" w:color="auto"/>
          </w:divBdr>
        </w:div>
      </w:divsChild>
    </w:div>
    <w:div w:id="864904245">
      <w:bodyDiv w:val="1"/>
      <w:marLeft w:val="0"/>
      <w:marRight w:val="0"/>
      <w:marTop w:val="0"/>
      <w:marBottom w:val="0"/>
      <w:divBdr>
        <w:top w:val="none" w:sz="0" w:space="0" w:color="auto"/>
        <w:left w:val="none" w:sz="0" w:space="0" w:color="auto"/>
        <w:bottom w:val="none" w:sz="0" w:space="0" w:color="auto"/>
        <w:right w:val="none" w:sz="0" w:space="0" w:color="auto"/>
      </w:divBdr>
      <w:divsChild>
        <w:div w:id="1479491753">
          <w:marLeft w:val="0"/>
          <w:marRight w:val="0"/>
          <w:marTop w:val="0"/>
          <w:marBottom w:val="0"/>
          <w:divBdr>
            <w:top w:val="none" w:sz="0" w:space="0" w:color="auto"/>
            <w:left w:val="none" w:sz="0" w:space="0" w:color="auto"/>
            <w:bottom w:val="none" w:sz="0" w:space="0" w:color="auto"/>
            <w:right w:val="none" w:sz="0" w:space="0" w:color="auto"/>
          </w:divBdr>
          <w:divsChild>
            <w:div w:id="1180779250">
              <w:marLeft w:val="0"/>
              <w:marRight w:val="0"/>
              <w:marTop w:val="0"/>
              <w:marBottom w:val="0"/>
              <w:divBdr>
                <w:top w:val="none" w:sz="0" w:space="0" w:color="auto"/>
                <w:left w:val="none" w:sz="0" w:space="0" w:color="auto"/>
                <w:bottom w:val="none" w:sz="0" w:space="0" w:color="auto"/>
                <w:right w:val="none" w:sz="0" w:space="0" w:color="auto"/>
              </w:divBdr>
              <w:divsChild>
                <w:div w:id="192960787">
                  <w:marLeft w:val="0"/>
                  <w:marRight w:val="0"/>
                  <w:marTop w:val="0"/>
                  <w:marBottom w:val="0"/>
                  <w:divBdr>
                    <w:top w:val="none" w:sz="0" w:space="0" w:color="auto"/>
                    <w:left w:val="none" w:sz="0" w:space="0" w:color="auto"/>
                    <w:bottom w:val="none" w:sz="0" w:space="0" w:color="auto"/>
                    <w:right w:val="none" w:sz="0" w:space="0" w:color="auto"/>
                  </w:divBdr>
                  <w:divsChild>
                    <w:div w:id="984432318">
                      <w:marLeft w:val="0"/>
                      <w:marRight w:val="0"/>
                      <w:marTop w:val="0"/>
                      <w:marBottom w:val="0"/>
                      <w:divBdr>
                        <w:top w:val="none" w:sz="0" w:space="0" w:color="auto"/>
                        <w:left w:val="none" w:sz="0" w:space="0" w:color="auto"/>
                        <w:bottom w:val="none" w:sz="0" w:space="0" w:color="auto"/>
                        <w:right w:val="none" w:sz="0" w:space="0" w:color="auto"/>
                      </w:divBdr>
                      <w:divsChild>
                        <w:div w:id="12671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99646">
      <w:bodyDiv w:val="1"/>
      <w:marLeft w:val="0"/>
      <w:marRight w:val="0"/>
      <w:marTop w:val="0"/>
      <w:marBottom w:val="0"/>
      <w:divBdr>
        <w:top w:val="none" w:sz="0" w:space="0" w:color="auto"/>
        <w:left w:val="none" w:sz="0" w:space="0" w:color="auto"/>
        <w:bottom w:val="none" w:sz="0" w:space="0" w:color="auto"/>
        <w:right w:val="none" w:sz="0" w:space="0" w:color="auto"/>
      </w:divBdr>
    </w:div>
    <w:div w:id="1063916312">
      <w:bodyDiv w:val="1"/>
      <w:marLeft w:val="0"/>
      <w:marRight w:val="0"/>
      <w:marTop w:val="0"/>
      <w:marBottom w:val="0"/>
      <w:divBdr>
        <w:top w:val="none" w:sz="0" w:space="0" w:color="auto"/>
        <w:left w:val="none" w:sz="0" w:space="0" w:color="auto"/>
        <w:bottom w:val="none" w:sz="0" w:space="0" w:color="auto"/>
        <w:right w:val="none" w:sz="0" w:space="0" w:color="auto"/>
      </w:divBdr>
    </w:div>
    <w:div w:id="1088697269">
      <w:bodyDiv w:val="1"/>
      <w:marLeft w:val="0"/>
      <w:marRight w:val="0"/>
      <w:marTop w:val="0"/>
      <w:marBottom w:val="0"/>
      <w:divBdr>
        <w:top w:val="none" w:sz="0" w:space="0" w:color="auto"/>
        <w:left w:val="none" w:sz="0" w:space="0" w:color="auto"/>
        <w:bottom w:val="none" w:sz="0" w:space="0" w:color="auto"/>
        <w:right w:val="none" w:sz="0" w:space="0" w:color="auto"/>
      </w:divBdr>
    </w:div>
    <w:div w:id="1170871436">
      <w:bodyDiv w:val="1"/>
      <w:marLeft w:val="0"/>
      <w:marRight w:val="0"/>
      <w:marTop w:val="0"/>
      <w:marBottom w:val="0"/>
      <w:divBdr>
        <w:top w:val="none" w:sz="0" w:space="0" w:color="auto"/>
        <w:left w:val="none" w:sz="0" w:space="0" w:color="auto"/>
        <w:bottom w:val="none" w:sz="0" w:space="0" w:color="auto"/>
        <w:right w:val="none" w:sz="0" w:space="0" w:color="auto"/>
      </w:divBdr>
    </w:div>
    <w:div w:id="1439715879">
      <w:bodyDiv w:val="1"/>
      <w:marLeft w:val="0"/>
      <w:marRight w:val="0"/>
      <w:marTop w:val="0"/>
      <w:marBottom w:val="0"/>
      <w:divBdr>
        <w:top w:val="none" w:sz="0" w:space="0" w:color="auto"/>
        <w:left w:val="none" w:sz="0" w:space="0" w:color="auto"/>
        <w:bottom w:val="none" w:sz="0" w:space="0" w:color="auto"/>
        <w:right w:val="none" w:sz="0" w:space="0" w:color="auto"/>
      </w:divBdr>
    </w:div>
    <w:div w:id="1580099186">
      <w:bodyDiv w:val="1"/>
      <w:marLeft w:val="0"/>
      <w:marRight w:val="0"/>
      <w:marTop w:val="0"/>
      <w:marBottom w:val="0"/>
      <w:divBdr>
        <w:top w:val="none" w:sz="0" w:space="0" w:color="auto"/>
        <w:left w:val="none" w:sz="0" w:space="0" w:color="auto"/>
        <w:bottom w:val="none" w:sz="0" w:space="0" w:color="auto"/>
        <w:right w:val="none" w:sz="0" w:space="0" w:color="auto"/>
      </w:divBdr>
      <w:divsChild>
        <w:div w:id="1837187186">
          <w:marLeft w:val="0"/>
          <w:marRight w:val="0"/>
          <w:marTop w:val="0"/>
          <w:marBottom w:val="0"/>
          <w:divBdr>
            <w:top w:val="none" w:sz="0" w:space="0" w:color="auto"/>
            <w:left w:val="none" w:sz="0" w:space="0" w:color="auto"/>
            <w:bottom w:val="none" w:sz="0" w:space="0" w:color="auto"/>
            <w:right w:val="none" w:sz="0" w:space="0" w:color="auto"/>
          </w:divBdr>
        </w:div>
      </w:divsChild>
    </w:div>
    <w:div w:id="1719281683">
      <w:bodyDiv w:val="1"/>
      <w:marLeft w:val="0"/>
      <w:marRight w:val="0"/>
      <w:marTop w:val="0"/>
      <w:marBottom w:val="0"/>
      <w:divBdr>
        <w:top w:val="none" w:sz="0" w:space="0" w:color="auto"/>
        <w:left w:val="none" w:sz="0" w:space="0" w:color="auto"/>
        <w:bottom w:val="none" w:sz="0" w:space="0" w:color="auto"/>
        <w:right w:val="none" w:sz="0" w:space="0" w:color="auto"/>
      </w:divBdr>
      <w:divsChild>
        <w:div w:id="1785342681">
          <w:marLeft w:val="0"/>
          <w:marRight w:val="0"/>
          <w:marTop w:val="0"/>
          <w:marBottom w:val="0"/>
          <w:divBdr>
            <w:top w:val="none" w:sz="0" w:space="0" w:color="auto"/>
            <w:left w:val="none" w:sz="0" w:space="0" w:color="auto"/>
            <w:bottom w:val="none" w:sz="0" w:space="0" w:color="auto"/>
            <w:right w:val="none" w:sz="0" w:space="0" w:color="auto"/>
          </w:divBdr>
          <w:divsChild>
            <w:div w:id="486433258">
              <w:marLeft w:val="0"/>
              <w:marRight w:val="0"/>
              <w:marTop w:val="0"/>
              <w:marBottom w:val="0"/>
              <w:divBdr>
                <w:top w:val="none" w:sz="0" w:space="0" w:color="auto"/>
                <w:left w:val="none" w:sz="0" w:space="0" w:color="auto"/>
                <w:bottom w:val="none" w:sz="0" w:space="0" w:color="auto"/>
                <w:right w:val="none" w:sz="0" w:space="0" w:color="auto"/>
              </w:divBdr>
              <w:divsChild>
                <w:div w:id="633755802">
                  <w:marLeft w:val="0"/>
                  <w:marRight w:val="0"/>
                  <w:marTop w:val="0"/>
                  <w:marBottom w:val="0"/>
                  <w:divBdr>
                    <w:top w:val="none" w:sz="0" w:space="0" w:color="auto"/>
                    <w:left w:val="none" w:sz="0" w:space="0" w:color="auto"/>
                    <w:bottom w:val="none" w:sz="0" w:space="0" w:color="auto"/>
                    <w:right w:val="none" w:sz="0" w:space="0" w:color="auto"/>
                  </w:divBdr>
                  <w:divsChild>
                    <w:div w:id="1117918517">
                      <w:marLeft w:val="0"/>
                      <w:marRight w:val="0"/>
                      <w:marTop w:val="0"/>
                      <w:marBottom w:val="0"/>
                      <w:divBdr>
                        <w:top w:val="none" w:sz="0" w:space="0" w:color="auto"/>
                        <w:left w:val="none" w:sz="0" w:space="0" w:color="auto"/>
                        <w:bottom w:val="none" w:sz="0" w:space="0" w:color="auto"/>
                        <w:right w:val="none" w:sz="0" w:space="0" w:color="auto"/>
                      </w:divBdr>
                      <w:divsChild>
                        <w:div w:id="7646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676754">
      <w:bodyDiv w:val="1"/>
      <w:marLeft w:val="0"/>
      <w:marRight w:val="0"/>
      <w:marTop w:val="0"/>
      <w:marBottom w:val="0"/>
      <w:divBdr>
        <w:top w:val="none" w:sz="0" w:space="0" w:color="auto"/>
        <w:left w:val="none" w:sz="0" w:space="0" w:color="auto"/>
        <w:bottom w:val="none" w:sz="0" w:space="0" w:color="auto"/>
        <w:right w:val="none" w:sz="0" w:space="0" w:color="auto"/>
      </w:divBdr>
      <w:divsChild>
        <w:div w:id="1318878026">
          <w:marLeft w:val="0"/>
          <w:marRight w:val="0"/>
          <w:marTop w:val="0"/>
          <w:marBottom w:val="0"/>
          <w:divBdr>
            <w:top w:val="none" w:sz="0" w:space="0" w:color="auto"/>
            <w:left w:val="none" w:sz="0" w:space="0" w:color="auto"/>
            <w:bottom w:val="none" w:sz="0" w:space="0" w:color="auto"/>
            <w:right w:val="none" w:sz="0" w:space="0" w:color="auto"/>
          </w:divBdr>
        </w:div>
      </w:divsChild>
    </w:div>
    <w:div w:id="2080710762">
      <w:bodyDiv w:val="1"/>
      <w:marLeft w:val="0"/>
      <w:marRight w:val="0"/>
      <w:marTop w:val="0"/>
      <w:marBottom w:val="0"/>
      <w:divBdr>
        <w:top w:val="none" w:sz="0" w:space="0" w:color="auto"/>
        <w:left w:val="none" w:sz="0" w:space="0" w:color="auto"/>
        <w:bottom w:val="none" w:sz="0" w:space="0" w:color="auto"/>
        <w:right w:val="none" w:sz="0" w:space="0" w:color="auto"/>
      </w:divBdr>
      <w:divsChild>
        <w:div w:id="44645173">
          <w:marLeft w:val="0"/>
          <w:marRight w:val="0"/>
          <w:marTop w:val="0"/>
          <w:marBottom w:val="0"/>
          <w:divBdr>
            <w:top w:val="none" w:sz="0" w:space="0" w:color="auto"/>
            <w:left w:val="none" w:sz="0" w:space="0" w:color="auto"/>
            <w:bottom w:val="none" w:sz="0" w:space="0" w:color="auto"/>
            <w:right w:val="none" w:sz="0" w:space="0" w:color="auto"/>
          </w:divBdr>
        </w:div>
      </w:divsChild>
    </w:div>
    <w:div w:id="2103060740">
      <w:bodyDiv w:val="1"/>
      <w:marLeft w:val="0"/>
      <w:marRight w:val="0"/>
      <w:marTop w:val="0"/>
      <w:marBottom w:val="0"/>
      <w:divBdr>
        <w:top w:val="none" w:sz="0" w:space="0" w:color="auto"/>
        <w:left w:val="none" w:sz="0" w:space="0" w:color="auto"/>
        <w:bottom w:val="none" w:sz="0" w:space="0" w:color="auto"/>
        <w:right w:val="none" w:sz="0" w:space="0" w:color="auto"/>
      </w:divBdr>
    </w:div>
    <w:div w:id="2107263823">
      <w:bodyDiv w:val="1"/>
      <w:marLeft w:val="0"/>
      <w:marRight w:val="0"/>
      <w:marTop w:val="0"/>
      <w:marBottom w:val="0"/>
      <w:divBdr>
        <w:top w:val="none" w:sz="0" w:space="0" w:color="auto"/>
        <w:left w:val="none" w:sz="0" w:space="0" w:color="auto"/>
        <w:bottom w:val="none" w:sz="0" w:space="0" w:color="auto"/>
        <w:right w:val="none" w:sz="0" w:space="0" w:color="auto"/>
      </w:divBdr>
      <w:divsChild>
        <w:div w:id="6482489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3BFD4-2925-4392-84D0-08AF4C5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165</Pages>
  <Words>72026</Words>
  <Characters>410553</Characters>
  <Application>Microsoft Office Word</Application>
  <DocSecurity>0</DocSecurity>
  <Lines>3421</Lines>
  <Paragraphs>963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Benedikt Perak</cp:lastModifiedBy>
  <cp:revision>2</cp:revision>
  <dcterms:created xsi:type="dcterms:W3CDTF">2025-07-13T20:40:00Z</dcterms:created>
  <dcterms:modified xsi:type="dcterms:W3CDTF">2025-07-13T20:40:00Z</dcterms:modified>
</cp:coreProperties>
</file>